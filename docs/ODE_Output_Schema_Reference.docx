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2105025</wp:posOffset>
                </wp:positionH>
                <wp:positionV relativeFrom="page">
                  <wp:posOffset>-9524</wp:posOffset>
                </wp:positionV>
                <wp:extent cx="57150" cy="10067925"/>
                <wp:effectExtent b="0" l="0" r="0" t="0"/>
                <wp:wrapNone/>
                <wp:docPr id="19" name=""/>
                <a:graphic>
                  <a:graphicData uri="http://schemas.microsoft.com/office/word/2010/wordprocessingShape">
                    <wps:wsp>
                      <wps:cNvCnPr/>
                      <wps:spPr>
                        <a:xfrm>
                          <a:off x="5346000" y="0"/>
                          <a:ext cx="0" cy="7560000"/>
                        </a:xfrm>
                        <a:prstGeom prst="straightConnector1">
                          <a:avLst/>
                        </a:prstGeom>
                        <a:noFill/>
                        <a:ln cap="flat" cmpd="sng" w="57150">
                          <a:solidFill>
                            <a:srgbClr val="00206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2105025</wp:posOffset>
                </wp:positionH>
                <wp:positionV relativeFrom="page">
                  <wp:posOffset>-9524</wp:posOffset>
                </wp:positionV>
                <wp:extent cx="57150" cy="10067925"/>
                <wp:effectExtent b="0" l="0" r="0" t="0"/>
                <wp:wrapNone/>
                <wp:docPr id="19"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150" cy="100679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-923923</wp:posOffset>
            </wp:positionV>
            <wp:extent cx="2130425" cy="10077450"/>
            <wp:effectExtent b="0" l="0" r="0" t="0"/>
            <wp:wrapNone/>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30425" cy="1007745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Black" w:cs="Arial Black" w:eastAsia="Arial Black" w:hAnsi="Arial Black"/>
          <w:b w:val="1"/>
          <w:i w:val="0"/>
          <w:smallCaps w:val="0"/>
          <w:strike w:val="0"/>
          <w:color w:val="0070c0"/>
          <w:sz w:val="48"/>
          <w:szCs w:val="48"/>
          <w:u w:val="none"/>
          <w:shd w:fill="auto" w:val="clear"/>
          <w:vertAlign w:val="baseline"/>
        </w:rPr>
      </w:pPr>
      <w:r w:rsidDel="00000000" w:rsidR="00000000" w:rsidRPr="00000000">
        <w:rPr>
          <w:rFonts w:ascii="Arial Black" w:cs="Arial Black" w:eastAsia="Arial Black" w:hAnsi="Arial Black"/>
          <w:b w:val="1"/>
          <w:i w:val="0"/>
          <w:smallCaps w:val="0"/>
          <w:strike w:val="0"/>
          <w:color w:val="0070c0"/>
          <w:sz w:val="48"/>
          <w:szCs w:val="48"/>
          <w:u w:val="none"/>
          <w:shd w:fill="auto" w:val="clear"/>
          <w:vertAlign w:val="baseline"/>
          <w:rtl w:val="0"/>
        </w:rPr>
        <w:t xml:space="preserve">JPO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Operational Data Environment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1"/>
          <w:i w:val="0"/>
          <w:smallCaps w:val="0"/>
          <w:strike w:val="0"/>
          <w:color w:val="0070c0"/>
          <w:sz w:val="48"/>
          <w:szCs w:val="48"/>
          <w:u w:val="none"/>
          <w:shd w:fill="auto" w:val="clear"/>
          <w:vertAlign w:val="baseline"/>
        </w:rPr>
      </w:pPr>
      <w:r w:rsidDel="00000000" w:rsidR="00000000" w:rsidRPr="00000000">
        <w:rPr>
          <w:rFonts w:ascii="Arial" w:cs="Arial" w:eastAsia="Arial" w:hAnsi="Arial"/>
          <w:b w:val="1"/>
          <w:i w:val="0"/>
          <w:smallCaps w:val="0"/>
          <w:strike w:val="0"/>
          <w:color w:val="0070c0"/>
          <w:sz w:val="48"/>
          <w:szCs w:val="48"/>
          <w:u w:val="none"/>
          <w:shd w:fill="auto" w:val="clear"/>
          <w:vertAlign w:val="baseline"/>
          <w:rtl w:val="0"/>
        </w:rPr>
        <w:t xml:space="preserve">Output Schema Reference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Submitted to: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Department of Transportation (USDOT)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Federal Highway Administration ITS JPO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1"/>
          <w:i w:val="0"/>
          <w:smallCaps w:val="0"/>
          <w:strike w:val="0"/>
          <w:color w:val="0070c0"/>
          <w:sz w:val="22"/>
          <w:szCs w:val="22"/>
          <w:u w:val="none"/>
          <w:shd w:fill="auto" w:val="clear"/>
          <w:vertAlign w:val="baseline"/>
        </w:rPr>
      </w:pPr>
      <w:r w:rsidDel="00000000" w:rsidR="00000000" w:rsidRPr="00000000">
        <w:rPr>
          <w:rFonts w:ascii="Arial" w:cs="Arial" w:eastAsia="Arial" w:hAnsi="Arial"/>
          <w:b w:val="1"/>
          <w:i w:val="0"/>
          <w:smallCaps w:val="0"/>
          <w:strike w:val="0"/>
          <w:color w:val="0070c0"/>
          <w:sz w:val="22"/>
          <w:szCs w:val="22"/>
          <w:u w:val="none"/>
          <w:shd w:fill="auto" w:val="clear"/>
          <w:vertAlign w:val="baseline"/>
          <w:rtl w:val="0"/>
        </w:rPr>
        <w:t xml:space="preserve">February 4, 2019</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Prepared by: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Booz Allen Hamilton</w:t>
        <w:br w:type="textWrapping"/>
        <w:t xml:space="preserve">8283 Greensboro Drive</w:t>
        <w:br w:type="textWrapping"/>
        <w:t xml:space="preserve">McLean, VA 22102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color w:val="002060"/>
          <w:rtl w:val="0"/>
        </w:rPr>
        <w:t xml:space="preserve">This page intentionally blank</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432" w:right="0" w:hanging="432"/>
        <w:jc w:val="left"/>
        <w:rPr>
          <w:rFonts w:ascii="Calibri" w:cs="Calibri" w:eastAsia="Calibri" w:hAnsi="Calibri"/>
          <w:b w:val="1"/>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70c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Published Topics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Data Schemas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 Message Metadata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SerialId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ASN.1 Encodings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ReceivedMessageDetails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OdeMessagePayload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ServiceRequest.OdeInternal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SituationDataWarehouse.SDW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RoadSideUnit.RSU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SNMP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ServiceRegion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Position2D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OdeTimPayload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OdeTravelerInformationMessage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 TravelerInformation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OdeDriverAlertPayload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OdeBsmPayload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J2735BsmCoreData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J2735BsmPart2Content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OdePosition3D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J2735AccelerationSet4Way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J2735PositionalAccuracy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J2735BrakeSystemStatus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J2735VehicleSize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J2735BitString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J2735VehicleSafetyExtensions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J2735SpecialVehicleExtensions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J2735SupplementalVehicleExtensions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J2735PathHistory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J2735PathPrediction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J2735EmergencyDetails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J2735EventDescription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J2735TrailerData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J2735VehicleClassification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J2735VehicleData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J2735WeatherReport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J2735WeatherProbe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J2735WiperSet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J2735ObstacleDetection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J2735DDateTime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J2735DisabledVehicle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J2735SpeedProfile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J2735RTCMPackage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J2735RTCMheader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J2735AntennaOffsetSet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J2735FullPositionVector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J2735TransmissionAndSpeed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J2735PositionConfidenceSet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J2735SpeedandHeadingandThrottleConfidence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J2735PathHistoryPoint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J2735PrivilegedEvents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J2735PivotPointDescription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J2735TrailerUnitDescription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J2735BumperHeights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J2735TrailerHistoryPoint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J2735Node_XY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OdeSpatPayload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pPr>
          <w:hyperlink w:anchor="_heading=h.k2qiqdsnverr">
            <w:r w:rsidDel="00000000" w:rsidR="00000000" w:rsidRPr="00000000">
              <w:rPr>
                <w:rtl w:val="0"/>
              </w:rPr>
              <w:t xml:space="preserve">J2735IntersectionStateList</w:t>
            </w:r>
          </w:hyperlink>
          <w:r w:rsidDel="00000000" w:rsidR="00000000" w:rsidRPr="00000000">
            <w:rPr>
              <w:rtl w:val="0"/>
            </w:rPr>
            <w:tab/>
          </w:r>
          <w:r w:rsidDel="00000000" w:rsidR="00000000" w:rsidRPr="00000000">
            <w:fldChar w:fldCharType="begin"/>
            <w:instrText xml:space="preserve"> PAGEREF _heading=h.k2qiqdsnverr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pPr>
          <w:hyperlink w:anchor="_heading=h.619wikqpxi8x">
            <w:r w:rsidDel="00000000" w:rsidR="00000000" w:rsidRPr="00000000">
              <w:rPr>
                <w:rtl w:val="0"/>
              </w:rPr>
              <w:t xml:space="preserve">J2735IntersectionState</w:t>
            </w:r>
          </w:hyperlink>
          <w:r w:rsidDel="00000000" w:rsidR="00000000" w:rsidRPr="00000000">
            <w:rPr>
              <w:rtl w:val="0"/>
            </w:rPr>
            <w:tab/>
          </w:r>
          <w:r w:rsidDel="00000000" w:rsidR="00000000" w:rsidRPr="00000000">
            <w:fldChar w:fldCharType="begin"/>
            <w:instrText xml:space="preserve"> PAGEREF _heading=h.619wikqpxi8x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pPr>
          <w:hyperlink w:anchor="_heading=h.gq5izbls6jey">
            <w:r w:rsidDel="00000000" w:rsidR="00000000" w:rsidRPr="00000000">
              <w:rPr>
                <w:rtl w:val="0"/>
              </w:rPr>
              <w:t xml:space="preserve">J2735IntersectionReferenceID</w:t>
            </w:r>
          </w:hyperlink>
          <w:r w:rsidDel="00000000" w:rsidR="00000000" w:rsidRPr="00000000">
            <w:rPr>
              <w:rtl w:val="0"/>
            </w:rPr>
            <w:tab/>
          </w:r>
          <w:r w:rsidDel="00000000" w:rsidR="00000000" w:rsidRPr="00000000">
            <w:fldChar w:fldCharType="begin"/>
            <w:instrText xml:space="preserve"> PAGEREF _heading=h.gq5izbls6jey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pPr>
          <w:hyperlink w:anchor="_heading=h.p78aczwokqd0">
            <w:r w:rsidDel="00000000" w:rsidR="00000000" w:rsidRPr="00000000">
              <w:rPr>
                <w:rtl w:val="0"/>
              </w:rPr>
              <w:t xml:space="preserve">J2735EnableLaneList</w:t>
            </w:r>
          </w:hyperlink>
          <w:r w:rsidDel="00000000" w:rsidR="00000000" w:rsidRPr="00000000">
            <w:rPr>
              <w:rtl w:val="0"/>
            </w:rPr>
            <w:tab/>
          </w:r>
          <w:r w:rsidDel="00000000" w:rsidR="00000000" w:rsidRPr="00000000">
            <w:fldChar w:fldCharType="begin"/>
            <w:instrText xml:space="preserve"> PAGEREF _heading=h.p78aczwokqd0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pPr>
          <w:hyperlink w:anchor="_heading=h.1w7udgc4rm4c">
            <w:r w:rsidDel="00000000" w:rsidR="00000000" w:rsidRPr="00000000">
              <w:rPr>
                <w:rtl w:val="0"/>
              </w:rPr>
              <w:t xml:space="preserve">J2735MovementList</w:t>
            </w:r>
          </w:hyperlink>
          <w:r w:rsidDel="00000000" w:rsidR="00000000" w:rsidRPr="00000000">
            <w:rPr>
              <w:rtl w:val="0"/>
            </w:rPr>
            <w:tab/>
          </w:r>
          <w:r w:rsidDel="00000000" w:rsidR="00000000" w:rsidRPr="00000000">
            <w:fldChar w:fldCharType="begin"/>
            <w:instrText xml:space="preserve"> PAGEREF _heading=h.1w7udgc4rm4c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pPr>
          <w:hyperlink w:anchor="_heading=h.p9aipywt15tm">
            <w:r w:rsidDel="00000000" w:rsidR="00000000" w:rsidRPr="00000000">
              <w:rPr>
                <w:rtl w:val="0"/>
              </w:rPr>
              <w:t xml:space="preserve">J2735MovementState</w:t>
            </w:r>
          </w:hyperlink>
          <w:r w:rsidDel="00000000" w:rsidR="00000000" w:rsidRPr="00000000">
            <w:rPr>
              <w:rtl w:val="0"/>
            </w:rPr>
            <w:tab/>
          </w:r>
          <w:r w:rsidDel="00000000" w:rsidR="00000000" w:rsidRPr="00000000">
            <w:fldChar w:fldCharType="begin"/>
            <w:instrText xml:space="preserve"> PAGEREF _heading=h.p9aipywt15tm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pPr>
          <w:hyperlink w:anchor="_heading=h.uviyps8ltmwn">
            <w:r w:rsidDel="00000000" w:rsidR="00000000" w:rsidRPr="00000000">
              <w:rPr>
                <w:rtl w:val="0"/>
              </w:rPr>
              <w:t xml:space="preserve">J2735MovementEventList</w:t>
            </w:r>
          </w:hyperlink>
          <w:r w:rsidDel="00000000" w:rsidR="00000000" w:rsidRPr="00000000">
            <w:rPr>
              <w:rtl w:val="0"/>
            </w:rPr>
            <w:tab/>
          </w:r>
          <w:r w:rsidDel="00000000" w:rsidR="00000000" w:rsidRPr="00000000">
            <w:fldChar w:fldCharType="begin"/>
            <w:instrText xml:space="preserve"> PAGEREF _heading=h.uviyps8ltmwn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pPr>
          <w:hyperlink w:anchor="_heading=h.t7wk46mjcjtn">
            <w:r w:rsidDel="00000000" w:rsidR="00000000" w:rsidRPr="00000000">
              <w:rPr>
                <w:rtl w:val="0"/>
              </w:rPr>
              <w:t xml:space="preserve">J2735MovementEvent</w:t>
            </w:r>
          </w:hyperlink>
          <w:r w:rsidDel="00000000" w:rsidR="00000000" w:rsidRPr="00000000">
            <w:rPr>
              <w:rtl w:val="0"/>
            </w:rPr>
            <w:tab/>
          </w:r>
          <w:r w:rsidDel="00000000" w:rsidR="00000000" w:rsidRPr="00000000">
            <w:fldChar w:fldCharType="begin"/>
            <w:instrText xml:space="preserve"> PAGEREF _heading=h.t7wk46mjcjtn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pPr>
          <w:hyperlink w:anchor="_heading=h.aueceyqzqvul">
            <w:r w:rsidDel="00000000" w:rsidR="00000000" w:rsidRPr="00000000">
              <w:rPr>
                <w:rtl w:val="0"/>
              </w:rPr>
              <w:t xml:space="preserve">J2735TimeChangeDetails</w:t>
            </w:r>
          </w:hyperlink>
          <w:r w:rsidDel="00000000" w:rsidR="00000000" w:rsidRPr="00000000">
            <w:rPr>
              <w:rtl w:val="0"/>
            </w:rPr>
            <w:tab/>
          </w:r>
          <w:r w:rsidDel="00000000" w:rsidR="00000000" w:rsidRPr="00000000">
            <w:fldChar w:fldCharType="begin"/>
            <w:instrText xml:space="preserve"> PAGEREF _heading=h.aueceyqzqvul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pPr>
          <w:hyperlink w:anchor="_heading=h.dt15idwy2crx">
            <w:r w:rsidDel="00000000" w:rsidR="00000000" w:rsidRPr="00000000">
              <w:rPr>
                <w:rtl w:val="0"/>
              </w:rPr>
              <w:t xml:space="preserve">J2735AdvisorySpeedList</w:t>
            </w:r>
          </w:hyperlink>
          <w:r w:rsidDel="00000000" w:rsidR="00000000" w:rsidRPr="00000000">
            <w:rPr>
              <w:rtl w:val="0"/>
            </w:rPr>
            <w:tab/>
          </w:r>
          <w:r w:rsidDel="00000000" w:rsidR="00000000" w:rsidRPr="00000000">
            <w:fldChar w:fldCharType="begin"/>
            <w:instrText xml:space="preserve"> PAGEREF _heading=h.dt15idwy2crx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pPr>
          <w:hyperlink w:anchor="_heading=h.oekf3hkfaang">
            <w:r w:rsidDel="00000000" w:rsidR="00000000" w:rsidRPr="00000000">
              <w:rPr>
                <w:rtl w:val="0"/>
              </w:rPr>
              <w:t xml:space="preserve">J2735AdvisorySpeed</w:t>
            </w:r>
          </w:hyperlink>
          <w:r w:rsidDel="00000000" w:rsidR="00000000" w:rsidRPr="00000000">
            <w:rPr>
              <w:rtl w:val="0"/>
            </w:rPr>
            <w:tab/>
          </w:r>
          <w:r w:rsidDel="00000000" w:rsidR="00000000" w:rsidRPr="00000000">
            <w:fldChar w:fldCharType="begin"/>
            <w:instrText xml:space="preserve"> PAGEREF _heading=h.oekf3hkfaang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pPr>
          <w:hyperlink w:anchor="_heading=h.kea7ryy2h9du">
            <w:r w:rsidDel="00000000" w:rsidR="00000000" w:rsidRPr="00000000">
              <w:rPr>
                <w:rtl w:val="0"/>
              </w:rPr>
              <w:t xml:space="preserve">J2735ManeuverAssistList</w:t>
            </w:r>
          </w:hyperlink>
          <w:r w:rsidDel="00000000" w:rsidR="00000000" w:rsidRPr="00000000">
            <w:rPr>
              <w:rtl w:val="0"/>
            </w:rPr>
            <w:tab/>
          </w:r>
          <w:r w:rsidDel="00000000" w:rsidR="00000000" w:rsidRPr="00000000">
            <w:fldChar w:fldCharType="begin"/>
            <w:instrText xml:space="preserve"> PAGEREF _heading=h.kea7ryy2h9du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pPr>
          <w:hyperlink w:anchor="_heading=h.n501p95xrzxw">
            <w:r w:rsidDel="00000000" w:rsidR="00000000" w:rsidRPr="00000000">
              <w:rPr>
                <w:rtl w:val="0"/>
              </w:rPr>
              <w:t xml:space="preserve">J2735ConnectionManeuverAssist</w:t>
            </w:r>
          </w:hyperlink>
          <w:r w:rsidDel="00000000" w:rsidR="00000000" w:rsidRPr="00000000">
            <w:rPr>
              <w:rtl w:val="0"/>
            </w:rPr>
            <w:tab/>
          </w:r>
          <w:r w:rsidDel="00000000" w:rsidR="00000000" w:rsidRPr="00000000">
            <w:fldChar w:fldCharType="begin"/>
            <w:instrText xml:space="preserve"> PAGEREF _heading=h.n501p95xrzxw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pPr>
          <w:hyperlink w:anchor="_heading=h.s5p7t4y0q5b5">
            <w:r w:rsidDel="00000000" w:rsidR="00000000" w:rsidRPr="00000000">
              <w:rPr>
                <w:b w:val="1"/>
                <w:rtl w:val="0"/>
              </w:rPr>
              <w:t xml:space="preserve">OdeMapPayload</w:t>
            </w:r>
          </w:hyperlink>
          <w:r w:rsidDel="00000000" w:rsidR="00000000" w:rsidRPr="00000000">
            <w:rPr>
              <w:b w:val="1"/>
              <w:rtl w:val="0"/>
            </w:rPr>
            <w:tab/>
          </w:r>
          <w:r w:rsidDel="00000000" w:rsidR="00000000" w:rsidRPr="00000000">
            <w:fldChar w:fldCharType="begin"/>
            <w:instrText xml:space="preserve"> PAGEREF _heading=h.s5p7t4y0q5b5 \h </w:instrText>
            <w:fldChar w:fldCharType="separate"/>
          </w:r>
          <w:r w:rsidDel="00000000" w:rsidR="00000000" w:rsidRPr="00000000">
            <w:rPr>
              <w:b w:val="1"/>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pPr>
          <w:hyperlink w:anchor="_heading=h.iwkxlzkpwt1e">
            <w:r w:rsidDel="00000000" w:rsidR="00000000" w:rsidRPr="00000000">
              <w:rPr>
                <w:rtl w:val="0"/>
              </w:rPr>
              <w:t xml:space="preserve">J2735IntersectionGeometryList</w:t>
            </w:r>
          </w:hyperlink>
          <w:r w:rsidDel="00000000" w:rsidR="00000000" w:rsidRPr="00000000">
            <w:rPr>
              <w:rtl w:val="0"/>
            </w:rPr>
            <w:tab/>
          </w:r>
          <w:r w:rsidDel="00000000" w:rsidR="00000000" w:rsidRPr="00000000">
            <w:fldChar w:fldCharType="begin"/>
            <w:instrText xml:space="preserve"> PAGEREF _heading=h.iwkxlzkpwt1e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pPr>
          <w:hyperlink w:anchor="_heading=h.xk7w1al7tr8q">
            <w:r w:rsidDel="00000000" w:rsidR="00000000" w:rsidRPr="00000000">
              <w:rPr>
                <w:rtl w:val="0"/>
              </w:rPr>
              <w:t xml:space="preserve">J2735IntersectionGeometry</w:t>
            </w:r>
          </w:hyperlink>
          <w:r w:rsidDel="00000000" w:rsidR="00000000" w:rsidRPr="00000000">
            <w:rPr>
              <w:rtl w:val="0"/>
            </w:rPr>
            <w:tab/>
          </w:r>
          <w:r w:rsidDel="00000000" w:rsidR="00000000" w:rsidRPr="00000000">
            <w:fldChar w:fldCharType="begin"/>
            <w:instrText xml:space="preserve"> PAGEREF _heading=h.xk7w1al7tr8q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pPr>
          <w:hyperlink w:anchor="_heading=h.cpdlfntwva43">
            <w:r w:rsidDel="00000000" w:rsidR="00000000" w:rsidRPr="00000000">
              <w:rPr>
                <w:rtl w:val="0"/>
              </w:rPr>
              <w:t xml:space="preserve">J2735SpeedLimitList</w:t>
            </w:r>
          </w:hyperlink>
          <w:r w:rsidDel="00000000" w:rsidR="00000000" w:rsidRPr="00000000">
            <w:rPr>
              <w:rtl w:val="0"/>
            </w:rPr>
            <w:tab/>
          </w:r>
          <w:r w:rsidDel="00000000" w:rsidR="00000000" w:rsidRPr="00000000">
            <w:fldChar w:fldCharType="begin"/>
            <w:instrText xml:space="preserve"> PAGEREF _heading=h.cpdlfntwva43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pPr>
          <w:hyperlink w:anchor="_heading=h.xby0zf2r1ys9">
            <w:r w:rsidDel="00000000" w:rsidR="00000000" w:rsidRPr="00000000">
              <w:rPr>
                <w:rtl w:val="0"/>
              </w:rPr>
              <w:t xml:space="preserve">J2735RegulatorySpeedLimit</w:t>
            </w:r>
          </w:hyperlink>
          <w:r w:rsidDel="00000000" w:rsidR="00000000" w:rsidRPr="00000000">
            <w:rPr>
              <w:rtl w:val="0"/>
            </w:rPr>
            <w:tab/>
          </w:r>
          <w:r w:rsidDel="00000000" w:rsidR="00000000" w:rsidRPr="00000000">
            <w:fldChar w:fldCharType="begin"/>
            <w:instrText xml:space="preserve"> PAGEREF _heading=h.xby0zf2r1ys9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pPr>
          <w:hyperlink w:anchor="_heading=h.z6nd8hyk8imj">
            <w:r w:rsidDel="00000000" w:rsidR="00000000" w:rsidRPr="00000000">
              <w:rPr>
                <w:rtl w:val="0"/>
              </w:rPr>
              <w:t xml:space="preserve">J2735LaneList</w:t>
            </w:r>
          </w:hyperlink>
          <w:r w:rsidDel="00000000" w:rsidR="00000000" w:rsidRPr="00000000">
            <w:rPr>
              <w:rtl w:val="0"/>
            </w:rPr>
            <w:tab/>
          </w:r>
          <w:r w:rsidDel="00000000" w:rsidR="00000000" w:rsidRPr="00000000">
            <w:fldChar w:fldCharType="begin"/>
            <w:instrText xml:space="preserve"> PAGEREF _heading=h.z6nd8hyk8imj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pPr>
          <w:hyperlink w:anchor="_heading=h.5cpvpqua2j88">
            <w:r w:rsidDel="00000000" w:rsidR="00000000" w:rsidRPr="00000000">
              <w:rPr>
                <w:rtl w:val="0"/>
              </w:rPr>
              <w:t xml:space="preserve">J2735GenericLane</w:t>
            </w:r>
          </w:hyperlink>
          <w:r w:rsidDel="00000000" w:rsidR="00000000" w:rsidRPr="00000000">
            <w:rPr>
              <w:rtl w:val="0"/>
            </w:rPr>
            <w:tab/>
          </w:r>
          <w:r w:rsidDel="00000000" w:rsidR="00000000" w:rsidRPr="00000000">
            <w:fldChar w:fldCharType="begin"/>
            <w:instrText xml:space="preserve"> PAGEREF _heading=h.5cpvpqua2j88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pPr>
          <w:hyperlink w:anchor="_heading=h.yad28gxumuxp">
            <w:r w:rsidDel="00000000" w:rsidR="00000000" w:rsidRPr="00000000">
              <w:rPr>
                <w:rtl w:val="0"/>
              </w:rPr>
              <w:t xml:space="preserve">J2735LaneAttributes</w:t>
            </w:r>
          </w:hyperlink>
          <w:r w:rsidDel="00000000" w:rsidR="00000000" w:rsidRPr="00000000">
            <w:rPr>
              <w:rtl w:val="0"/>
            </w:rPr>
            <w:tab/>
          </w:r>
          <w:r w:rsidDel="00000000" w:rsidR="00000000" w:rsidRPr="00000000">
            <w:fldChar w:fldCharType="begin"/>
            <w:instrText xml:space="preserve"> PAGEREF _heading=h.yad28gxumuxp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pPr>
          <w:hyperlink w:anchor="_heading=h.jhgtiui35dlx">
            <w:r w:rsidDel="00000000" w:rsidR="00000000" w:rsidRPr="00000000">
              <w:rPr>
                <w:rtl w:val="0"/>
              </w:rPr>
              <w:t xml:space="preserve">J2735LaneTypeAttributes</w:t>
            </w:r>
          </w:hyperlink>
          <w:r w:rsidDel="00000000" w:rsidR="00000000" w:rsidRPr="00000000">
            <w:rPr>
              <w:rtl w:val="0"/>
            </w:rPr>
            <w:tab/>
          </w:r>
          <w:r w:rsidDel="00000000" w:rsidR="00000000" w:rsidRPr="00000000">
            <w:fldChar w:fldCharType="begin"/>
            <w:instrText xml:space="preserve"> PAGEREF _heading=h.jhgtiui35dlx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pPr>
          <w:hyperlink w:anchor="_heading=h.v070tpeb24ci">
            <w:r w:rsidDel="00000000" w:rsidR="00000000" w:rsidRPr="00000000">
              <w:rPr>
                <w:rtl w:val="0"/>
              </w:rPr>
              <w:t xml:space="preserve">J2735NodeListXY</w:t>
            </w:r>
          </w:hyperlink>
          <w:r w:rsidDel="00000000" w:rsidR="00000000" w:rsidRPr="00000000">
            <w:rPr>
              <w:rtl w:val="0"/>
            </w:rPr>
            <w:tab/>
          </w:r>
          <w:r w:rsidDel="00000000" w:rsidR="00000000" w:rsidRPr="00000000">
            <w:fldChar w:fldCharType="begin"/>
            <w:instrText xml:space="preserve"> PAGEREF _heading=h.v070tpeb24ci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pPr>
          <w:hyperlink w:anchor="_heading=h.dkza9rzdzh3g">
            <w:r w:rsidDel="00000000" w:rsidR="00000000" w:rsidRPr="00000000">
              <w:rPr>
                <w:rtl w:val="0"/>
              </w:rPr>
              <w:t xml:space="preserve">J2735NodeSetXY</w:t>
            </w:r>
          </w:hyperlink>
          <w:r w:rsidDel="00000000" w:rsidR="00000000" w:rsidRPr="00000000">
            <w:rPr>
              <w:rtl w:val="0"/>
            </w:rPr>
            <w:tab/>
          </w:r>
          <w:r w:rsidDel="00000000" w:rsidR="00000000" w:rsidRPr="00000000">
            <w:fldChar w:fldCharType="begin"/>
            <w:instrText xml:space="preserve"> PAGEREF _heading=h.dkza9rzdzh3g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pPr>
          <w:hyperlink w:anchor="_heading=h.v5h0zue7zwmj">
            <w:r w:rsidDel="00000000" w:rsidR="00000000" w:rsidRPr="00000000">
              <w:rPr>
                <w:rtl w:val="0"/>
              </w:rPr>
              <w:t xml:space="preserve">J2735NodeXY</w:t>
            </w:r>
          </w:hyperlink>
          <w:r w:rsidDel="00000000" w:rsidR="00000000" w:rsidRPr="00000000">
            <w:rPr>
              <w:rtl w:val="0"/>
            </w:rPr>
            <w:tab/>
          </w:r>
          <w:r w:rsidDel="00000000" w:rsidR="00000000" w:rsidRPr="00000000">
            <w:fldChar w:fldCharType="begin"/>
            <w:instrText xml:space="preserve"> PAGEREF _heading=h.v5h0zue7zwmj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pPr>
          <w:hyperlink w:anchor="_heading=h.u49jfemgixdg">
            <w:r w:rsidDel="00000000" w:rsidR="00000000" w:rsidRPr="00000000">
              <w:rPr>
                <w:rtl w:val="0"/>
              </w:rPr>
              <w:t xml:space="preserve">J2735NodeOffsetPointXY</w:t>
            </w:r>
          </w:hyperlink>
          <w:r w:rsidDel="00000000" w:rsidR="00000000" w:rsidRPr="00000000">
            <w:rPr>
              <w:rtl w:val="0"/>
            </w:rPr>
            <w:tab/>
          </w:r>
          <w:r w:rsidDel="00000000" w:rsidR="00000000" w:rsidRPr="00000000">
            <w:fldChar w:fldCharType="begin"/>
            <w:instrText xml:space="preserve"> PAGEREF _heading=h.u49jfemgixdg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pPr>
          <w:hyperlink w:anchor="_heading=h.57d9zhpht6ad">
            <w:r w:rsidDel="00000000" w:rsidR="00000000" w:rsidRPr="00000000">
              <w:rPr>
                <w:rtl w:val="0"/>
              </w:rPr>
              <w:t xml:space="preserve">J2735NodeLLmD64b</w:t>
            </w:r>
          </w:hyperlink>
          <w:r w:rsidDel="00000000" w:rsidR="00000000" w:rsidRPr="00000000">
            <w:rPr>
              <w:rtl w:val="0"/>
            </w:rPr>
            <w:tab/>
          </w:r>
          <w:r w:rsidDel="00000000" w:rsidR="00000000" w:rsidRPr="00000000">
            <w:fldChar w:fldCharType="begin"/>
            <w:instrText xml:space="preserve"> PAGEREF _heading=h.57d9zhpht6ad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pPr>
          <w:hyperlink w:anchor="_heading=h.cdp7bojrigdv">
            <w:r w:rsidDel="00000000" w:rsidR="00000000" w:rsidRPr="00000000">
              <w:rPr>
                <w:rtl w:val="0"/>
              </w:rPr>
              <w:t xml:space="preserve">J2735NodeAttributeSetXY</w:t>
            </w:r>
          </w:hyperlink>
          <w:r w:rsidDel="00000000" w:rsidR="00000000" w:rsidRPr="00000000">
            <w:rPr>
              <w:rtl w:val="0"/>
            </w:rPr>
            <w:tab/>
          </w:r>
          <w:r w:rsidDel="00000000" w:rsidR="00000000" w:rsidRPr="00000000">
            <w:fldChar w:fldCharType="begin"/>
            <w:instrText xml:space="preserve"> PAGEREF _heading=h.cdp7bojrigdv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pPr>
          <w:hyperlink w:anchor="_heading=h.rc0dstoem031">
            <w:r w:rsidDel="00000000" w:rsidR="00000000" w:rsidRPr="00000000">
              <w:rPr>
                <w:rtl w:val="0"/>
              </w:rPr>
              <w:t xml:space="preserve">J2735NodeAttributeXYList</w:t>
            </w:r>
          </w:hyperlink>
          <w:r w:rsidDel="00000000" w:rsidR="00000000" w:rsidRPr="00000000">
            <w:rPr>
              <w:rtl w:val="0"/>
            </w:rPr>
            <w:tab/>
          </w:r>
          <w:r w:rsidDel="00000000" w:rsidR="00000000" w:rsidRPr="00000000">
            <w:fldChar w:fldCharType="begin"/>
            <w:instrText xml:space="preserve"> PAGEREF _heading=h.rc0dstoem031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pPr>
          <w:hyperlink w:anchor="_heading=h.kgeoj661lf6t">
            <w:r w:rsidDel="00000000" w:rsidR="00000000" w:rsidRPr="00000000">
              <w:rPr>
                <w:rtl w:val="0"/>
              </w:rPr>
              <w:t xml:space="preserve">J2735NodeAttributeXY</w:t>
            </w:r>
          </w:hyperlink>
          <w:r w:rsidDel="00000000" w:rsidR="00000000" w:rsidRPr="00000000">
            <w:rPr>
              <w:rtl w:val="0"/>
            </w:rPr>
            <w:tab/>
          </w:r>
          <w:r w:rsidDel="00000000" w:rsidR="00000000" w:rsidRPr="00000000">
            <w:fldChar w:fldCharType="begin"/>
            <w:instrText xml:space="preserve"> PAGEREF _heading=h.kgeoj661lf6t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pPr>
          <w:hyperlink w:anchor="_heading=h.88arnyfh37xl">
            <w:r w:rsidDel="00000000" w:rsidR="00000000" w:rsidRPr="00000000">
              <w:rPr>
                <w:rtl w:val="0"/>
              </w:rPr>
              <w:t xml:space="preserve">J2735SegmentAttributeXYList</w:t>
            </w:r>
          </w:hyperlink>
          <w:r w:rsidDel="00000000" w:rsidR="00000000" w:rsidRPr="00000000">
            <w:rPr>
              <w:rtl w:val="0"/>
            </w:rPr>
            <w:tab/>
          </w:r>
          <w:r w:rsidDel="00000000" w:rsidR="00000000" w:rsidRPr="00000000">
            <w:fldChar w:fldCharType="begin"/>
            <w:instrText xml:space="preserve"> PAGEREF _heading=h.88arnyfh37xl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pPr>
          <w:hyperlink w:anchor="_heading=h.apok4vqiad4v">
            <w:r w:rsidDel="00000000" w:rsidR="00000000" w:rsidRPr="00000000">
              <w:rPr>
                <w:rtl w:val="0"/>
              </w:rPr>
              <w:t xml:space="preserve">J2735LaneDataAttributeList</w:t>
            </w:r>
          </w:hyperlink>
          <w:r w:rsidDel="00000000" w:rsidR="00000000" w:rsidRPr="00000000">
            <w:rPr>
              <w:rtl w:val="0"/>
            </w:rPr>
            <w:tab/>
          </w:r>
          <w:r w:rsidDel="00000000" w:rsidR="00000000" w:rsidRPr="00000000">
            <w:fldChar w:fldCharType="begin"/>
            <w:instrText xml:space="preserve"> PAGEREF _heading=h.apok4vqiad4v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pPr>
          <w:hyperlink w:anchor="_heading=h.fun3tofvjadr">
            <w:r w:rsidDel="00000000" w:rsidR="00000000" w:rsidRPr="00000000">
              <w:rPr>
                <w:rtl w:val="0"/>
              </w:rPr>
              <w:t xml:space="preserve">J2735LaneDataAttribute</w:t>
            </w:r>
          </w:hyperlink>
          <w:r w:rsidDel="00000000" w:rsidR="00000000" w:rsidRPr="00000000">
            <w:rPr>
              <w:rtl w:val="0"/>
            </w:rPr>
            <w:tab/>
          </w:r>
          <w:r w:rsidDel="00000000" w:rsidR="00000000" w:rsidRPr="00000000">
            <w:fldChar w:fldCharType="begin"/>
            <w:instrText xml:space="preserve"> PAGEREF _heading=h.fun3tofvjadr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pPr>
          <w:hyperlink w:anchor="_heading=h.p9hwzewjoqu0">
            <w:r w:rsidDel="00000000" w:rsidR="00000000" w:rsidRPr="00000000">
              <w:rPr>
                <w:rtl w:val="0"/>
              </w:rPr>
              <w:t xml:space="preserve">J2735ComputedLane</w:t>
            </w:r>
          </w:hyperlink>
          <w:r w:rsidDel="00000000" w:rsidR="00000000" w:rsidRPr="00000000">
            <w:rPr>
              <w:rtl w:val="0"/>
            </w:rPr>
            <w:tab/>
          </w:r>
          <w:r w:rsidDel="00000000" w:rsidR="00000000" w:rsidRPr="00000000">
            <w:fldChar w:fldCharType="begin"/>
            <w:instrText xml:space="preserve"> PAGEREF _heading=h.p9hwzewjoqu0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pPr>
          <w:hyperlink w:anchor="_heading=h.y3t0dpyqdpxi">
            <w:r w:rsidDel="00000000" w:rsidR="00000000" w:rsidRPr="00000000">
              <w:rPr>
                <w:rtl w:val="0"/>
              </w:rPr>
              <w:t xml:space="preserve">J2735ConnectsToList</w:t>
            </w:r>
          </w:hyperlink>
          <w:r w:rsidDel="00000000" w:rsidR="00000000" w:rsidRPr="00000000">
            <w:rPr>
              <w:rtl w:val="0"/>
            </w:rPr>
            <w:tab/>
          </w:r>
          <w:r w:rsidDel="00000000" w:rsidR="00000000" w:rsidRPr="00000000">
            <w:fldChar w:fldCharType="begin"/>
            <w:instrText xml:space="preserve"> PAGEREF _heading=h.y3t0dpyqdpxi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pPr>
          <w:hyperlink w:anchor="_heading=h.e5wqy1ovxi90">
            <w:r w:rsidDel="00000000" w:rsidR="00000000" w:rsidRPr="00000000">
              <w:rPr>
                <w:rtl w:val="0"/>
              </w:rPr>
              <w:t xml:space="preserve">J2735Connection</w:t>
            </w:r>
          </w:hyperlink>
          <w:r w:rsidDel="00000000" w:rsidR="00000000" w:rsidRPr="00000000">
            <w:rPr>
              <w:rtl w:val="0"/>
            </w:rPr>
            <w:tab/>
          </w:r>
          <w:r w:rsidDel="00000000" w:rsidR="00000000" w:rsidRPr="00000000">
            <w:fldChar w:fldCharType="begin"/>
            <w:instrText xml:space="preserve"> PAGEREF _heading=h.e5wqy1ovxi90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pPr>
          <w:hyperlink w:anchor="_heading=h.udwooljyy8p2">
            <w:r w:rsidDel="00000000" w:rsidR="00000000" w:rsidRPr="00000000">
              <w:rPr>
                <w:rtl w:val="0"/>
              </w:rPr>
              <w:t xml:space="preserve">J2735ConnectingLane</w:t>
            </w:r>
          </w:hyperlink>
          <w:r w:rsidDel="00000000" w:rsidR="00000000" w:rsidRPr="00000000">
            <w:rPr>
              <w:rtl w:val="0"/>
            </w:rPr>
            <w:tab/>
          </w:r>
          <w:r w:rsidDel="00000000" w:rsidR="00000000" w:rsidRPr="00000000">
            <w:fldChar w:fldCharType="begin"/>
            <w:instrText xml:space="preserve"> PAGEREF _heading=h.udwooljyy8p2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pPr>
          <w:hyperlink w:anchor="_heading=h.ednd338zwmu9">
            <w:r w:rsidDel="00000000" w:rsidR="00000000" w:rsidRPr="00000000">
              <w:rPr>
                <w:rtl w:val="0"/>
              </w:rPr>
              <w:t xml:space="preserve">J2735OverlayLaneList</w:t>
            </w:r>
          </w:hyperlink>
          <w:r w:rsidDel="00000000" w:rsidR="00000000" w:rsidRPr="00000000">
            <w:rPr>
              <w:rtl w:val="0"/>
            </w:rPr>
            <w:tab/>
          </w:r>
          <w:r w:rsidDel="00000000" w:rsidR="00000000" w:rsidRPr="00000000">
            <w:fldChar w:fldCharType="begin"/>
            <w:instrText xml:space="preserve"> PAGEREF _heading=h.ednd338zwmu9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pPr>
          <w:hyperlink w:anchor="_heading=h.4lyhbl3l0pwa">
            <w:r w:rsidDel="00000000" w:rsidR="00000000" w:rsidRPr="00000000">
              <w:rPr>
                <w:rtl w:val="0"/>
              </w:rPr>
              <w:t xml:space="preserve">J2735RoadSegmentList</w:t>
            </w:r>
          </w:hyperlink>
          <w:r w:rsidDel="00000000" w:rsidR="00000000" w:rsidRPr="00000000">
            <w:rPr>
              <w:rtl w:val="0"/>
            </w:rPr>
            <w:tab/>
          </w:r>
          <w:r w:rsidDel="00000000" w:rsidR="00000000" w:rsidRPr="00000000">
            <w:fldChar w:fldCharType="begin"/>
            <w:instrText xml:space="preserve"> PAGEREF _heading=h.4lyhbl3l0pwa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pPr>
          <w:hyperlink w:anchor="_heading=h.yuwnvfoq1qhb">
            <w:r w:rsidDel="00000000" w:rsidR="00000000" w:rsidRPr="00000000">
              <w:rPr>
                <w:rtl w:val="0"/>
              </w:rPr>
              <w:t xml:space="preserve">J2735RoadSegment</w:t>
            </w:r>
          </w:hyperlink>
          <w:r w:rsidDel="00000000" w:rsidR="00000000" w:rsidRPr="00000000">
            <w:rPr>
              <w:rtl w:val="0"/>
            </w:rPr>
            <w:tab/>
          </w:r>
          <w:r w:rsidDel="00000000" w:rsidR="00000000" w:rsidRPr="00000000">
            <w:fldChar w:fldCharType="begin"/>
            <w:instrText xml:space="preserve"> PAGEREF _heading=h.yuwnvfoq1qhb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pPr>
          <w:hyperlink w:anchor="_heading=h.57qf18cuyufe">
            <w:r w:rsidDel="00000000" w:rsidR="00000000" w:rsidRPr="00000000">
              <w:rPr>
                <w:rtl w:val="0"/>
              </w:rPr>
              <w:t xml:space="preserve">J2735RoadSegmentReferenceID</w:t>
            </w:r>
          </w:hyperlink>
          <w:r w:rsidDel="00000000" w:rsidR="00000000" w:rsidRPr="00000000">
            <w:rPr>
              <w:rtl w:val="0"/>
            </w:rPr>
            <w:tab/>
          </w:r>
          <w:r w:rsidDel="00000000" w:rsidR="00000000" w:rsidRPr="00000000">
            <w:fldChar w:fldCharType="begin"/>
            <w:instrText xml:space="preserve"> PAGEREF _heading=h.57qf18cuyufe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pPr>
          <w:hyperlink w:anchor="_heading=h.k3am3bxi0gp4">
            <w:r w:rsidDel="00000000" w:rsidR="00000000" w:rsidRPr="00000000">
              <w:rPr>
                <w:rtl w:val="0"/>
              </w:rPr>
              <w:t xml:space="preserve">J2735RoadLaneSetList</w:t>
            </w:r>
          </w:hyperlink>
          <w:r w:rsidDel="00000000" w:rsidR="00000000" w:rsidRPr="00000000">
            <w:rPr>
              <w:rtl w:val="0"/>
            </w:rPr>
            <w:tab/>
          </w:r>
          <w:r w:rsidDel="00000000" w:rsidR="00000000" w:rsidRPr="00000000">
            <w:fldChar w:fldCharType="begin"/>
            <w:instrText xml:space="preserve"> PAGEREF _heading=h.k3am3bxi0gp4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pPr>
          <w:hyperlink w:anchor="_heading=h.k7dxxhiwccg2">
            <w:r w:rsidDel="00000000" w:rsidR="00000000" w:rsidRPr="00000000">
              <w:rPr>
                <w:rtl w:val="0"/>
              </w:rPr>
              <w:t xml:space="preserve">J2735DataParameters</w:t>
            </w:r>
          </w:hyperlink>
          <w:r w:rsidDel="00000000" w:rsidR="00000000" w:rsidRPr="00000000">
            <w:rPr>
              <w:rtl w:val="0"/>
            </w:rPr>
            <w:tab/>
          </w:r>
          <w:r w:rsidDel="00000000" w:rsidR="00000000" w:rsidRPr="00000000">
            <w:fldChar w:fldCharType="begin"/>
            <w:instrText xml:space="preserve"> PAGEREF _heading=h.k7dxxhiwccg2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pPr>
          <w:hyperlink w:anchor="_heading=h.k2pz0tsqwjec">
            <w:r w:rsidDel="00000000" w:rsidR="00000000" w:rsidRPr="00000000">
              <w:rPr>
                <w:rtl w:val="0"/>
              </w:rPr>
              <w:t xml:space="preserve">J2735RestrictionClassList</w:t>
            </w:r>
          </w:hyperlink>
          <w:r w:rsidDel="00000000" w:rsidR="00000000" w:rsidRPr="00000000">
            <w:rPr>
              <w:rtl w:val="0"/>
            </w:rPr>
            <w:tab/>
          </w:r>
          <w:r w:rsidDel="00000000" w:rsidR="00000000" w:rsidRPr="00000000">
            <w:fldChar w:fldCharType="begin"/>
            <w:instrText xml:space="preserve"> PAGEREF _heading=h.k2pz0tsqwjec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pPr>
          <w:hyperlink w:anchor="_heading=h.b1edqwht4h6y">
            <w:r w:rsidDel="00000000" w:rsidR="00000000" w:rsidRPr="00000000">
              <w:rPr>
                <w:rtl w:val="0"/>
              </w:rPr>
              <w:t xml:space="preserve">J2735RestrictionClassAssignment</w:t>
            </w:r>
          </w:hyperlink>
          <w:r w:rsidDel="00000000" w:rsidR="00000000" w:rsidRPr="00000000">
            <w:rPr>
              <w:rtl w:val="0"/>
            </w:rPr>
            <w:tab/>
          </w:r>
          <w:r w:rsidDel="00000000" w:rsidR="00000000" w:rsidRPr="00000000">
            <w:fldChar w:fldCharType="begin"/>
            <w:instrText xml:space="preserve"> PAGEREF _heading=h.b1edqwht4h6y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pPr>
          <w:hyperlink w:anchor="_heading=h.hlrfua9q0ohk">
            <w:r w:rsidDel="00000000" w:rsidR="00000000" w:rsidRPr="00000000">
              <w:rPr>
                <w:rtl w:val="0"/>
              </w:rPr>
              <w:t xml:space="preserve">J2735RestrictionUserTypeList</w:t>
            </w:r>
          </w:hyperlink>
          <w:r w:rsidDel="00000000" w:rsidR="00000000" w:rsidRPr="00000000">
            <w:rPr>
              <w:rtl w:val="0"/>
            </w:rPr>
            <w:tab/>
          </w:r>
          <w:r w:rsidDel="00000000" w:rsidR="00000000" w:rsidRPr="00000000">
            <w:fldChar w:fldCharType="begin"/>
            <w:instrText xml:space="preserve"> PAGEREF _heading=h.hlrfua9q0ohk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pPr>
          <w:hyperlink w:anchor="_heading=h.5pmvk7l4dugw">
            <w:r w:rsidDel="00000000" w:rsidR="00000000" w:rsidRPr="00000000">
              <w:rPr>
                <w:rtl w:val="0"/>
              </w:rPr>
              <w:t xml:space="preserve">J2735RestrictionUserType</w:t>
            </w:r>
          </w:hyperlink>
          <w:r w:rsidDel="00000000" w:rsidR="00000000" w:rsidRPr="00000000">
            <w:rPr>
              <w:rtl w:val="0"/>
            </w:rPr>
            <w:tab/>
          </w:r>
          <w:r w:rsidDel="00000000" w:rsidR="00000000" w:rsidRPr="00000000">
            <w:fldChar w:fldCharType="begin"/>
            <w:instrText xml:space="preserve"> PAGEREF _heading=h.5pmvk7l4dugw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200" w:line="240" w:lineRule="auto"/>
            <w:ind w:left="0" w:firstLine="0"/>
            <w:rPr/>
          </w:pPr>
          <w:hyperlink w:anchor="_heading=h.fcwgn4ochl7">
            <w:r w:rsidDel="00000000" w:rsidR="00000000" w:rsidRPr="00000000">
              <w:rPr>
                <w:b w:val="1"/>
                <w:rtl w:val="0"/>
              </w:rPr>
              <w:t xml:space="preserve">OdeSrmPayload</w:t>
            </w:r>
          </w:hyperlink>
          <w:r w:rsidDel="00000000" w:rsidR="00000000" w:rsidRPr="00000000">
            <w:rPr>
              <w:b w:val="1"/>
              <w:rtl w:val="0"/>
            </w:rPr>
            <w:tab/>
          </w:r>
          <w:r w:rsidDel="00000000" w:rsidR="00000000" w:rsidRPr="00000000">
            <w:fldChar w:fldCharType="begin"/>
            <w:instrText xml:space="preserve"> PAGEREF _heading=h.fcwgn4ochl7 \h </w:instrText>
            <w:fldChar w:fldCharType="separate"/>
          </w:r>
          <w:r w:rsidDel="00000000" w:rsidR="00000000" w:rsidRPr="00000000">
            <w:rPr>
              <w:b w:val="1"/>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pPr>
          <w:hyperlink w:anchor="_heading=h.kpngui4hcrri">
            <w:r w:rsidDel="00000000" w:rsidR="00000000" w:rsidRPr="00000000">
              <w:rPr>
                <w:rtl w:val="0"/>
              </w:rPr>
              <w:t xml:space="preserve">J2735SignalRequestList</w:t>
            </w:r>
          </w:hyperlink>
          <w:r w:rsidDel="00000000" w:rsidR="00000000" w:rsidRPr="00000000">
            <w:rPr>
              <w:rtl w:val="0"/>
            </w:rPr>
            <w:tab/>
          </w:r>
          <w:r w:rsidDel="00000000" w:rsidR="00000000" w:rsidRPr="00000000">
            <w:fldChar w:fldCharType="begin"/>
            <w:instrText xml:space="preserve"> PAGEREF _heading=h.kpngui4hcrri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360" w:firstLine="0"/>
            <w:rPr/>
          </w:pPr>
          <w:hyperlink w:anchor="_heading=h.11nbauk7dxv9">
            <w:r w:rsidDel="00000000" w:rsidR="00000000" w:rsidRPr="00000000">
              <w:rPr>
                <w:rtl w:val="0"/>
              </w:rPr>
              <w:t xml:space="preserve">J2735SignalRequestPackage</w:t>
            </w:r>
          </w:hyperlink>
          <w:r w:rsidDel="00000000" w:rsidR="00000000" w:rsidRPr="00000000">
            <w:rPr>
              <w:rtl w:val="0"/>
            </w:rPr>
            <w:tab/>
          </w:r>
          <w:r w:rsidDel="00000000" w:rsidR="00000000" w:rsidRPr="00000000">
            <w:fldChar w:fldCharType="begin"/>
            <w:instrText xml:space="preserve"> PAGEREF _heading=h.11nbauk7dxv9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rPr/>
          </w:pPr>
          <w:hyperlink w:anchor="_heading=h.6qkusfwkwdvl">
            <w:r w:rsidDel="00000000" w:rsidR="00000000" w:rsidRPr="00000000">
              <w:rPr>
                <w:rtl w:val="0"/>
              </w:rPr>
              <w:t xml:space="preserve">J2735SignalRequest</w:t>
            </w:r>
          </w:hyperlink>
          <w:r w:rsidDel="00000000" w:rsidR="00000000" w:rsidRPr="00000000">
            <w:rPr>
              <w:rtl w:val="0"/>
            </w:rPr>
            <w:tab/>
          </w:r>
          <w:r w:rsidDel="00000000" w:rsidR="00000000" w:rsidRPr="00000000">
            <w:fldChar w:fldCharType="begin"/>
            <w:instrText xml:space="preserve"> PAGEREF _heading=h.6qkusfwkwdvl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pPr>
          <w:hyperlink w:anchor="_heading=h.jwdhedrz5abk">
            <w:r w:rsidDel="00000000" w:rsidR="00000000" w:rsidRPr="00000000">
              <w:rPr>
                <w:rtl w:val="0"/>
              </w:rPr>
              <w:t xml:space="preserve">J2735IntersectionAccessPoint</w:t>
            </w:r>
          </w:hyperlink>
          <w:r w:rsidDel="00000000" w:rsidR="00000000" w:rsidRPr="00000000">
            <w:rPr>
              <w:rtl w:val="0"/>
            </w:rPr>
            <w:tab/>
          </w:r>
          <w:r w:rsidDel="00000000" w:rsidR="00000000" w:rsidRPr="00000000">
            <w:fldChar w:fldCharType="begin"/>
            <w:instrText xml:space="preserve"> PAGEREF _heading=h.jwdhedrz5abk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pPr>
          <w:hyperlink w:anchor="_heading=h.wdiwn1mo0ma9">
            <w:r w:rsidDel="00000000" w:rsidR="00000000" w:rsidRPr="00000000">
              <w:rPr>
                <w:rtl w:val="0"/>
              </w:rPr>
              <w:t xml:space="preserve">J2735RequestorDescription</w:t>
            </w:r>
          </w:hyperlink>
          <w:r w:rsidDel="00000000" w:rsidR="00000000" w:rsidRPr="00000000">
            <w:rPr>
              <w:rtl w:val="0"/>
            </w:rPr>
            <w:tab/>
          </w:r>
          <w:r w:rsidDel="00000000" w:rsidR="00000000" w:rsidRPr="00000000">
            <w:fldChar w:fldCharType="begin"/>
            <w:instrText xml:space="preserve"> PAGEREF _heading=h.wdiwn1mo0ma9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pPr>
          <w:hyperlink w:anchor="_heading=h.5lur20ls8chl">
            <w:r w:rsidDel="00000000" w:rsidR="00000000" w:rsidRPr="00000000">
              <w:rPr>
                <w:rtl w:val="0"/>
              </w:rPr>
              <w:t xml:space="preserve">J2735VehicleID</w:t>
            </w:r>
          </w:hyperlink>
          <w:r w:rsidDel="00000000" w:rsidR="00000000" w:rsidRPr="00000000">
            <w:rPr>
              <w:rtl w:val="0"/>
            </w:rPr>
            <w:tab/>
          </w:r>
          <w:r w:rsidDel="00000000" w:rsidR="00000000" w:rsidRPr="00000000">
            <w:fldChar w:fldCharType="begin"/>
            <w:instrText xml:space="preserve"> PAGEREF _heading=h.5lur20ls8chl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pPr>
          <w:hyperlink w:anchor="_heading=h.uqqnuixcl0tn">
            <w:r w:rsidDel="00000000" w:rsidR="00000000" w:rsidRPr="00000000">
              <w:rPr>
                <w:rtl w:val="0"/>
              </w:rPr>
              <w:t xml:space="preserve">J2735RequestorType</w:t>
            </w:r>
          </w:hyperlink>
          <w:r w:rsidDel="00000000" w:rsidR="00000000" w:rsidRPr="00000000">
            <w:rPr>
              <w:rtl w:val="0"/>
            </w:rPr>
            <w:tab/>
          </w:r>
          <w:r w:rsidDel="00000000" w:rsidR="00000000" w:rsidRPr="00000000">
            <w:fldChar w:fldCharType="begin"/>
            <w:instrText xml:space="preserve"> PAGEREF _heading=h.uqqnuixcl0tn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pPr>
          <w:hyperlink w:anchor="_heading=h.a86oq1sk49u0">
            <w:r w:rsidDel="00000000" w:rsidR="00000000" w:rsidRPr="00000000">
              <w:rPr>
                <w:rtl w:val="0"/>
              </w:rPr>
              <w:t xml:space="preserve">J2735RequestorPositionVector</w:t>
            </w:r>
          </w:hyperlink>
          <w:r w:rsidDel="00000000" w:rsidR="00000000" w:rsidRPr="00000000">
            <w:rPr>
              <w:rtl w:val="0"/>
            </w:rPr>
            <w:tab/>
          </w:r>
          <w:r w:rsidDel="00000000" w:rsidR="00000000" w:rsidRPr="00000000">
            <w:fldChar w:fldCharType="begin"/>
            <w:instrText xml:space="preserve"> PAGEREF _heading=h.a86oq1sk49u0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200" w:line="240" w:lineRule="auto"/>
            <w:ind w:left="0" w:firstLine="0"/>
            <w:rPr/>
          </w:pPr>
          <w:hyperlink w:anchor="_heading=h.wvbi855ec1zk">
            <w:r w:rsidDel="00000000" w:rsidR="00000000" w:rsidRPr="00000000">
              <w:rPr>
                <w:b w:val="1"/>
                <w:rtl w:val="0"/>
              </w:rPr>
              <w:t xml:space="preserve">OdeSsmPayload</w:t>
            </w:r>
          </w:hyperlink>
          <w:r w:rsidDel="00000000" w:rsidR="00000000" w:rsidRPr="00000000">
            <w:rPr>
              <w:b w:val="1"/>
              <w:rtl w:val="0"/>
            </w:rPr>
            <w:tab/>
          </w:r>
          <w:r w:rsidDel="00000000" w:rsidR="00000000" w:rsidRPr="00000000">
            <w:fldChar w:fldCharType="begin"/>
            <w:instrText xml:space="preserve"> PAGEREF _heading=h.wvbi855ec1zk \h </w:instrText>
            <w:fldChar w:fldCharType="separate"/>
          </w:r>
          <w:r w:rsidDel="00000000" w:rsidR="00000000" w:rsidRPr="00000000">
            <w:rPr>
              <w:b w:val="1"/>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pPr>
          <w:hyperlink w:anchor="_heading=h.z7lb22epsuaq">
            <w:r w:rsidDel="00000000" w:rsidR="00000000" w:rsidRPr="00000000">
              <w:rPr>
                <w:rtl w:val="0"/>
              </w:rPr>
              <w:t xml:space="preserve">J2735SignalStatusList</w:t>
            </w:r>
          </w:hyperlink>
          <w:r w:rsidDel="00000000" w:rsidR="00000000" w:rsidRPr="00000000">
            <w:rPr>
              <w:rtl w:val="0"/>
            </w:rPr>
            <w:tab/>
          </w:r>
          <w:r w:rsidDel="00000000" w:rsidR="00000000" w:rsidRPr="00000000">
            <w:fldChar w:fldCharType="begin"/>
            <w:instrText xml:space="preserve"> PAGEREF _heading=h.z7lb22epsuaq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pPr>
          <w:hyperlink w:anchor="_heading=h.2wh00nd3ijor">
            <w:r w:rsidDel="00000000" w:rsidR="00000000" w:rsidRPr="00000000">
              <w:rPr>
                <w:rtl w:val="0"/>
              </w:rPr>
              <w:t xml:space="preserve">J2735SignalStatus</w:t>
            </w:r>
          </w:hyperlink>
          <w:r w:rsidDel="00000000" w:rsidR="00000000" w:rsidRPr="00000000">
            <w:rPr>
              <w:rtl w:val="0"/>
            </w:rPr>
            <w:tab/>
          </w:r>
          <w:r w:rsidDel="00000000" w:rsidR="00000000" w:rsidRPr="00000000">
            <w:fldChar w:fldCharType="begin"/>
            <w:instrText xml:space="preserve"> PAGEREF _heading=h.2wh00nd3ijor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rPr/>
          </w:pPr>
          <w:hyperlink w:anchor="_heading=h.44u6y2m87py4">
            <w:r w:rsidDel="00000000" w:rsidR="00000000" w:rsidRPr="00000000">
              <w:rPr>
                <w:rtl w:val="0"/>
              </w:rPr>
              <w:t xml:space="preserve">J2735SignalStatusPackageList</w:t>
            </w:r>
          </w:hyperlink>
          <w:r w:rsidDel="00000000" w:rsidR="00000000" w:rsidRPr="00000000">
            <w:rPr>
              <w:rtl w:val="0"/>
            </w:rPr>
            <w:tab/>
          </w:r>
          <w:r w:rsidDel="00000000" w:rsidR="00000000" w:rsidRPr="00000000">
            <w:fldChar w:fldCharType="begin"/>
            <w:instrText xml:space="preserve"> PAGEREF _heading=h.44u6y2m87py4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pPr>
          <w:hyperlink w:anchor="_heading=h.mnm933t0972a">
            <w:r w:rsidDel="00000000" w:rsidR="00000000" w:rsidRPr="00000000">
              <w:rPr>
                <w:rtl w:val="0"/>
              </w:rPr>
              <w:t xml:space="preserve">J2735SignalStatusPackage</w:t>
            </w:r>
          </w:hyperlink>
          <w:r w:rsidDel="00000000" w:rsidR="00000000" w:rsidRPr="00000000">
            <w:rPr>
              <w:rtl w:val="0"/>
            </w:rPr>
            <w:tab/>
          </w:r>
          <w:r w:rsidDel="00000000" w:rsidR="00000000" w:rsidRPr="00000000">
            <w:fldChar w:fldCharType="begin"/>
            <w:instrText xml:space="preserve"> PAGEREF _heading=h.mnm933t0972a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pPr>
          <w:hyperlink w:anchor="_heading=h.7lvbrdf6rt9">
            <w:r w:rsidDel="00000000" w:rsidR="00000000" w:rsidRPr="00000000">
              <w:rPr>
                <w:rtl w:val="0"/>
              </w:rPr>
              <w:t xml:space="preserve">J2735SignalRequestorInfo</w:t>
            </w:r>
          </w:hyperlink>
          <w:r w:rsidDel="00000000" w:rsidR="00000000" w:rsidRPr="00000000">
            <w:rPr>
              <w:rtl w:val="0"/>
            </w:rPr>
            <w:tab/>
          </w:r>
          <w:r w:rsidDel="00000000" w:rsidR="00000000" w:rsidRPr="00000000">
            <w:fldChar w:fldCharType="begin"/>
            <w:instrText xml:space="preserve"> PAGEREF _heading=h.7lvbrdf6rt9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200" w:line="240" w:lineRule="auto"/>
            <w:ind w:left="0" w:firstLine="0"/>
            <w:rPr/>
          </w:pPr>
          <w:hyperlink w:anchor="_heading=h.h52i1xmvzzlr">
            <w:r w:rsidDel="00000000" w:rsidR="00000000" w:rsidRPr="00000000">
              <w:rPr>
                <w:b w:val="1"/>
                <w:rtl w:val="0"/>
              </w:rPr>
              <w:t xml:space="preserve">Sample Data</w:t>
            </w:r>
          </w:hyperlink>
          <w:r w:rsidDel="00000000" w:rsidR="00000000" w:rsidRPr="00000000">
            <w:rPr>
              <w:b w:val="1"/>
              <w:rtl w:val="0"/>
            </w:rPr>
            <w:tab/>
          </w:r>
          <w:r w:rsidDel="00000000" w:rsidR="00000000" w:rsidRPr="00000000">
            <w:fldChar w:fldCharType="begin"/>
            <w:instrText xml:space="preserve"> PAGEREF _heading=h.h52i1xmvzzlr \h </w:instrText>
            <w:fldChar w:fldCharType="separate"/>
          </w:r>
          <w:r w:rsidDel="00000000" w:rsidR="00000000" w:rsidRPr="00000000">
            <w:rPr>
              <w:b w:val="1"/>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TIM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ODE Broadcast TIM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Received TIM from rxMsg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Distress Notification Message (dnMsg)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J2735 Broadcast TIM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Driver Alert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BSM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BSM from bsmTx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BSM from bsmLogDuringEvent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BSM from rxMsg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tbl>
      <w:tblPr>
        <w:tblStyle w:val="Table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160"/>
        <w:gridCol w:w="1820"/>
        <w:gridCol w:w="1529"/>
        <w:gridCol w:w="4841"/>
        <w:tblGridChange w:id="0">
          <w:tblGrid>
            <w:gridCol w:w="1160"/>
            <w:gridCol w:w="1820"/>
            <w:gridCol w:w="1529"/>
            <w:gridCol w:w="4841"/>
          </w:tblGrid>
        </w:tblGridChange>
      </w:tblGrid>
      <w:tr>
        <w:trPr>
          <w:cantSplit w:val="0"/>
          <w:trHeight w:val="660" w:hRule="atLeast"/>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 #</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Implemented By</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Revision Date</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Changed?</w:t>
            </w:r>
          </w:p>
        </w:tc>
      </w:tr>
      <w:tr>
        <w:trPr>
          <w:cantSplit w:val="0"/>
          <w:trHeight w:val="311" w:hRule="atLeast"/>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4/20/2018</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w:t>
            </w:r>
          </w:p>
        </w:tc>
      </w:tr>
      <w:tr>
        <w:trPr>
          <w:cantSplit w:val="0"/>
          <w:trHeight w:val="311" w:hRule="atLeast"/>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0.2</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4/20/2018</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Converted end-notes to footnotes</w:t>
            </w:r>
          </w:p>
        </w:tc>
      </w:tr>
      <w:tr>
        <w:trPr>
          <w:cantSplit w:val="0"/>
          <w:trHeight w:val="311" w:hRule="atLeast"/>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4/23/2018</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Converted footnotes back to end-notes and added document references and more.</w:t>
            </w:r>
          </w:p>
        </w:tc>
      </w:tr>
      <w:tr>
        <w:trPr>
          <w:cantSplit w:val="0"/>
          <w:trHeight w:val="311" w:hRule="atLeast"/>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4/26/2018</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Addressed review comments</w:t>
            </w:r>
          </w:p>
        </w:tc>
      </w:tr>
      <w:tr>
        <w:trPr>
          <w:cantSplit w:val="0"/>
          <w:trHeight w:val="311" w:hRule="atLeast"/>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0.5</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5/9/2018</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Documented changes related to schemaVersion 5</w:t>
            </w:r>
          </w:p>
        </w:tc>
      </w:tr>
      <w:tr>
        <w:trPr>
          <w:cantSplit w:val="0"/>
          <w:trHeight w:val="311" w:hRule="atLeast"/>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5/18/2018</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Finalized document and accepted all change marks.</w:t>
            </w:r>
          </w:p>
        </w:tc>
      </w:tr>
      <w:tr>
        <w:trPr>
          <w:cantSplit w:val="0"/>
          <w:trHeight w:val="311" w:hRule="atLeast"/>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9/10/2018</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J2735 Broadcast TIM published topic and upgrade to schemaVersion 6.</w:t>
            </w:r>
          </w:p>
        </w:tc>
      </w:tr>
      <w:tr>
        <w:trPr>
          <w:cantSplit w:val="0"/>
          <w:trHeight w:val="311" w:hRule="atLeast"/>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11/16/2018</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Moved RSU Index to RSU specific objects and obfuscated rsuPassword</w:t>
            </w:r>
          </w:p>
        </w:tc>
      </w:tr>
      <w:tr>
        <w:trPr>
          <w:cantSplit w:val="0"/>
          <w:trHeight w:val="311" w:hRule="atLeast"/>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12/6/2018</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Corrected the structure of RSUS in a TIM Broadcast message. Also clarified that single-element JSON arrays will be represented by a JSON Object in J2735 TIM messages. </w:t>
            </w:r>
          </w:p>
        </w:tc>
      </w:tr>
      <w:tr>
        <w:trPr>
          <w:cantSplit w:val="0"/>
          <w:trHeight w:val="311" w:hRule="atLeast"/>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0.10</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12/14/2018</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Updated two BSM sample messages </w:t>
            </w:r>
          </w:p>
        </w:tc>
      </w:tr>
      <w:sdt>
        <w:sdtPr>
          <w:tag w:val="goog_rdk_1"/>
        </w:sdtPr>
        <w:sdtContent>
          <w:tr>
            <w:trPr>
              <w:cantSplit w:val="0"/>
              <w:trHeight w:val="311" w:hRule="atLeast"/>
              <w:tblHeader w:val="0"/>
              <w:ins w:author="Musavi, Hamid [USA]" w:id="0" w:date="2019-02-04T13:44:00Z"/>
            </w:trPr>
            <w:tc>
              <w:tcPr/>
              <w:sdt>
                <w:sdtPr>
                  <w:tag w:val="goog_rdk_3"/>
                </w:sdtPr>
                <w:sdtContent>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ins w:author="Musavi, Hamid [USA]" w:id="0" w:date="2019-02-04T13:44:00Z"/>
                        <w:rFonts w:ascii="Arial" w:cs="Arial" w:eastAsia="Arial" w:hAnsi="Arial"/>
                        <w:b w:val="0"/>
                        <w:i w:val="0"/>
                        <w:smallCaps w:val="0"/>
                        <w:strike w:val="0"/>
                        <w:color w:val="000000"/>
                        <w:sz w:val="20"/>
                        <w:szCs w:val="20"/>
                        <w:u w:val="none"/>
                        <w:shd w:fill="auto" w:val="clear"/>
                        <w:vertAlign w:val="baseline"/>
                      </w:rPr>
                    </w:pPr>
                    <w:sdt>
                      <w:sdtPr>
                        <w:tag w:val="goog_rdk_2"/>
                      </w:sdtPr>
                      <w:sdtContent>
                        <w:ins w:author="Musavi, Hamid [USA]" w:id="0" w:date="2019-02-04T13:44:0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0.11</w:t>
                          </w:r>
                        </w:ins>
                      </w:sdtContent>
                    </w:sdt>
                  </w:p>
                </w:sdtContent>
              </w:sdt>
            </w:tc>
            <w:tc>
              <w:tcPr/>
              <w:sdt>
                <w:sdtPr>
                  <w:tag w:val="goog_rdk_5"/>
                </w:sdtPr>
                <w:sdtContent>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ins w:author="Musavi, Hamid [USA]" w:id="0" w:date="2019-02-04T13:44:00Z"/>
                        <w:rFonts w:ascii="Arial" w:cs="Arial" w:eastAsia="Arial" w:hAnsi="Arial"/>
                        <w:b w:val="0"/>
                        <w:i w:val="0"/>
                        <w:smallCaps w:val="0"/>
                        <w:strike w:val="0"/>
                        <w:color w:val="000000"/>
                        <w:sz w:val="20"/>
                        <w:szCs w:val="20"/>
                        <w:u w:val="none"/>
                        <w:shd w:fill="auto" w:val="clear"/>
                        <w:vertAlign w:val="baseline"/>
                      </w:rPr>
                    </w:pPr>
                    <w:sdt>
                      <w:sdtPr>
                        <w:tag w:val="goog_rdk_4"/>
                      </w:sdtPr>
                      <w:sdtContent>
                        <w:ins w:author="Musavi, Hamid [USA]" w:id="0" w:date="2019-02-04T13:44:0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Hamid Musavi</w:t>
                          </w:r>
                        </w:ins>
                      </w:sdtContent>
                    </w:sdt>
                  </w:p>
                </w:sdtContent>
              </w:sdt>
            </w:tc>
            <w:tc>
              <w:tcPr/>
              <w:sdt>
                <w:sdtPr>
                  <w:tag w:val="goog_rdk_7"/>
                </w:sdtPr>
                <w:sdtContent>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ins w:author="Musavi, Hamid [USA]" w:id="0" w:date="2019-02-04T13:44:00Z"/>
                        <w:rFonts w:ascii="Arial" w:cs="Arial" w:eastAsia="Arial" w:hAnsi="Arial"/>
                        <w:b w:val="0"/>
                        <w:i w:val="0"/>
                        <w:smallCaps w:val="0"/>
                        <w:strike w:val="0"/>
                        <w:color w:val="000000"/>
                        <w:sz w:val="20"/>
                        <w:szCs w:val="20"/>
                        <w:u w:val="none"/>
                        <w:shd w:fill="auto" w:val="clear"/>
                        <w:vertAlign w:val="baseline"/>
                      </w:rPr>
                    </w:pPr>
                    <w:sdt>
                      <w:sdtPr>
                        <w:tag w:val="goog_rdk_6"/>
                      </w:sdtPr>
                      <w:sdtContent>
                        <w:ins w:author="Musavi, Hamid [USA]" w:id="0" w:date="2019-02-04T13:44:0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2/4/2019</w:t>
                          </w:r>
                        </w:ins>
                      </w:sdtContent>
                    </w:sdt>
                  </w:p>
                </w:sdtContent>
              </w:sdt>
            </w:tc>
            <w:tc>
              <w:tcPr/>
              <w:sdt>
                <w:sdtPr>
                  <w:tag w:val="goog_rdk_9"/>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ins w:author="Musavi, Hamid [USA]" w:id="0" w:date="2019-02-04T13:44:00Z"/>
                        <w:rFonts w:ascii="Arial" w:cs="Arial" w:eastAsia="Arial" w:hAnsi="Arial"/>
                        <w:b w:val="0"/>
                        <w:i w:val="0"/>
                        <w:smallCaps w:val="0"/>
                        <w:strike w:val="0"/>
                        <w:color w:val="000000"/>
                        <w:sz w:val="20"/>
                        <w:szCs w:val="20"/>
                        <w:u w:val="none"/>
                        <w:shd w:fill="auto" w:val="clear"/>
                        <w:vertAlign w:val="baseline"/>
                      </w:rPr>
                    </w:pPr>
                    <w:sdt>
                      <w:sdtPr>
                        <w:tag w:val="goog_rdk_8"/>
                      </w:sdtPr>
                      <w:sdtContent>
                        <w:ins w:author="Musavi, Hamid [USA]" w:id="0" w:date="2019-02-04T13:44:0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Updated values for recordGeneratedBy field</w:t>
                          </w:r>
                        </w:ins>
                      </w:sdtContent>
                    </w:sdt>
                  </w:p>
                </w:sdtContent>
              </w:sdt>
            </w:tc>
          </w:tr>
        </w:sdtContent>
      </w:sdt>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keepNext w:val="0"/>
        <w:keepLines w:val="0"/>
        <w:numPr>
          <w:ilvl w:val="0"/>
          <w:numId w:val="12"/>
        </w:numPr>
        <w:spacing w:before="120" w:line="264" w:lineRule="auto"/>
        <w:ind w:left="432" w:hanging="432"/>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document describes the schema of the data published by the ODE to be consumed by client applications. For additional information about developing applications to interface with the ODE, refer to the ODE Users Guide. (US DOT ITS JPO, 2018)</w:t>
      </w:r>
    </w:p>
    <w:p w:rsidR="00000000" w:rsidDel="00000000" w:rsidP="00000000" w:rsidRDefault="00000000" w:rsidRPr="00000000" w14:paraId="000000DB">
      <w:pPr>
        <w:pStyle w:val="Heading1"/>
        <w:numPr>
          <w:ilvl w:val="0"/>
          <w:numId w:val="12"/>
        </w:numPr>
        <w:ind w:left="432" w:hanging="432"/>
        <w:rPr/>
      </w:pPr>
      <w:bookmarkStart w:colFirst="0" w:colLast="0" w:name="_heading=h.1fob9te" w:id="2"/>
      <w:bookmarkEnd w:id="2"/>
      <w:r w:rsidDel="00000000" w:rsidR="00000000" w:rsidRPr="00000000">
        <w:rPr>
          <w:rtl w:val="0"/>
        </w:rPr>
        <w:t xml:space="preserve">Published Topics</w:t>
      </w:r>
    </w:p>
    <w:p w:rsidR="00000000" w:rsidDel="00000000" w:rsidP="00000000" w:rsidRDefault="00000000" w:rsidRPr="00000000" w14:paraId="000000DC">
      <w:pPr>
        <w:rPr/>
      </w:pPr>
      <w:r w:rsidDel="00000000" w:rsidR="00000000" w:rsidRPr="00000000">
        <w:rPr>
          <w:rtl w:val="0"/>
        </w:rPr>
        <w:t xml:space="preserve">ODE publishes Connected Vehicle data via Kafka messaging platform. The data is streamed in two basic formats:</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Plain Old Java Objects (POJO) – serialized in binary format</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Object Notation (JSON) – serialized in plain text format</w:t>
      </w:r>
    </w:p>
    <w:p w:rsidR="00000000" w:rsidDel="00000000" w:rsidP="00000000" w:rsidRDefault="00000000" w:rsidRPr="00000000" w14:paraId="000000DF">
      <w:pPr>
        <w:rPr/>
      </w:pPr>
      <w:r w:rsidDel="00000000" w:rsidR="00000000" w:rsidRPr="00000000">
        <w:rPr>
          <w:rtl w:val="0"/>
        </w:rPr>
        <w:t xml:space="preserve">The following table provides the name, record type and record format of the topics published by ODE.</w:t>
      </w:r>
    </w:p>
    <w:tbl>
      <w:tblPr>
        <w:tblStyle w:val="Table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695"/>
        <w:gridCol w:w="2880"/>
        <w:gridCol w:w="2790"/>
        <w:gridCol w:w="990"/>
        <w:tblGridChange w:id="0">
          <w:tblGrid>
            <w:gridCol w:w="2695"/>
            <w:gridCol w:w="2880"/>
            <w:gridCol w:w="2790"/>
            <w:gridCol w:w="990"/>
          </w:tblGrid>
        </w:tblGridChange>
      </w:tblGrid>
      <w:tr>
        <w:trPr>
          <w:cantSplit w:val="0"/>
          <w:tblHeader w:val="0"/>
        </w:trPr>
        <w:tc>
          <w:tcPr/>
          <w:p w:rsidR="00000000" w:rsidDel="00000000" w:rsidP="00000000" w:rsidRDefault="00000000" w:rsidRPr="00000000" w14:paraId="000000E0">
            <w:pPr>
              <w:rPr/>
            </w:pPr>
            <w:r w:rsidDel="00000000" w:rsidR="00000000" w:rsidRPr="00000000">
              <w:rPr>
                <w:rtl w:val="0"/>
              </w:rPr>
              <w:t xml:space="preserve">Topic Name</w:t>
            </w:r>
          </w:p>
        </w:tc>
        <w:tc>
          <w:tcPr/>
          <w:p w:rsidR="00000000" w:rsidDel="00000000" w:rsidP="00000000" w:rsidRDefault="00000000" w:rsidRPr="00000000" w14:paraId="000000E1">
            <w:pPr>
              <w:rPr/>
            </w:pPr>
            <w:r w:rsidDel="00000000" w:rsidR="00000000" w:rsidRPr="00000000">
              <w:rPr>
                <w:rtl w:val="0"/>
              </w:rPr>
              <w:t xml:space="preserve">Content Description</w:t>
            </w:r>
          </w:p>
        </w:tc>
        <w:tc>
          <w:tcPr/>
          <w:p w:rsidR="00000000" w:rsidDel="00000000" w:rsidP="00000000" w:rsidRDefault="00000000" w:rsidRPr="00000000" w14:paraId="000000E2">
            <w:pPr>
              <w:rPr/>
            </w:pPr>
            <w:r w:rsidDel="00000000" w:rsidR="00000000" w:rsidRPr="00000000">
              <w:rPr>
                <w:rtl w:val="0"/>
              </w:rPr>
              <w:t xml:space="preserve">Data Type</w:t>
            </w:r>
          </w:p>
        </w:tc>
        <w:tc>
          <w:tcPr/>
          <w:p w:rsidR="00000000" w:rsidDel="00000000" w:rsidP="00000000" w:rsidRDefault="00000000" w:rsidRPr="00000000" w14:paraId="000000E3">
            <w:pPr>
              <w:rPr/>
            </w:pPr>
            <w:r w:rsidDel="00000000" w:rsidR="00000000" w:rsidRPr="00000000">
              <w:rPr>
                <w:rtl w:val="0"/>
              </w:rPr>
              <w:t xml:space="preserve">Format</w:t>
            </w:r>
          </w:p>
        </w:tc>
      </w:tr>
      <w:tr>
        <w:trPr>
          <w:cantSplit w:val="0"/>
          <w:tblHeader w:val="0"/>
        </w:trPr>
        <w:tc>
          <w:tcPr/>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topic.OdeBsmPojo</w:t>
            </w:r>
          </w:p>
        </w:tc>
        <w:tc>
          <w:tcPr/>
          <w:p w:rsidR="00000000" w:rsidDel="00000000" w:rsidP="00000000" w:rsidRDefault="00000000" w:rsidRPr="00000000" w14:paraId="000000E5">
            <w:pPr>
              <w:keepNext w:val="1"/>
              <w:rPr/>
            </w:pPr>
            <w:r w:rsidDel="00000000" w:rsidR="00000000" w:rsidRPr="00000000">
              <w:rPr>
                <w:rtl w:val="0"/>
              </w:rPr>
              <w:t xml:space="preserve">All Basic Safety Messages process by ODE (unfiltered and un-sanitized)</w:t>
            </w:r>
          </w:p>
        </w:tc>
        <w:tc>
          <w:tcPr/>
          <w:p w:rsidR="00000000" w:rsidDel="00000000" w:rsidP="00000000" w:rsidRDefault="00000000" w:rsidRPr="00000000" w14:paraId="000000E6">
            <w:pPr>
              <w:keepNext w:val="1"/>
              <w:rPr>
                <w:b w:val="1"/>
              </w:rPr>
            </w:pPr>
            <w:r w:rsidDel="00000000" w:rsidR="00000000" w:rsidRPr="00000000">
              <w:rPr>
                <w:rFonts w:ascii="Courier New" w:cs="Courier New" w:eastAsia="Courier New" w:hAnsi="Courier New"/>
                <w:rtl w:val="0"/>
              </w:rPr>
              <w:t xml:space="preserve">us.dot.its.jpo.ode.model.OdeBsmData</w:t>
            </w:r>
            <w:r w:rsidDel="00000000" w:rsidR="00000000" w:rsidRPr="00000000">
              <w:rPr>
                <w:rtl w:val="0"/>
              </w:rPr>
            </w:r>
          </w:p>
        </w:tc>
        <w:tc>
          <w:tcPr/>
          <w:p w:rsidR="00000000" w:rsidDel="00000000" w:rsidP="00000000" w:rsidRDefault="00000000" w:rsidRPr="00000000" w14:paraId="000000E7">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topic.OdeBsmJson</w:t>
            </w:r>
          </w:p>
        </w:tc>
        <w:tc>
          <w:tcPr/>
          <w:p w:rsidR="00000000" w:rsidDel="00000000" w:rsidP="00000000" w:rsidRDefault="00000000" w:rsidRPr="00000000" w14:paraId="000000E9">
            <w:pPr>
              <w:keepNext w:val="1"/>
              <w:rPr/>
            </w:pPr>
            <w:r w:rsidDel="00000000" w:rsidR="00000000" w:rsidRPr="00000000">
              <w:rPr>
                <w:rtl w:val="0"/>
              </w:rPr>
              <w:t xml:space="preserve">All Basic Safety Messages process by ODE (unfiltered and un-sanitized)</w:t>
            </w:r>
          </w:p>
        </w:tc>
        <w:tc>
          <w:tcPr/>
          <w:p w:rsidR="00000000" w:rsidDel="00000000" w:rsidP="00000000" w:rsidRDefault="00000000" w:rsidRPr="00000000" w14:paraId="000000E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us.dot.its.jpo.ode.model.OdeBsmData</w:t>
            </w:r>
          </w:p>
        </w:tc>
        <w:tc>
          <w:tcPr/>
          <w:p w:rsidR="00000000" w:rsidDel="00000000" w:rsidP="00000000" w:rsidRDefault="00000000" w:rsidRPr="00000000" w14:paraId="000000EB">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topic.FilteredOdeBsmJson</w:t>
            </w:r>
          </w:p>
        </w:tc>
        <w:tc>
          <w:tcPr/>
          <w:p w:rsidR="00000000" w:rsidDel="00000000" w:rsidP="00000000" w:rsidRDefault="00000000" w:rsidRPr="00000000" w14:paraId="000000ED">
            <w:pPr>
              <w:keepNext w:val="1"/>
              <w:rPr/>
            </w:pPr>
            <w:r w:rsidDel="00000000" w:rsidR="00000000" w:rsidRPr="00000000">
              <w:rPr>
                <w:rtl w:val="0"/>
              </w:rPr>
              <w:t xml:space="preserve">Filtered based on a configured Geo-fence and sanitized (PII removed) Basic Safety Message</w:t>
            </w:r>
          </w:p>
        </w:tc>
        <w:tc>
          <w:tcPr/>
          <w:p w:rsidR="00000000" w:rsidDel="00000000" w:rsidP="00000000" w:rsidRDefault="00000000" w:rsidRPr="00000000" w14:paraId="000000E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us.dot.its.jpo.ode.model.OdeBsmData</w:t>
            </w:r>
          </w:p>
        </w:tc>
        <w:tc>
          <w:tcPr/>
          <w:p w:rsidR="00000000" w:rsidDel="00000000" w:rsidP="00000000" w:rsidRDefault="00000000" w:rsidRPr="00000000" w14:paraId="000000EF">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topic.OdeBsmRxPojo</w:t>
            </w:r>
          </w:p>
        </w:tc>
        <w:tc>
          <w:tcPr/>
          <w:p w:rsidR="00000000" w:rsidDel="00000000" w:rsidP="00000000" w:rsidRDefault="00000000" w:rsidRPr="00000000" w14:paraId="000000F1">
            <w:pPr>
              <w:keepNext w:val="1"/>
              <w:rPr/>
            </w:pPr>
            <w:r w:rsidDel="00000000" w:rsidR="00000000" w:rsidRPr="00000000">
              <w:rPr>
                <w:rtl w:val="0"/>
              </w:rPr>
              <w:t xml:space="preserve">Unfiltered and un-sanitized Basic Safety Message received by the Ego Vehicle (EV) OBU from a Remote Vehicles (RV)</w:t>
            </w:r>
          </w:p>
        </w:tc>
        <w:tc>
          <w:tcPr/>
          <w:p w:rsidR="00000000" w:rsidDel="00000000" w:rsidP="00000000" w:rsidRDefault="00000000" w:rsidRPr="00000000" w14:paraId="000000F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us.dot.its.jpo.ode.model.OdeBsmData</w:t>
            </w:r>
          </w:p>
        </w:tc>
        <w:tc>
          <w:tcPr/>
          <w:p w:rsidR="00000000" w:rsidDel="00000000" w:rsidP="00000000" w:rsidRDefault="00000000" w:rsidRPr="00000000" w14:paraId="000000F3">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topic.OdeBsmTxPojo</w:t>
            </w:r>
          </w:p>
        </w:tc>
        <w:tc>
          <w:tcPr/>
          <w:p w:rsidR="00000000" w:rsidDel="00000000" w:rsidP="00000000" w:rsidRDefault="00000000" w:rsidRPr="00000000" w14:paraId="000000F5">
            <w:pPr>
              <w:keepNext w:val="1"/>
              <w:rPr/>
            </w:pPr>
            <w:r w:rsidDel="00000000" w:rsidR="00000000" w:rsidRPr="00000000">
              <w:rPr>
                <w:rtl w:val="0"/>
              </w:rPr>
              <w:t xml:space="preserve">Unfiltered and un-sanitized Basic Safety Message transmitted by the Ego Vehicle (EV) OBU</w:t>
            </w:r>
          </w:p>
        </w:tc>
        <w:tc>
          <w:tcPr/>
          <w:p w:rsidR="00000000" w:rsidDel="00000000" w:rsidP="00000000" w:rsidRDefault="00000000" w:rsidRPr="00000000" w14:paraId="000000F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us.dot.its.jpo.ode.model.OdeBsmData</w:t>
            </w:r>
          </w:p>
        </w:tc>
        <w:tc>
          <w:tcPr/>
          <w:p w:rsidR="00000000" w:rsidDel="00000000" w:rsidP="00000000" w:rsidRDefault="00000000" w:rsidRPr="00000000" w14:paraId="000000F7">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topic.OdeBsmDuringEventPojo</w:t>
            </w:r>
          </w:p>
        </w:tc>
        <w:tc>
          <w:tcPr/>
          <w:p w:rsidR="00000000" w:rsidDel="00000000" w:rsidP="00000000" w:rsidRDefault="00000000" w:rsidRPr="00000000" w14:paraId="000000F9">
            <w:pPr>
              <w:keepNext w:val="1"/>
              <w:rPr/>
            </w:pPr>
            <w:r w:rsidDel="00000000" w:rsidR="00000000" w:rsidRPr="00000000">
              <w:rPr>
                <w:rtl w:val="0"/>
              </w:rPr>
              <w:t xml:space="preserve">Unfiltered and un-sanitized Basic Safety Message received by the Ego Vehicle (EV) OBU from a Remote Vehicles (RV) during an event.</w:t>
            </w:r>
          </w:p>
        </w:tc>
        <w:tc>
          <w:tcPr/>
          <w:p w:rsidR="00000000" w:rsidDel="00000000" w:rsidP="00000000" w:rsidRDefault="00000000" w:rsidRPr="00000000" w14:paraId="000000F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us.dot.its.jpo.ode.model.OdeBsmData</w:t>
            </w:r>
          </w:p>
        </w:tc>
        <w:tc>
          <w:tcPr/>
          <w:p w:rsidR="00000000" w:rsidDel="00000000" w:rsidP="00000000" w:rsidRDefault="00000000" w:rsidRPr="00000000" w14:paraId="000000FB">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topic.OdeTimJson</w:t>
            </w:r>
          </w:p>
        </w:tc>
        <w:tc>
          <w:tcPr/>
          <w:p w:rsidR="00000000" w:rsidDel="00000000" w:rsidP="00000000" w:rsidRDefault="00000000" w:rsidRPr="00000000" w14:paraId="000000FD">
            <w:pPr>
              <w:keepNext w:val="1"/>
              <w:rPr/>
            </w:pPr>
            <w:r w:rsidDel="00000000" w:rsidR="00000000" w:rsidRPr="00000000">
              <w:rPr>
                <w:rtl w:val="0"/>
              </w:rPr>
              <w:t xml:space="preserve">All Traveler Information Message processed by ODE (unfiltered and un-sanitized)</w:t>
            </w:r>
          </w:p>
        </w:tc>
        <w:tc>
          <w:tcPr/>
          <w:p w:rsidR="00000000" w:rsidDel="00000000" w:rsidP="00000000" w:rsidRDefault="00000000" w:rsidRPr="00000000" w14:paraId="000000F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J2735 TravelerInformation</w:t>
            </w:r>
          </w:p>
        </w:tc>
        <w:tc>
          <w:tcPr/>
          <w:p w:rsidR="00000000" w:rsidDel="00000000" w:rsidP="00000000" w:rsidRDefault="00000000" w:rsidRPr="00000000" w14:paraId="000000FF">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topic.FilteredOdeTimJson</w:t>
            </w:r>
          </w:p>
        </w:tc>
        <w:tc>
          <w:tcPr/>
          <w:p w:rsidR="00000000" w:rsidDel="00000000" w:rsidP="00000000" w:rsidRDefault="00000000" w:rsidRPr="00000000" w14:paraId="00000101">
            <w:pPr>
              <w:keepNext w:val="1"/>
              <w:rPr/>
            </w:pPr>
            <w:r w:rsidDel="00000000" w:rsidR="00000000" w:rsidRPr="00000000">
              <w:rPr>
                <w:rtl w:val="0"/>
              </w:rPr>
              <w:t xml:space="preserve">Filtered based on a configured Geo-fence and sanitized (PII removed) Traveler Information Message</w:t>
            </w:r>
          </w:p>
        </w:tc>
        <w:tc>
          <w:tcPr/>
          <w:p w:rsidR="00000000" w:rsidDel="00000000" w:rsidP="00000000" w:rsidRDefault="00000000" w:rsidRPr="00000000" w14:paraId="0000010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J2735 TravelerInformation</w:t>
            </w:r>
          </w:p>
        </w:tc>
        <w:tc>
          <w:tcPr/>
          <w:p w:rsidR="00000000" w:rsidDel="00000000" w:rsidP="00000000" w:rsidRDefault="00000000" w:rsidRPr="00000000" w14:paraId="00000103">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topic.OdeDNMsgJson</w:t>
            </w:r>
          </w:p>
        </w:tc>
        <w:tc>
          <w:tcPr/>
          <w:p w:rsidR="00000000" w:rsidDel="00000000" w:rsidP="00000000" w:rsidRDefault="00000000" w:rsidRPr="00000000" w14:paraId="00000105">
            <w:pPr>
              <w:keepNext w:val="1"/>
              <w:rPr/>
            </w:pPr>
            <w:r w:rsidDel="00000000" w:rsidR="00000000" w:rsidRPr="00000000">
              <w:rPr>
                <w:rtl w:val="0"/>
              </w:rPr>
              <w:t xml:space="preserve">Unfiltered and un-sanitized Traveler Information Message containing a Distress Notification received by EV</w:t>
            </w:r>
          </w:p>
        </w:tc>
        <w:tc>
          <w:tcPr/>
          <w:p w:rsidR="00000000" w:rsidDel="00000000" w:rsidP="00000000" w:rsidRDefault="00000000" w:rsidRPr="00000000" w14:paraId="0000010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J2735 TravelerInformation</w:t>
            </w:r>
          </w:p>
        </w:tc>
        <w:tc>
          <w:tcPr/>
          <w:p w:rsidR="00000000" w:rsidDel="00000000" w:rsidP="00000000" w:rsidRDefault="00000000" w:rsidRPr="00000000" w14:paraId="00000107">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topic.OdeTimRxJson</w:t>
            </w:r>
          </w:p>
        </w:tc>
        <w:tc>
          <w:tcPr/>
          <w:p w:rsidR="00000000" w:rsidDel="00000000" w:rsidP="00000000" w:rsidRDefault="00000000" w:rsidRPr="00000000" w14:paraId="00000109">
            <w:pPr>
              <w:keepNext w:val="1"/>
              <w:rPr/>
            </w:pPr>
            <w:r w:rsidDel="00000000" w:rsidR="00000000" w:rsidRPr="00000000">
              <w:rPr>
                <w:rtl w:val="0"/>
              </w:rPr>
              <w:t xml:space="preserve">Unfiltered and un-sanitized Traveler Information Message received by the Ego Vehicle (EV) OBU from a Remote Vehicles (RV)</w:t>
            </w:r>
          </w:p>
        </w:tc>
        <w:tc>
          <w:tcPr/>
          <w:p w:rsidR="00000000" w:rsidDel="00000000" w:rsidP="00000000" w:rsidRDefault="00000000" w:rsidRPr="00000000" w14:paraId="0000010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J2735 TravelerInformation</w:t>
            </w:r>
          </w:p>
        </w:tc>
        <w:tc>
          <w:tcPr/>
          <w:p w:rsidR="00000000" w:rsidDel="00000000" w:rsidP="00000000" w:rsidRDefault="00000000" w:rsidRPr="00000000" w14:paraId="0000010B">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topic.OdeTimBroadcastPojo</w:t>
            </w:r>
          </w:p>
        </w:tc>
        <w:tc>
          <w:tcPr/>
          <w:p w:rsidR="00000000" w:rsidDel="00000000" w:rsidP="00000000" w:rsidRDefault="00000000" w:rsidRPr="00000000" w14:paraId="0000010D">
            <w:pPr>
              <w:keepNext w:val="1"/>
              <w:rPr/>
            </w:pPr>
            <w:r w:rsidDel="00000000" w:rsidR="00000000" w:rsidRPr="00000000">
              <w:rPr>
                <w:rtl w:val="0"/>
              </w:rPr>
              <w:t xml:space="preserve">Traveler Information Message broadcast by Transportation Management Center (TMC)</w:t>
            </w:r>
          </w:p>
        </w:tc>
        <w:tc>
          <w:tcPr/>
          <w:p w:rsidR="00000000" w:rsidDel="00000000" w:rsidP="00000000" w:rsidRDefault="00000000" w:rsidRPr="00000000" w14:paraId="0000010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us.dot.its.jpo.ode.model.OdeTimData</w:t>
            </w:r>
          </w:p>
        </w:tc>
        <w:tc>
          <w:tcPr/>
          <w:p w:rsidR="00000000" w:rsidDel="00000000" w:rsidP="00000000" w:rsidRDefault="00000000" w:rsidRPr="00000000" w14:paraId="0000010F">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topic.OdeTimBroadcastJson</w:t>
            </w:r>
          </w:p>
        </w:tc>
        <w:tc>
          <w:tcPr/>
          <w:p w:rsidR="00000000" w:rsidDel="00000000" w:rsidP="00000000" w:rsidRDefault="00000000" w:rsidRPr="00000000" w14:paraId="00000111">
            <w:pPr>
              <w:keepNext w:val="1"/>
              <w:rPr/>
            </w:pPr>
            <w:r w:rsidDel="00000000" w:rsidR="00000000" w:rsidRPr="00000000">
              <w:rPr>
                <w:rtl w:val="0"/>
              </w:rPr>
              <w:t xml:space="preserve">Traveler Information Message broadcast request received from Transportation Management Center (TMC)</w:t>
            </w:r>
          </w:p>
        </w:tc>
        <w:tc>
          <w:tcPr/>
          <w:p w:rsidR="00000000" w:rsidDel="00000000" w:rsidP="00000000" w:rsidRDefault="00000000" w:rsidRPr="00000000" w14:paraId="0000011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us.dot.its.jpo.ode.model.OdeTimData</w:t>
            </w:r>
          </w:p>
        </w:tc>
        <w:tc>
          <w:tcPr/>
          <w:p w:rsidR="00000000" w:rsidDel="00000000" w:rsidP="00000000" w:rsidRDefault="00000000" w:rsidRPr="00000000" w14:paraId="00000113">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topic.J2735TimBroadcastJson</w:t>
            </w:r>
          </w:p>
        </w:tc>
        <w:tc>
          <w:tcPr/>
          <w:p w:rsidR="00000000" w:rsidDel="00000000" w:rsidP="00000000" w:rsidRDefault="00000000" w:rsidRPr="00000000" w14:paraId="00000115">
            <w:pPr>
              <w:keepNext w:val="1"/>
              <w:rPr/>
            </w:pPr>
            <w:r w:rsidDel="00000000" w:rsidR="00000000" w:rsidRPr="00000000">
              <w:rPr>
                <w:rtl w:val="0"/>
              </w:rPr>
              <w:t xml:space="preserve">Traveler Information Message broadcast by the ODE according to the TIM broadcast request received from Transportation Management Center (TMC)</w:t>
            </w:r>
          </w:p>
        </w:tc>
        <w:tc>
          <w:tcPr/>
          <w:p w:rsidR="00000000" w:rsidDel="00000000" w:rsidP="00000000" w:rsidRDefault="00000000" w:rsidRPr="00000000" w14:paraId="0000011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J2735 TravelerInformation</w:t>
            </w:r>
          </w:p>
        </w:tc>
        <w:tc>
          <w:tcPr/>
          <w:p w:rsidR="00000000" w:rsidDel="00000000" w:rsidP="00000000" w:rsidRDefault="00000000" w:rsidRPr="00000000" w14:paraId="00000117">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topic.OdeDriverAlertJson</w:t>
            </w:r>
          </w:p>
        </w:tc>
        <w:tc>
          <w:tcPr/>
          <w:p w:rsidR="00000000" w:rsidDel="00000000" w:rsidP="00000000" w:rsidRDefault="00000000" w:rsidRPr="00000000" w14:paraId="00000119">
            <w:pPr>
              <w:keepNext w:val="1"/>
              <w:rPr/>
            </w:pPr>
            <w:r w:rsidDel="00000000" w:rsidR="00000000" w:rsidRPr="00000000">
              <w:rPr>
                <w:rtl w:val="0"/>
              </w:rPr>
              <w:t xml:space="preserve">Driver Alert messages received by the EV OBU</w:t>
            </w:r>
          </w:p>
        </w:tc>
        <w:tc>
          <w:tcPr/>
          <w:p w:rsidR="00000000" w:rsidDel="00000000" w:rsidP="00000000" w:rsidRDefault="00000000" w:rsidRPr="00000000" w14:paraId="0000011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us.dot.its.jpo.ode.model.OdeDriverAlertData</w:t>
            </w:r>
          </w:p>
        </w:tc>
        <w:tc>
          <w:tcPr/>
          <w:p w:rsidR="00000000" w:rsidDel="00000000" w:rsidP="00000000" w:rsidRDefault="00000000" w:rsidRPr="00000000" w14:paraId="0000011B">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topic.OdeSpatTxPojo</w:t>
            </w:r>
          </w:p>
        </w:tc>
        <w:tc>
          <w:tcPr/>
          <w:p w:rsidR="00000000" w:rsidDel="00000000" w:rsidP="00000000" w:rsidRDefault="00000000" w:rsidRPr="00000000" w14:paraId="0000011D">
            <w:pPr>
              <w:keepNext w:val="1"/>
              <w:rPr/>
            </w:pPr>
            <w:r w:rsidDel="00000000" w:rsidR="00000000" w:rsidRPr="00000000">
              <w:rPr>
                <w:rtl w:val="0"/>
              </w:rPr>
              <w:t xml:space="preserve">Unfiltered and un-sanitized transmitted Signal Phase and Timing messages in POJO format. </w:t>
            </w:r>
          </w:p>
        </w:tc>
        <w:tc>
          <w:tcPr/>
          <w:p w:rsidR="00000000" w:rsidDel="00000000" w:rsidP="00000000" w:rsidRDefault="00000000" w:rsidRPr="00000000" w14:paraId="0000011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1F">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topic.OdeSpatRxPojo</w:t>
            </w:r>
          </w:p>
        </w:tc>
        <w:tc>
          <w:tcPr/>
          <w:p w:rsidR="00000000" w:rsidDel="00000000" w:rsidP="00000000" w:rsidRDefault="00000000" w:rsidRPr="00000000" w14:paraId="00000121">
            <w:pPr>
              <w:keepNext w:val="1"/>
              <w:rPr/>
            </w:pPr>
            <w:r w:rsidDel="00000000" w:rsidR="00000000" w:rsidRPr="00000000">
              <w:rPr>
                <w:rtl w:val="0"/>
              </w:rPr>
              <w:t xml:space="preserve">Unfiltered and un-sanitized received Signal Phase and Timing messages in POJO format. </w:t>
            </w:r>
          </w:p>
        </w:tc>
        <w:tc>
          <w:tcPr/>
          <w:p w:rsidR="00000000" w:rsidDel="00000000" w:rsidP="00000000" w:rsidRDefault="00000000" w:rsidRPr="00000000" w14:paraId="0000012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23">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topic.OdeSpatPojo</w:t>
            </w:r>
          </w:p>
        </w:tc>
        <w:tc>
          <w:tcPr/>
          <w:p w:rsidR="00000000" w:rsidDel="00000000" w:rsidP="00000000" w:rsidRDefault="00000000" w:rsidRPr="00000000" w14:paraId="00000125">
            <w:pPr>
              <w:keepNext w:val="1"/>
              <w:rPr/>
            </w:pPr>
            <w:r w:rsidDel="00000000" w:rsidR="00000000" w:rsidRPr="00000000">
              <w:rPr>
                <w:rtl w:val="0"/>
              </w:rPr>
              <w:t xml:space="preserve">All unfiltered and un-sanitized Signal Phase and Timing messages in POJO format. </w:t>
            </w:r>
          </w:p>
        </w:tc>
        <w:tc>
          <w:tcPr/>
          <w:p w:rsidR="00000000" w:rsidDel="00000000" w:rsidP="00000000" w:rsidRDefault="00000000" w:rsidRPr="00000000" w14:paraId="0000012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27">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topic.OdeSpatJson</w:t>
            </w:r>
          </w:p>
        </w:tc>
        <w:tc>
          <w:tcPr/>
          <w:p w:rsidR="00000000" w:rsidDel="00000000" w:rsidP="00000000" w:rsidRDefault="00000000" w:rsidRPr="00000000" w14:paraId="00000129">
            <w:pPr>
              <w:keepNext w:val="1"/>
              <w:rPr/>
            </w:pPr>
            <w:r w:rsidDel="00000000" w:rsidR="00000000" w:rsidRPr="00000000">
              <w:rPr>
                <w:rtl w:val="0"/>
              </w:rPr>
              <w:t xml:space="preserve">All Signal Phase and Timing messages processed by ODE (unfiltered and un-sanitized)</w:t>
            </w:r>
          </w:p>
        </w:tc>
        <w:tc>
          <w:tcPr/>
          <w:p w:rsidR="00000000" w:rsidDel="00000000" w:rsidP="00000000" w:rsidRDefault="00000000" w:rsidRPr="00000000" w14:paraId="0000012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2B">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topic.OdeSpatRxJson</w:t>
            </w:r>
          </w:p>
        </w:tc>
        <w:tc>
          <w:tcPr/>
          <w:p w:rsidR="00000000" w:rsidDel="00000000" w:rsidP="00000000" w:rsidRDefault="00000000" w:rsidRPr="00000000" w14:paraId="0000012D">
            <w:pPr>
              <w:keepNext w:val="1"/>
              <w:rPr/>
            </w:pPr>
            <w:r w:rsidDel="00000000" w:rsidR="00000000" w:rsidRPr="00000000">
              <w:rPr>
                <w:rtl w:val="0"/>
              </w:rPr>
              <w:t xml:space="preserve">RSU received Signal Phase and Timing messages processed by ODE (unfiltered and un-sanitized)</w:t>
            </w:r>
          </w:p>
        </w:tc>
        <w:tc>
          <w:tcPr/>
          <w:p w:rsidR="00000000" w:rsidDel="00000000" w:rsidP="00000000" w:rsidRDefault="00000000" w:rsidRPr="00000000" w14:paraId="0000012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2F">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topic.FilteredOdeSpatJson</w:t>
            </w:r>
          </w:p>
        </w:tc>
        <w:tc>
          <w:tcPr/>
          <w:p w:rsidR="00000000" w:rsidDel="00000000" w:rsidP="00000000" w:rsidRDefault="00000000" w:rsidRPr="00000000" w14:paraId="00000131">
            <w:pPr>
              <w:keepNext w:val="1"/>
              <w:rPr/>
            </w:pPr>
            <w:r w:rsidDel="00000000" w:rsidR="00000000" w:rsidRPr="00000000">
              <w:rPr>
                <w:rtl w:val="0"/>
              </w:rPr>
              <w:t xml:space="preserve">Filtered based on a configured Geo-fence Signal Phase and Timing Message</w:t>
            </w:r>
          </w:p>
        </w:tc>
        <w:tc>
          <w:tcPr/>
          <w:p w:rsidR="00000000" w:rsidDel="00000000" w:rsidP="00000000" w:rsidRDefault="00000000" w:rsidRPr="00000000" w14:paraId="0000013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us.dot.its.jpo.ode.model.OdeSpatData</w:t>
            </w:r>
          </w:p>
        </w:tc>
        <w:tc>
          <w:tcPr/>
          <w:p w:rsidR="00000000" w:rsidDel="00000000" w:rsidP="00000000" w:rsidRDefault="00000000" w:rsidRPr="00000000" w14:paraId="00000133">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topic.OdeMapTxPojo</w:t>
            </w:r>
          </w:p>
        </w:tc>
        <w:tc>
          <w:tcPr/>
          <w:p w:rsidR="00000000" w:rsidDel="00000000" w:rsidP="00000000" w:rsidRDefault="00000000" w:rsidRPr="00000000" w14:paraId="00000135">
            <w:pPr>
              <w:keepNext w:val="1"/>
              <w:rPr/>
            </w:pPr>
            <w:r w:rsidDel="00000000" w:rsidR="00000000" w:rsidRPr="00000000">
              <w:rPr>
                <w:rtl w:val="0"/>
              </w:rPr>
              <w:t xml:space="preserve">Unfiltered and un-sanitized transmitted Map messages in POJO format. </w:t>
            </w:r>
          </w:p>
        </w:tc>
        <w:tc>
          <w:tcPr/>
          <w:p w:rsidR="00000000" w:rsidDel="00000000" w:rsidP="00000000" w:rsidRDefault="00000000" w:rsidRPr="00000000" w14:paraId="0000013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us.dot.its.jpo.ode.model.OdeMapData</w:t>
            </w:r>
          </w:p>
        </w:tc>
        <w:tc>
          <w:tcPr/>
          <w:p w:rsidR="00000000" w:rsidDel="00000000" w:rsidP="00000000" w:rsidRDefault="00000000" w:rsidRPr="00000000" w14:paraId="00000137">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topic.OdeMapJson</w:t>
            </w:r>
          </w:p>
        </w:tc>
        <w:tc>
          <w:tcPr/>
          <w:p w:rsidR="00000000" w:rsidDel="00000000" w:rsidP="00000000" w:rsidRDefault="00000000" w:rsidRPr="00000000" w14:paraId="00000139">
            <w:pPr>
              <w:keepNext w:val="1"/>
              <w:rPr/>
            </w:pPr>
            <w:r w:rsidDel="00000000" w:rsidR="00000000" w:rsidRPr="00000000">
              <w:rPr>
                <w:rtl w:val="0"/>
              </w:rPr>
              <w:t xml:space="preserve">Unfiltered and un-sanitized transmitted Map messages in JSON format. </w:t>
            </w:r>
          </w:p>
        </w:tc>
        <w:tc>
          <w:tcPr/>
          <w:p w:rsidR="00000000" w:rsidDel="00000000" w:rsidP="00000000" w:rsidRDefault="00000000" w:rsidRPr="00000000" w14:paraId="0000013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us.dot.its.jpo.ode.model.OdeMapData</w:t>
            </w:r>
          </w:p>
        </w:tc>
        <w:tc>
          <w:tcPr/>
          <w:p w:rsidR="00000000" w:rsidDel="00000000" w:rsidP="00000000" w:rsidRDefault="00000000" w:rsidRPr="00000000" w14:paraId="0000013B">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topic.OdeSrmTxPojo</w:t>
            </w:r>
          </w:p>
        </w:tc>
        <w:tc>
          <w:tcPr/>
          <w:p w:rsidR="00000000" w:rsidDel="00000000" w:rsidP="00000000" w:rsidRDefault="00000000" w:rsidRPr="00000000" w14:paraId="0000013D">
            <w:pPr>
              <w:keepNext w:val="1"/>
              <w:rPr/>
            </w:pPr>
            <w:r w:rsidDel="00000000" w:rsidR="00000000" w:rsidRPr="00000000">
              <w:rPr>
                <w:rtl w:val="0"/>
              </w:rPr>
              <w:t xml:space="preserve">Unfiltered and un-sanitized transmitted Signal Request messages in JSON format. </w:t>
            </w:r>
          </w:p>
        </w:tc>
        <w:tc>
          <w:tcPr/>
          <w:p w:rsidR="00000000" w:rsidDel="00000000" w:rsidP="00000000" w:rsidRDefault="00000000" w:rsidRPr="00000000" w14:paraId="0000013E">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us.dot.its.jpo.ode.model.OdeSrmData</w:t>
            </w:r>
          </w:p>
        </w:tc>
        <w:tc>
          <w:tcPr/>
          <w:p w:rsidR="00000000" w:rsidDel="00000000" w:rsidP="00000000" w:rsidRDefault="00000000" w:rsidRPr="00000000" w14:paraId="0000013F">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topic.OdeSrmJson</w:t>
            </w:r>
          </w:p>
        </w:tc>
        <w:tc>
          <w:tcPr/>
          <w:p w:rsidR="00000000" w:rsidDel="00000000" w:rsidP="00000000" w:rsidRDefault="00000000" w:rsidRPr="00000000" w14:paraId="00000141">
            <w:pPr>
              <w:keepNext w:val="1"/>
              <w:rPr/>
            </w:pPr>
            <w:r w:rsidDel="00000000" w:rsidR="00000000" w:rsidRPr="00000000">
              <w:rPr>
                <w:rtl w:val="0"/>
              </w:rPr>
              <w:t xml:space="preserve">Unfiltered and un-sanitized transmitted Signal Request messages in JSON format. </w:t>
            </w:r>
          </w:p>
        </w:tc>
        <w:tc>
          <w:tcPr/>
          <w:p w:rsidR="00000000" w:rsidDel="00000000" w:rsidP="00000000" w:rsidRDefault="00000000" w:rsidRPr="00000000" w14:paraId="00000142">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us.dot.its.jpo.ode.model.OdeSrmData</w:t>
            </w:r>
          </w:p>
        </w:tc>
        <w:tc>
          <w:tcPr/>
          <w:p w:rsidR="00000000" w:rsidDel="00000000" w:rsidP="00000000" w:rsidRDefault="00000000" w:rsidRPr="00000000" w14:paraId="00000143">
            <w:pPr>
              <w:keepNext w:val="1"/>
              <w:rPr/>
            </w:pPr>
            <w:r w:rsidDel="00000000" w:rsidR="00000000" w:rsidRPr="00000000">
              <w:rPr>
                <w:rtl w:val="0"/>
              </w:rPr>
              <w:t xml:space="preserve">JSON</w:t>
            </w:r>
          </w:p>
        </w:tc>
      </w:tr>
      <w:tr>
        <w:trPr>
          <w:cantSplit w:val="0"/>
          <w:tblHeader w:val="0"/>
        </w:trPr>
        <w:tc>
          <w:tcPr/>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topic.OdeSsmTxPojo</w:t>
            </w:r>
          </w:p>
        </w:tc>
        <w:tc>
          <w:tcPr/>
          <w:p w:rsidR="00000000" w:rsidDel="00000000" w:rsidP="00000000" w:rsidRDefault="00000000" w:rsidRPr="00000000" w14:paraId="00000145">
            <w:pPr>
              <w:keepNext w:val="1"/>
              <w:rPr/>
            </w:pPr>
            <w:r w:rsidDel="00000000" w:rsidR="00000000" w:rsidRPr="00000000">
              <w:rPr>
                <w:rtl w:val="0"/>
              </w:rPr>
              <w:t xml:space="preserve">Unfiltered and un-sanitized transmitted Signal Status messages in JSON format. </w:t>
            </w:r>
          </w:p>
        </w:tc>
        <w:tc>
          <w:tcPr/>
          <w:p w:rsidR="00000000" w:rsidDel="00000000" w:rsidP="00000000" w:rsidRDefault="00000000" w:rsidRPr="00000000" w14:paraId="00000146">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us.dot.its.jpo.ode.model.OdeSsmData</w:t>
            </w:r>
          </w:p>
        </w:tc>
        <w:tc>
          <w:tcPr/>
          <w:p w:rsidR="00000000" w:rsidDel="00000000" w:rsidP="00000000" w:rsidRDefault="00000000" w:rsidRPr="00000000" w14:paraId="00000147">
            <w:pPr>
              <w:keepNext w:val="1"/>
              <w:rPr/>
            </w:pPr>
            <w:r w:rsidDel="00000000" w:rsidR="00000000" w:rsidRPr="00000000">
              <w:rPr>
                <w:rtl w:val="0"/>
              </w:rPr>
              <w:t xml:space="preserve">POJO</w:t>
            </w:r>
          </w:p>
        </w:tc>
      </w:tr>
      <w:tr>
        <w:trPr>
          <w:cantSplit w:val="0"/>
          <w:tblHeader w:val="0"/>
        </w:trPr>
        <w:tc>
          <w:tcPr/>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topic.OdeSsmJson</w:t>
            </w:r>
          </w:p>
        </w:tc>
        <w:tc>
          <w:tcPr/>
          <w:p w:rsidR="00000000" w:rsidDel="00000000" w:rsidP="00000000" w:rsidRDefault="00000000" w:rsidRPr="00000000" w14:paraId="00000149">
            <w:pPr>
              <w:keepNext w:val="1"/>
              <w:rPr/>
            </w:pPr>
            <w:r w:rsidDel="00000000" w:rsidR="00000000" w:rsidRPr="00000000">
              <w:rPr>
                <w:rtl w:val="0"/>
              </w:rPr>
              <w:t xml:space="preserve">Unfiltered and un-sanitized transmitted Signal Status messages in JSON format. </w:t>
            </w:r>
          </w:p>
        </w:tc>
        <w:tc>
          <w:tcPr/>
          <w:p w:rsidR="00000000" w:rsidDel="00000000" w:rsidP="00000000" w:rsidRDefault="00000000" w:rsidRPr="00000000" w14:paraId="0000014A">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us.dot.its.jpo.ode.model.OdeSsmData</w:t>
            </w:r>
          </w:p>
        </w:tc>
        <w:tc>
          <w:tcPr/>
          <w:p w:rsidR="00000000" w:rsidDel="00000000" w:rsidP="00000000" w:rsidRDefault="00000000" w:rsidRPr="00000000" w14:paraId="0000014B">
            <w:pPr>
              <w:keepNext w:val="1"/>
              <w:rPr/>
            </w:pPr>
            <w:r w:rsidDel="00000000" w:rsidR="00000000" w:rsidRPr="00000000">
              <w:rPr>
                <w:rtl w:val="0"/>
              </w:rPr>
              <w:t xml:space="preserve">JSON</w:t>
            </w:r>
          </w:p>
        </w:tc>
      </w:tr>
    </w:tb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1 - ODE Published Topics</w:t>
      </w:r>
    </w:p>
    <w:p w:rsidR="00000000" w:rsidDel="00000000" w:rsidP="00000000" w:rsidRDefault="00000000" w:rsidRPr="00000000" w14:paraId="0000014D">
      <w:pPr>
        <w:pStyle w:val="Heading1"/>
        <w:numPr>
          <w:ilvl w:val="0"/>
          <w:numId w:val="12"/>
        </w:numPr>
        <w:ind w:left="432" w:hanging="432"/>
        <w:rPr/>
      </w:pPr>
      <w:bookmarkStart w:colFirst="0" w:colLast="0" w:name="_heading=h.3znysh7" w:id="3"/>
      <w:bookmarkEnd w:id="3"/>
      <w:r w:rsidDel="00000000" w:rsidR="00000000" w:rsidRPr="00000000">
        <w:rPr>
          <w:rtl w:val="0"/>
        </w:rPr>
        <w:t xml:space="preserve">Common Data Schemas</w:t>
      </w:r>
    </w:p>
    <w:p w:rsidR="00000000" w:rsidDel="00000000" w:rsidP="00000000" w:rsidRDefault="00000000" w:rsidRPr="00000000" w14:paraId="0000014E">
      <w:pPr>
        <w:rPr/>
      </w:pPr>
      <w:r w:rsidDel="00000000" w:rsidR="00000000" w:rsidRPr="00000000">
        <w:rPr>
          <w:rtl w:val="0"/>
        </w:rPr>
        <w:t xml:space="preserve">ODE output data is provided from the following sources:</w:t>
      </w:r>
    </w:p>
    <w:p w:rsidR="00000000" w:rsidDel="00000000" w:rsidP="00000000" w:rsidRDefault="00000000" w:rsidRPr="00000000" w14:paraId="0000014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OBU Log files uploaded to ODE. These log files may contain one or more of the following data types:</w:t>
      </w:r>
    </w:p>
    <w:p w:rsidR="00000000" w:rsidDel="00000000" w:rsidP="00000000" w:rsidRDefault="00000000" w:rsidRPr="00000000" w14:paraId="0000015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 (SAE International, 2016) Basic Safety Message (BSM)</w:t>
      </w:r>
    </w:p>
    <w:p w:rsidR="00000000" w:rsidDel="00000000" w:rsidP="00000000" w:rsidRDefault="00000000" w:rsidRPr="00000000" w14:paraId="0000015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 (SAE International, 2016) Traveler Information Message (TIM)</w:t>
      </w:r>
    </w:p>
    <w:p w:rsidR="00000000" w:rsidDel="00000000" w:rsidP="00000000" w:rsidRDefault="00000000" w:rsidRPr="00000000" w14:paraId="0000015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alert message</w:t>
      </w:r>
    </w:p>
    <w:p w:rsidR="00000000" w:rsidDel="00000000" w:rsidP="00000000" w:rsidRDefault="00000000" w:rsidRPr="00000000" w14:paraId="0000015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 deposit request from Transportation Management Center (TMC)</w:t>
      </w:r>
    </w:p>
    <w:p w:rsidR="00000000" w:rsidDel="00000000" w:rsidP="00000000" w:rsidRDefault="00000000" w:rsidRPr="00000000" w14:paraId="00000154">
      <w:pPr>
        <w:pStyle w:val="Heading2"/>
        <w:numPr>
          <w:ilvl w:val="1"/>
          <w:numId w:val="12"/>
        </w:numPr>
        <w:ind w:left="576" w:hanging="576"/>
        <w:rPr/>
      </w:pPr>
      <w:bookmarkStart w:colFirst="0" w:colLast="0" w:name="_heading=h.2et92p0" w:id="4"/>
      <w:bookmarkEnd w:id="4"/>
      <w:r w:rsidDel="00000000" w:rsidR="00000000" w:rsidRPr="00000000">
        <w:rPr>
          <w:rtl w:val="0"/>
        </w:rPr>
        <w:t xml:space="preserve">ODE Data</w:t>
      </w:r>
    </w:p>
    <w:p w:rsidR="00000000" w:rsidDel="00000000" w:rsidP="00000000" w:rsidRDefault="00000000" w:rsidRPr="00000000" w14:paraId="00000155">
      <w:pPr>
        <w:rPr/>
      </w:pPr>
      <w:r w:rsidDel="00000000" w:rsidR="00000000" w:rsidRPr="00000000">
        <w:rPr>
          <w:rtl w:val="0"/>
        </w:rPr>
        <w:t xml:space="preserve">The top-level structure of ODE Data Message is defined in the Table 2 below:</w:t>
      </w:r>
    </w:p>
    <w:tbl>
      <w:tblPr>
        <w:tblStyle w:val="Table3"/>
        <w:tblW w:w="9360.0" w:type="dxa"/>
        <w:jc w:val="left"/>
        <w:tblInd w:w="-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16"/>
        <w:gridCol w:w="4144"/>
        <w:gridCol w:w="3600"/>
        <w:tblGridChange w:id="0">
          <w:tblGrid>
            <w:gridCol w:w="1616"/>
            <w:gridCol w:w="4144"/>
            <w:gridCol w:w="3600"/>
          </w:tblGrid>
        </w:tblGridChange>
      </w:tblGrid>
      <w:tr>
        <w:trPr>
          <w:cantSplit w:val="0"/>
          <w:tblHeader w:val="0"/>
        </w:trPr>
        <w:tc>
          <w:tcPr/>
          <w:p w:rsidR="00000000" w:rsidDel="00000000" w:rsidP="00000000" w:rsidRDefault="00000000" w:rsidRPr="00000000" w14:paraId="00000156">
            <w:pPr>
              <w:rPr>
                <w:b w:val="1"/>
              </w:rPr>
            </w:pPr>
            <w:r w:rsidDel="00000000" w:rsidR="00000000" w:rsidRPr="00000000">
              <w:rPr>
                <w:b w:val="1"/>
                <w:rtl w:val="0"/>
              </w:rPr>
              <w:t xml:space="preserve">Name</w:t>
            </w:r>
          </w:p>
        </w:tc>
        <w:tc>
          <w:tcPr/>
          <w:p w:rsidR="00000000" w:rsidDel="00000000" w:rsidP="00000000" w:rsidRDefault="00000000" w:rsidRPr="00000000" w14:paraId="00000157">
            <w:pPr>
              <w:rPr>
                <w:b w:val="1"/>
              </w:rPr>
            </w:pPr>
            <w:r w:rsidDel="00000000" w:rsidR="00000000" w:rsidRPr="00000000">
              <w:rPr>
                <w:b w:val="1"/>
                <w:rtl w:val="0"/>
              </w:rPr>
              <w:t xml:space="preserve">Type</w:t>
            </w:r>
          </w:p>
        </w:tc>
        <w:tc>
          <w:tcPr/>
          <w:p w:rsidR="00000000" w:rsidDel="00000000" w:rsidP="00000000" w:rsidRDefault="00000000" w:rsidRPr="00000000" w14:paraId="0000015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59">
            <w:pPr>
              <w:rPr/>
            </w:pPr>
            <w:r w:rsidDel="00000000" w:rsidR="00000000" w:rsidRPr="00000000">
              <w:rPr>
                <w:rFonts w:ascii="Courier New" w:cs="Courier New" w:eastAsia="Courier New" w:hAnsi="Courier New"/>
                <w:rtl w:val="0"/>
              </w:rPr>
              <w:t xml:space="preserve">metadata</w:t>
            </w:r>
            <w:r w:rsidDel="00000000" w:rsidR="00000000" w:rsidRPr="00000000">
              <w:rPr>
                <w:rtl w:val="0"/>
              </w:rPr>
            </w:r>
          </w:p>
        </w:tc>
        <w:tc>
          <w:tcPr/>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One of </w:t>
            </w:r>
            <w:hyperlink w:anchor="_heading=h.3dy6vkm">
              <w:r w:rsidDel="00000000" w:rsidR="00000000" w:rsidRPr="00000000">
                <w:rPr>
                  <w:rFonts w:ascii="Courier New" w:cs="Courier New" w:eastAsia="Courier New" w:hAnsi="Courier New"/>
                  <w:color w:val="0563c1"/>
                  <w:u w:val="single"/>
                  <w:rtl w:val="0"/>
                </w:rPr>
                <w:t xml:space="preserve">OdeMsgMetadata</w:t>
              </w:r>
            </w:hyperlink>
            <w:r w:rsidDel="00000000" w:rsidR="00000000" w:rsidRPr="00000000">
              <w:rPr>
                <w:rFonts w:ascii="Courier New" w:cs="Courier New" w:eastAsia="Courier New" w:hAnsi="Courier New"/>
                <w:rtl w:val="0"/>
              </w:rPr>
              <w:t xml:space="preserve"> types</w:t>
            </w:r>
          </w:p>
        </w:tc>
        <w:tc>
          <w:tcPr/>
          <w:p w:rsidR="00000000" w:rsidDel="00000000" w:rsidP="00000000" w:rsidRDefault="00000000" w:rsidRPr="00000000" w14:paraId="0000015B">
            <w:pPr>
              <w:rPr/>
            </w:pPr>
            <w:r w:rsidDel="00000000" w:rsidR="00000000" w:rsidRPr="00000000">
              <w:rPr>
                <w:rtl w:val="0"/>
              </w:rPr>
              <w:t xml:space="preserve">See section 3.2</w:t>
            </w:r>
          </w:p>
        </w:tc>
      </w:tr>
      <w:tr>
        <w:trPr>
          <w:cantSplit w:val="0"/>
          <w:tblHeader w:val="0"/>
        </w:trPr>
        <w:tc>
          <w:tcPr/>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payload</w:t>
            </w:r>
          </w:p>
        </w:tc>
        <w:tc>
          <w:tcPr/>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One of </w:t>
            </w:r>
            <w:hyperlink w:anchor="_heading=h.26in1rg">
              <w:r w:rsidDel="00000000" w:rsidR="00000000" w:rsidRPr="00000000">
                <w:rPr>
                  <w:rFonts w:ascii="Courier New" w:cs="Courier New" w:eastAsia="Courier New" w:hAnsi="Courier New"/>
                  <w:color w:val="0563c1"/>
                  <w:u w:val="single"/>
                  <w:rtl w:val="0"/>
                </w:rPr>
                <w:t xml:space="preserve">OdeMsgPayload</w:t>
              </w:r>
            </w:hyperlink>
            <w:r w:rsidDel="00000000" w:rsidR="00000000" w:rsidRPr="00000000">
              <w:rPr>
                <w:rFonts w:ascii="Courier New" w:cs="Courier New" w:eastAsia="Courier New" w:hAnsi="Courier New"/>
                <w:rtl w:val="0"/>
              </w:rPr>
              <w:t xml:space="preserve"> types. </w:t>
            </w:r>
          </w:p>
        </w:tc>
        <w:tc>
          <w:tcPr/>
          <w:p w:rsidR="00000000" w:rsidDel="00000000" w:rsidP="00000000" w:rsidRDefault="00000000" w:rsidRPr="00000000" w14:paraId="0000015E">
            <w:pPr>
              <w:rPr/>
            </w:pPr>
            <w:r w:rsidDel="00000000" w:rsidR="00000000" w:rsidRPr="00000000">
              <w:rPr>
                <w:rFonts w:ascii="Courier New" w:cs="Courier New" w:eastAsia="Courier New" w:hAnsi="Courier New"/>
                <w:rtl w:val="0"/>
              </w:rPr>
              <w:t xml:space="preserve">See section 3.6 and its subsections</w:t>
            </w:r>
            <w:r w:rsidDel="00000000" w:rsidR="00000000" w:rsidRPr="00000000">
              <w:rPr>
                <w:rtl w:val="0"/>
              </w:rPr>
            </w:r>
          </w:p>
        </w:tc>
      </w:tr>
    </w:tb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 – OdeData</w:t>
      </w:r>
    </w:p>
    <w:p w:rsidR="00000000" w:rsidDel="00000000" w:rsidP="00000000" w:rsidRDefault="00000000" w:rsidRPr="00000000" w14:paraId="00000160">
      <w:pPr>
        <w:pStyle w:val="Heading2"/>
        <w:numPr>
          <w:ilvl w:val="1"/>
          <w:numId w:val="12"/>
        </w:numPr>
        <w:ind w:left="576" w:hanging="576"/>
        <w:rPr/>
      </w:pPr>
      <w:bookmarkStart w:colFirst="0" w:colLast="0" w:name="_heading=h.3dy6vkm" w:id="6"/>
      <w:bookmarkEnd w:id="6"/>
      <w:r w:rsidDel="00000000" w:rsidR="00000000" w:rsidRPr="00000000">
        <w:rPr>
          <w:rtl w:val="0"/>
        </w:rPr>
        <w:t xml:space="preserve">ODE Message Metadata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0"/>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0"/>
          <w:i w:val="0"/>
          <w:smallCaps w:val="0"/>
          <w:strike w:val="0"/>
          <w:color w:val="323e4f"/>
          <w:sz w:val="22"/>
          <w:szCs w:val="22"/>
          <w:u w:val="none"/>
          <w:shd w:fill="auto" w:val="clear"/>
          <w:vertAlign w:val="baseline"/>
          <w:rtl w:val="0"/>
        </w:rPr>
        <w:t xml:space="preserve">The structure of OdeMsgMetadata is defined in </w:t>
      </w: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w:t>
      </w:r>
      <w:r w:rsidDel="00000000" w:rsidR="00000000" w:rsidRPr="00000000">
        <w:rPr>
          <w:rFonts w:ascii="Calibri" w:cs="Calibri" w:eastAsia="Calibri" w:hAnsi="Calibri"/>
          <w:b w:val="0"/>
          <w:i w:val="0"/>
          <w:smallCaps w:val="0"/>
          <w:strike w:val="0"/>
          <w:color w:val="323e4f"/>
          <w:sz w:val="22"/>
          <w:szCs w:val="22"/>
          <w:u w:val="none"/>
          <w:shd w:fill="auto" w:val="clear"/>
          <w:vertAlign w:val="baseline"/>
          <w:rtl w:val="0"/>
        </w:rPr>
        <w:t xml:space="preserve">. </w:t>
      </w:r>
    </w:p>
    <w:tbl>
      <w:tblPr>
        <w:tblStyle w:val="Table4"/>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695"/>
        <w:gridCol w:w="2430"/>
        <w:gridCol w:w="4225"/>
        <w:tblGridChange w:id="0">
          <w:tblGrid>
            <w:gridCol w:w="2695"/>
            <w:gridCol w:w="2430"/>
            <w:gridCol w:w="4225"/>
          </w:tblGrid>
        </w:tblGridChange>
      </w:tblGrid>
      <w:tr>
        <w:trPr>
          <w:cantSplit w:val="0"/>
          <w:tblHeader w:val="0"/>
        </w:trPr>
        <w:tc>
          <w:tcPr/>
          <w:p w:rsidR="00000000" w:rsidDel="00000000" w:rsidP="00000000" w:rsidRDefault="00000000" w:rsidRPr="00000000" w14:paraId="00000162">
            <w:pPr>
              <w:rPr>
                <w:b w:val="1"/>
              </w:rPr>
            </w:pPr>
            <w:r w:rsidDel="00000000" w:rsidR="00000000" w:rsidRPr="00000000">
              <w:rPr>
                <w:b w:val="1"/>
                <w:rtl w:val="0"/>
              </w:rPr>
              <w:t xml:space="preserve">Name</w:t>
            </w:r>
          </w:p>
        </w:tc>
        <w:tc>
          <w:tcPr/>
          <w:p w:rsidR="00000000" w:rsidDel="00000000" w:rsidP="00000000" w:rsidRDefault="00000000" w:rsidRPr="00000000" w14:paraId="00000163">
            <w:pPr>
              <w:rPr>
                <w:b w:val="1"/>
              </w:rPr>
            </w:pPr>
            <w:r w:rsidDel="00000000" w:rsidR="00000000" w:rsidRPr="00000000">
              <w:rPr>
                <w:b w:val="1"/>
                <w:rtl w:val="0"/>
              </w:rPr>
              <w:t xml:space="preserve">Type</w:t>
            </w:r>
          </w:p>
        </w:tc>
        <w:tc>
          <w:tcPr/>
          <w:p w:rsidR="00000000" w:rsidDel="00000000" w:rsidP="00000000" w:rsidRDefault="00000000" w:rsidRPr="00000000" w14:paraId="00000164">
            <w:pPr>
              <w:rPr>
                <w:b w:val="1"/>
              </w:rPr>
            </w:pPr>
            <w:r w:rsidDel="00000000" w:rsidR="00000000" w:rsidRPr="00000000">
              <w:rPr>
                <w:b w:val="1"/>
                <w:rtl w:val="0"/>
              </w:rPr>
              <w:t xml:space="preserve">Description</w:t>
            </w:r>
          </w:p>
          <w:p w:rsidR="00000000" w:rsidDel="00000000" w:rsidP="00000000" w:rsidRDefault="00000000" w:rsidRPr="00000000" w14:paraId="00000165">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bsmSource</w:t>
            </w:r>
            <w:r w:rsidDel="00000000" w:rsidR="00000000" w:rsidRPr="00000000">
              <w:rPr>
                <w:rFonts w:ascii="Courier New" w:cs="Courier New" w:eastAsia="Courier New" w:hAnsi="Courier New"/>
                <w:vertAlign w:val="superscript"/>
              </w:rPr>
              <w:footnoteReference w:customMarkFollows="0" w:id="0"/>
            </w:r>
            <w:r w:rsidDel="00000000" w:rsidR="00000000" w:rsidRPr="00000000">
              <w:rPr>
                <w:rtl w:val="0"/>
              </w:rPr>
            </w:r>
          </w:p>
        </w:tc>
        <w:tc>
          <w:tcPr/>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68">
            <w:pPr>
              <w:keepNext w:val="1"/>
              <w:rPr/>
            </w:pPr>
            <w:r w:rsidDel="00000000" w:rsidR="00000000" w:rsidRPr="00000000">
              <w:rPr>
                <w:rtl w:val="0"/>
              </w:rPr>
              <w:t xml:space="preserve">Present for BSM data only, one of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lightGray"/>
                <w:rtl w:val="0"/>
              </w:rPr>
              <w:t xml:space="preserve">BsmSource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EV</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RV</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unknown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t xml:space="preserve">constants.</w:t>
            </w:r>
          </w:p>
        </w:tc>
      </w:tr>
      <w:tr>
        <w:trPr>
          <w:cantSplit w:val="0"/>
          <w:tblHeader w:val="0"/>
        </w:trPr>
        <w:tc>
          <w:tcPr/>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Encodings</w:t>
            </w:r>
          </w:p>
        </w:tc>
        <w:tc>
          <w:tcPr/>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17dp8vu">
              <w:r w:rsidDel="00000000" w:rsidR="00000000" w:rsidRPr="00000000">
                <w:rPr>
                  <w:rFonts w:ascii="Courier New" w:cs="Courier New" w:eastAsia="Courier New" w:hAnsi="Courier New"/>
                  <w:color w:val="0563c1"/>
                  <w:u w:val="single"/>
                  <w:rtl w:val="0"/>
                </w:rPr>
                <w:t xml:space="preserve">Encoding</w:t>
              </w:r>
            </w:hyperlink>
            <w:r w:rsidDel="00000000" w:rsidR="00000000" w:rsidRPr="00000000">
              <w:rPr>
                <w:rtl w:val="0"/>
              </w:rPr>
            </w:r>
          </w:p>
        </w:tc>
        <w:tc>
          <w:tcPr/>
          <w:p w:rsidR="00000000" w:rsidDel="00000000" w:rsidP="00000000" w:rsidRDefault="00000000" w:rsidRPr="00000000" w14:paraId="0000016B">
            <w:pPr>
              <w:rPr/>
            </w:pPr>
            <w:r w:rsidDel="00000000" w:rsidR="00000000" w:rsidRPr="00000000">
              <w:rPr>
                <w:rtl w:val="0"/>
              </w:rPr>
              <w:t xml:space="preserve">A list of </w:t>
            </w:r>
            <w:hyperlink w:anchor="_heading=h.17dp8vu">
              <w:r w:rsidDel="00000000" w:rsidR="00000000" w:rsidRPr="00000000">
                <w:rPr>
                  <w:color w:val="0563c1"/>
                  <w:u w:val="single"/>
                  <w:rtl w:val="0"/>
                </w:rPr>
                <w:t xml:space="preserve">Asn1Encodings</w:t>
              </w:r>
            </w:hyperlink>
            <w:r w:rsidDel="00000000" w:rsidR="00000000" w:rsidRPr="00000000">
              <w:rPr>
                <w:rtl w:val="0"/>
              </w:rPr>
              <w:t xml:space="preserve">. See section 3.4</w:t>
            </w:r>
          </w:p>
        </w:tc>
      </w:tr>
      <w:tr>
        <w:trPr>
          <w:cantSplit w:val="0"/>
          <w:tblHeader w:val="0"/>
        </w:trPr>
        <w:tc>
          <w:tcPr/>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logFileName</w:t>
            </w:r>
          </w:p>
        </w:tc>
        <w:tc>
          <w:tcPr/>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6E">
            <w:pPr>
              <w:keepNext w:val="1"/>
              <w:rPr/>
            </w:pPr>
            <w:r w:rsidDel="00000000" w:rsidR="00000000" w:rsidRPr="00000000">
              <w:rPr>
                <w:rtl w:val="0"/>
              </w:rPr>
              <w:t xml:space="preserve">Simple name of the log file ingested. This element is defined in OdeLogMetadata</w:t>
            </w:r>
          </w:p>
        </w:tc>
      </w:tr>
      <w:tr>
        <w:trPr>
          <w:cantSplit w:val="0"/>
          <w:tblHeader w:val="0"/>
        </w:trPr>
        <w:tc>
          <w:tcPr/>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odeReceivedAt</w:t>
            </w:r>
            <w:r w:rsidDel="00000000" w:rsidR="00000000" w:rsidRPr="00000000">
              <w:rPr>
                <w:rFonts w:ascii="Courier New" w:cs="Courier New" w:eastAsia="Courier New" w:hAnsi="Courier New"/>
                <w:vertAlign w:val="superscript"/>
              </w:rPr>
              <w:footnoteReference w:customMarkFollows="0" w:id="1"/>
            </w:r>
            <w:r w:rsidDel="00000000" w:rsidR="00000000" w:rsidRPr="00000000">
              <w:rPr>
                <w:rFonts w:ascii="Courier New" w:cs="Courier New" w:eastAsia="Courier New" w:hAnsi="Courier New"/>
                <w:vertAlign w:val="superscript"/>
              </w:rPr>
              <w:footnoteReference w:customMarkFollows="0" w:id="2"/>
            </w:r>
            <w:r w:rsidDel="00000000" w:rsidR="00000000" w:rsidRPr="00000000">
              <w:rPr>
                <w:rtl w:val="0"/>
              </w:rPr>
            </w:r>
          </w:p>
        </w:tc>
        <w:tc>
          <w:tcPr/>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71">
            <w:pPr>
              <w:keepNext w:val="1"/>
              <w:rPr/>
            </w:pPr>
            <w:r w:rsidDel="00000000" w:rsidR="00000000" w:rsidRPr="00000000">
              <w:rPr>
                <w:rtl w:val="0"/>
              </w:rPr>
              <w:t xml:space="preserve">The date and time that the payload paired with this metadata was received by the ODE. </w:t>
            </w:r>
            <w:r w:rsidDel="00000000" w:rsidR="00000000" w:rsidRPr="00000000">
              <w:rPr>
                <w:rFonts w:ascii="Quattrocento Sans" w:cs="Quattrocento Sans" w:eastAsia="Quattrocento Sans" w:hAnsi="Quattrocento Sans"/>
                <w:sz w:val="18"/>
                <w:szCs w:val="18"/>
                <w:rtl w:val="0"/>
              </w:rPr>
              <w:t xml:space="preserve">The ISO date-time format : </w:t>
            </w:r>
            <w:r w:rsidDel="00000000" w:rsidR="00000000" w:rsidRPr="00000000">
              <w:rPr>
                <w:b w:val="1"/>
                <w:rtl w:val="0"/>
              </w:rPr>
              <w:t xml:space="preserve">yyyy-MM-ddThh:mm:ss.sssZ</w:t>
            </w:r>
            <w:r w:rsidDel="00000000" w:rsidR="00000000" w:rsidRPr="00000000">
              <w:rPr>
                <w:rFonts w:ascii="Quattrocento Sans" w:cs="Quattrocento Sans" w:eastAsia="Quattrocento Sans" w:hAnsi="Quattrocento Sans"/>
                <w:sz w:val="18"/>
                <w:szCs w:val="18"/>
                <w:rtl w:val="0"/>
              </w:rPr>
              <w:t xml:space="preserve">, such as </w:t>
            </w:r>
            <w:r w:rsidDel="00000000" w:rsidR="00000000" w:rsidRPr="00000000">
              <w:rPr>
                <w:rFonts w:ascii="Courier New" w:cs="Courier New" w:eastAsia="Courier New" w:hAnsi="Courier New"/>
                <w:sz w:val="20"/>
                <w:szCs w:val="20"/>
                <w:rtl w:val="0"/>
              </w:rPr>
              <w:t xml:space="preserve">2017-10-25T22:38:59.592Z</w:t>
            </w:r>
            <w:r w:rsidDel="00000000" w:rsidR="00000000" w:rsidRPr="00000000">
              <w:rPr>
                <w:rFonts w:ascii="Quattrocento Sans" w:cs="Quattrocento Sans" w:eastAsia="Quattrocento Sans" w:hAnsi="Quattrocento Sans"/>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72">
            <w:pPr>
              <w:rPr/>
            </w:pPr>
            <w:r w:rsidDel="00000000" w:rsidR="00000000" w:rsidRPr="00000000">
              <w:rPr>
                <w:rFonts w:ascii="Courier New" w:cs="Courier New" w:eastAsia="Courier New" w:hAnsi="Courier New"/>
                <w:rtl w:val="0"/>
              </w:rPr>
              <w:t xml:space="preserve">payloadType</w:t>
            </w:r>
            <w:r w:rsidDel="00000000" w:rsidR="00000000" w:rsidRPr="00000000">
              <w:rPr>
                <w:rtl w:val="0"/>
              </w:rPr>
            </w:r>
          </w:p>
        </w:tc>
        <w:tc>
          <w:tcPr/>
          <w:p w:rsidR="00000000" w:rsidDel="00000000" w:rsidP="00000000" w:rsidRDefault="00000000" w:rsidRPr="00000000" w14:paraId="00000173">
            <w:pPr>
              <w:rPr/>
            </w:pPr>
            <w:r w:rsidDel="00000000" w:rsidR="00000000" w:rsidRPr="00000000">
              <w:rPr>
                <w:rFonts w:ascii="Courier New" w:cs="Courier New" w:eastAsia="Courier New" w:hAnsi="Courier New"/>
                <w:rtl w:val="0"/>
              </w:rPr>
              <w:t xml:space="preserve">String</w:t>
              <w:tab/>
            </w:r>
            <w:r w:rsidDel="00000000" w:rsidR="00000000" w:rsidRPr="00000000">
              <w:rPr>
                <w:rtl w:val="0"/>
              </w:rPr>
            </w:r>
          </w:p>
        </w:tc>
        <w:tc>
          <w:tcPr/>
          <w:p w:rsidR="00000000" w:rsidDel="00000000" w:rsidP="00000000" w:rsidRDefault="00000000" w:rsidRPr="00000000" w14:paraId="00000174">
            <w:pPr>
              <w:rPr/>
            </w:pPr>
            <w:r w:rsidDel="00000000" w:rsidR="00000000" w:rsidRPr="00000000">
              <w:rPr>
                <w:rtl w:val="0"/>
              </w:rPr>
              <w:t xml:space="preserve">The Java type of the payload data structure</w:t>
            </w:r>
          </w:p>
        </w:tc>
      </w:tr>
      <w:tr>
        <w:trPr>
          <w:cantSplit w:val="0"/>
          <w:tblHeader w:val="0"/>
        </w:trPr>
        <w:tc>
          <w:tcPr/>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receivedMessageDetails</w:t>
            </w:r>
            <w:r w:rsidDel="00000000" w:rsidR="00000000" w:rsidRPr="00000000">
              <w:rPr>
                <w:rFonts w:ascii="Courier New" w:cs="Courier New" w:eastAsia="Courier New" w:hAnsi="Courier New"/>
                <w:vertAlign w:val="superscript"/>
              </w:rPr>
              <w:footnoteReference w:customMarkFollows="0" w:id="3"/>
            </w:r>
            <w:r w:rsidDel="00000000" w:rsidR="00000000" w:rsidRPr="00000000">
              <w:rPr>
                <w:rtl w:val="0"/>
              </w:rPr>
            </w:r>
          </w:p>
        </w:tc>
        <w:tc>
          <w:tcPr/>
          <w:p w:rsidR="00000000" w:rsidDel="00000000" w:rsidP="00000000" w:rsidRDefault="00000000" w:rsidRPr="00000000" w14:paraId="00000176">
            <w:pPr>
              <w:rPr>
                <w:rFonts w:ascii="Courier New" w:cs="Courier New" w:eastAsia="Courier New" w:hAnsi="Courier New"/>
              </w:rPr>
            </w:pPr>
            <w:hyperlink w:anchor="_heading=h.3rdcrjn">
              <w:r w:rsidDel="00000000" w:rsidR="00000000" w:rsidRPr="00000000">
                <w:rPr>
                  <w:rFonts w:ascii="Courier New" w:cs="Courier New" w:eastAsia="Courier New" w:hAnsi="Courier New"/>
                  <w:color w:val="0563c1"/>
                  <w:u w:val="single"/>
                  <w:rtl w:val="0"/>
                </w:rPr>
                <w:t xml:space="preserve">ReceivedMessageDetails</w:t>
              </w:r>
            </w:hyperlink>
            <w:r w:rsidDel="00000000" w:rsidR="00000000" w:rsidRPr="00000000">
              <w:rPr>
                <w:rtl w:val="0"/>
              </w:rPr>
            </w:r>
          </w:p>
        </w:tc>
        <w:tc>
          <w:tcPr/>
          <w:p w:rsidR="00000000" w:rsidDel="00000000" w:rsidP="00000000" w:rsidRDefault="00000000" w:rsidRPr="00000000" w14:paraId="00000177">
            <w:pPr>
              <w:keepNext w:val="1"/>
              <w:rPr/>
            </w:pPr>
            <w:r w:rsidDel="00000000" w:rsidR="00000000" w:rsidRPr="00000000">
              <w:rPr>
                <w:rtl w:val="0"/>
              </w:rPr>
              <w:t xml:space="preserve">See section 3.5</w:t>
            </w:r>
          </w:p>
        </w:tc>
      </w:tr>
      <w:tr>
        <w:trPr>
          <w:cantSplit w:val="0"/>
          <w:tblHeader w:val="0"/>
        </w:trPr>
        <w:tc>
          <w:tcPr/>
          <w:p w:rsidR="00000000" w:rsidDel="00000000" w:rsidP="00000000" w:rsidRDefault="00000000" w:rsidRPr="00000000" w14:paraId="00000178">
            <w:pPr>
              <w:rPr>
                <w:rFonts w:ascii="Courier New" w:cs="Courier New" w:eastAsia="Courier New" w:hAnsi="Courier New"/>
              </w:rPr>
            </w:pPr>
            <w:bookmarkStart w:colFirst="0" w:colLast="0" w:name="_heading=h.1t3h5sf" w:id="7"/>
            <w:bookmarkEnd w:id="7"/>
            <w:r w:rsidDel="00000000" w:rsidR="00000000" w:rsidRPr="00000000">
              <w:rPr>
                <w:rFonts w:ascii="Courier New" w:cs="Courier New" w:eastAsia="Courier New" w:hAnsi="Courier New"/>
                <w:rtl w:val="0"/>
              </w:rPr>
              <w:t xml:space="preserve">recordGeneratedAt</w:t>
            </w:r>
            <w:r w:rsidDel="00000000" w:rsidR="00000000" w:rsidRPr="00000000">
              <w:rPr>
                <w:rFonts w:ascii="Courier New" w:cs="Courier New" w:eastAsia="Courier New" w:hAnsi="Courier New"/>
                <w:vertAlign w:val="superscript"/>
              </w:rPr>
              <w:footnoteReference w:customMarkFollows="0" w:id="4"/>
            </w:r>
            <w:r w:rsidDel="00000000" w:rsidR="00000000" w:rsidRPr="00000000">
              <w:rPr>
                <w:rtl w:val="0"/>
              </w:rPr>
            </w:r>
          </w:p>
        </w:tc>
        <w:tc>
          <w:tcPr/>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7A">
            <w:pPr>
              <w:keepNext w:val="1"/>
              <w:rPr/>
            </w:pPr>
            <w:r w:rsidDel="00000000" w:rsidR="00000000" w:rsidRPr="00000000">
              <w:rPr>
                <w:rtl w:val="0"/>
              </w:rPr>
              <w:t xml:space="preserve">The date and time that the data was generated at the source defined by </w:t>
            </w:r>
            <w:r w:rsidDel="00000000" w:rsidR="00000000" w:rsidRPr="00000000">
              <w:rPr>
                <w:rFonts w:ascii="Courier New" w:cs="Courier New" w:eastAsia="Courier New" w:hAnsi="Courier New"/>
                <w:rtl w:val="0"/>
              </w:rPr>
              <w:t xml:space="preserve">recordGeneratedBy. </w:t>
            </w:r>
            <w:r w:rsidDel="00000000" w:rsidR="00000000" w:rsidRPr="00000000">
              <w:rPr>
                <w:rFonts w:ascii="Quattrocento Sans" w:cs="Quattrocento Sans" w:eastAsia="Quattrocento Sans" w:hAnsi="Quattrocento Sans"/>
                <w:sz w:val="18"/>
                <w:szCs w:val="18"/>
                <w:rtl w:val="0"/>
              </w:rPr>
              <w:t xml:space="preserve">The ISO date-time format: </w:t>
            </w:r>
            <w:r w:rsidDel="00000000" w:rsidR="00000000" w:rsidRPr="00000000">
              <w:rPr>
                <w:b w:val="1"/>
                <w:rtl w:val="0"/>
              </w:rPr>
              <w:t xml:space="preserve">yyyy-MM-ddThh:mm:ss.sssZ</w:t>
            </w:r>
            <w:r w:rsidDel="00000000" w:rsidR="00000000" w:rsidRPr="00000000">
              <w:rPr>
                <w:rFonts w:ascii="Quattrocento Sans" w:cs="Quattrocento Sans" w:eastAsia="Quattrocento Sans" w:hAnsi="Quattrocento Sans"/>
                <w:sz w:val="18"/>
                <w:szCs w:val="18"/>
                <w:rtl w:val="0"/>
              </w:rPr>
              <w:t xml:space="preserve">, such as </w:t>
            </w:r>
            <w:r w:rsidDel="00000000" w:rsidR="00000000" w:rsidRPr="00000000">
              <w:rPr>
                <w:rFonts w:ascii="Courier New" w:cs="Courier New" w:eastAsia="Courier New" w:hAnsi="Courier New"/>
                <w:sz w:val="20"/>
                <w:szCs w:val="20"/>
                <w:rtl w:val="0"/>
              </w:rPr>
              <w:t xml:space="preserve">2017-10-25T22:38:59.592Z</w:t>
            </w:r>
            <w:r w:rsidDel="00000000" w:rsidR="00000000" w:rsidRPr="00000000">
              <w:rPr>
                <w:rFonts w:ascii="Quattrocento Sans" w:cs="Quattrocento Sans" w:eastAsia="Quattrocento Sans" w:hAnsi="Quattrocento Sans"/>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recordGeneratedBy</w:t>
            </w:r>
            <w:r w:rsidDel="00000000" w:rsidR="00000000" w:rsidRPr="00000000">
              <w:rPr>
                <w:rFonts w:ascii="Courier New" w:cs="Courier New" w:eastAsia="Courier New" w:hAnsi="Courier New"/>
                <w:vertAlign w:val="superscript"/>
                <w:rtl w:val="0"/>
              </w:rPr>
              <w:t xml:space="preserve">3</w:t>
            </w:r>
            <w:r w:rsidDel="00000000" w:rsidR="00000000" w:rsidRPr="00000000">
              <w:rPr>
                <w:rtl w:val="0"/>
              </w:rPr>
            </w:r>
          </w:p>
        </w:tc>
        <w:tc>
          <w:tcPr/>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7D">
            <w:pPr>
              <w:rPr>
                <w:rFonts w:ascii="Consolas" w:cs="Consolas" w:eastAsia="Consolas" w:hAnsi="Consolas"/>
                <w:color w:val="000000"/>
                <w:sz w:val="20"/>
                <w:szCs w:val="20"/>
              </w:rPr>
            </w:pPr>
            <w:r w:rsidDel="00000000" w:rsidR="00000000" w:rsidRPr="00000000">
              <w:rPr>
                <w:rtl w:val="0"/>
              </w:rPr>
              <w:t xml:space="preserve">An enumeration </w:t>
            </w:r>
            <w:sdt>
              <w:sdtPr>
                <w:tag w:val="goog_rdk_10"/>
              </w:sdtPr>
              <w:sdtContent>
                <w:ins w:author="Musavi, Hamid [USA]" w:id="1" w:date="2019-02-04T09:15:00Z">
                  <w:r w:rsidDel="00000000" w:rsidR="00000000" w:rsidRPr="00000000">
                    <w:rPr>
                      <w:rtl w:val="0"/>
                    </w:rPr>
                    <w:t xml:space="preserve">constant </w:t>
                  </w:r>
                </w:ins>
              </w:sdtContent>
            </w:sdt>
            <w:r w:rsidDel="00000000" w:rsidR="00000000" w:rsidRPr="00000000">
              <w:rPr>
                <w:rtl w:val="0"/>
              </w:rPr>
              <w:t xml:space="preserve">value from</w:t>
              <w:br w:type="textWrapping"/>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lightGray"/>
                <w:rtl w:val="0"/>
              </w:rPr>
              <w:t xml:space="preserve">GeneratedBy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TMC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OBU</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RSU</w:t>
            </w:r>
            <w:sdt>
              <w:sdtPr>
                <w:tag w:val="goog_rdk_11"/>
              </w:sdtPr>
              <w:sdtContent>
                <w:ins w:author="Musavi, Hamid [USA]" w:id="2" w:date="2019-02-04T09:15:00Z">
                  <w:r w:rsidDel="00000000" w:rsidR="00000000" w:rsidRPr="00000000">
                    <w:rPr>
                      <w:rFonts w:ascii="Consolas" w:cs="Consolas" w:eastAsia="Consolas" w:hAnsi="Consolas"/>
                      <w:b w:val="1"/>
                      <w:i w:val="1"/>
                      <w:color w:val="0000c0"/>
                      <w:sz w:val="20"/>
                      <w:szCs w:val="20"/>
                      <w:rtl w:val="0"/>
                    </w:rPr>
                    <w:t xml:space="preserve">, TMC_VIA_SAT, TMC_VIA_SNMP</w:t>
                  </w:r>
                </w:ins>
              </w:sdtContent>
            </w:sdt>
            <w:r w:rsidDel="00000000" w:rsidR="00000000" w:rsidRPr="00000000">
              <w:rPr>
                <w:rFonts w:ascii="Consolas" w:cs="Consolas" w:eastAsia="Consolas" w:hAnsi="Consolas"/>
                <w:color w:val="000000"/>
                <w:sz w:val="20"/>
                <w:szCs w:val="20"/>
                <w:rtl w:val="0"/>
              </w:rPr>
              <w:t xml:space="preserve">}</w:t>
            </w:r>
            <w:sdt>
              <w:sdtPr>
                <w:tag w:val="goog_rdk_12"/>
              </w:sdtPr>
              <w:sdtContent>
                <w:ins w:author="Musavi, Hamid [USA]" w:id="3" w:date="2019-02-04T09:15:00Z">
                  <w:r w:rsidDel="00000000" w:rsidR="00000000" w:rsidRPr="00000000">
                    <w:rPr>
                      <w:rFonts w:ascii="Consolas" w:cs="Consolas" w:eastAsia="Consolas" w:hAnsi="Consolas"/>
                      <w:color w:val="000000"/>
                      <w:sz w:val="20"/>
                      <w:szCs w:val="20"/>
                      <w:rtl w:val="0"/>
                    </w:rPr>
                    <w:t xml:space="preserve">. All messages broadcast by TMC will have </w:t>
                  </w:r>
                  <w:r w:rsidDel="00000000" w:rsidR="00000000" w:rsidRPr="00000000">
                    <w:rPr>
                      <w:rFonts w:ascii="Courier New" w:cs="Courier New" w:eastAsia="Courier New" w:hAnsi="Courier New"/>
                      <w:rtl w:val="0"/>
                    </w:rPr>
                    <w:t xml:space="preserve">recordGeneratedBy = </w:t>
                  </w:r>
                  <w:r w:rsidDel="00000000" w:rsidR="00000000" w:rsidRPr="00000000">
                    <w:rPr>
                      <w:rFonts w:ascii="Consolas" w:cs="Consolas" w:eastAsia="Consolas" w:hAnsi="Consolas"/>
                      <w:b w:val="1"/>
                      <w:i w:val="1"/>
                      <w:color w:val="0000c0"/>
                      <w:sz w:val="20"/>
                      <w:szCs w:val="20"/>
                      <w:rtl w:val="0"/>
                    </w:rPr>
                    <w:t xml:space="preserve">TMC</w:t>
                  </w:r>
                  <w:r w:rsidDel="00000000" w:rsidR="00000000" w:rsidRPr="00000000">
                    <w:rPr>
                      <w:rFonts w:ascii="Consolas" w:cs="Consolas" w:eastAsia="Consolas" w:hAnsi="Consolas"/>
                      <w:color w:val="000000"/>
                      <w:sz w:val="20"/>
                      <w:szCs w:val="20"/>
                      <w:rtl w:val="0"/>
                    </w:rPr>
                    <w:t xml:space="preserve">. Once those broadcast messages are received by a field device (either OBU or RSU) and messages logged back to ODE, the value of </w:t>
                  </w:r>
                  <w:r w:rsidDel="00000000" w:rsidR="00000000" w:rsidRPr="00000000">
                    <w:rPr>
                      <w:rFonts w:ascii="Courier New" w:cs="Courier New" w:eastAsia="Courier New" w:hAnsi="Courier New"/>
                      <w:rtl w:val="0"/>
                    </w:rPr>
                    <w:t xml:space="preserve">recordGeneratedBy</w:t>
                  </w:r>
                  <w:r w:rsidDel="00000000" w:rsidR="00000000" w:rsidRPr="00000000">
                    <w:rPr>
                      <w:rFonts w:ascii="Consolas" w:cs="Consolas" w:eastAsia="Consolas" w:hAnsi="Consolas"/>
                      <w:color w:val="000000"/>
                      <w:sz w:val="20"/>
                      <w:szCs w:val="20"/>
                      <w:rtl w:val="0"/>
                    </w:rPr>
                    <w:t xml:space="preserve"> will be set to </w:t>
                  </w:r>
                  <w:r w:rsidDel="00000000" w:rsidR="00000000" w:rsidRPr="00000000">
                    <w:rPr>
                      <w:rFonts w:ascii="Consolas" w:cs="Consolas" w:eastAsia="Consolas" w:hAnsi="Consolas"/>
                      <w:b w:val="1"/>
                      <w:i w:val="1"/>
                      <w:color w:val="0000c0"/>
                      <w:sz w:val="20"/>
                      <w:szCs w:val="20"/>
                      <w:rtl w:val="0"/>
                    </w:rPr>
                    <w:t xml:space="preserve">RSU, TMC_VIA_SAT, TMC_VIA_SNMP</w:t>
                  </w:r>
                  <w:r w:rsidDel="00000000" w:rsidR="00000000" w:rsidRPr="00000000">
                    <w:rPr>
                      <w:rFonts w:ascii="Consolas" w:cs="Consolas" w:eastAsia="Consolas" w:hAnsi="Consolas"/>
                      <w:color w:val="000000"/>
                      <w:sz w:val="20"/>
                      <w:szCs w:val="20"/>
                      <w:rtl w:val="0"/>
                    </w:rPr>
                    <w:t xml:space="preserve"> depending on the value of </w:t>
                  </w:r>
                  <w:r w:rsidDel="00000000" w:rsidR="00000000" w:rsidRPr="00000000">
                    <w:rPr>
                      <w:rFonts w:ascii="Courier New" w:cs="Courier New" w:eastAsia="Courier New" w:hAnsi="Courier New"/>
                      <w:rtl w:val="0"/>
                    </w:rPr>
                    <w:t xml:space="preserve">receivedMessageDetails. rxSource</w:t>
                  </w:r>
                  <w:r w:rsidDel="00000000" w:rsidR="00000000" w:rsidRPr="00000000">
                    <w:rPr>
                      <w:rFonts w:ascii="Consolas" w:cs="Consolas" w:eastAsia="Consolas" w:hAnsi="Consolas"/>
                      <w:color w:val="000000"/>
                      <w:sz w:val="20"/>
                      <w:szCs w:val="20"/>
                      <w:rtl w:val="0"/>
                    </w:rPr>
                    <w:t xml:space="preserve">:</w:t>
                  </w:r>
                </w:ins>
              </w:sdtContent>
            </w:sdt>
            <w:r w:rsidDel="00000000" w:rsidR="00000000" w:rsidRPr="00000000">
              <w:rPr>
                <w:rtl w:val="0"/>
              </w:rPr>
            </w:r>
          </w:p>
          <w:tbl>
            <w:tblPr>
              <w:tblStyle w:val="Table5"/>
              <w:tblW w:w="399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99"/>
              <w:gridCol w:w="2000"/>
              <w:tblGridChange w:id="0">
                <w:tblGrid>
                  <w:gridCol w:w="1999"/>
                  <w:gridCol w:w="2000"/>
                </w:tblGrid>
              </w:tblGridChange>
            </w:tblGrid>
            <w:sdt>
              <w:sdtPr>
                <w:tag w:val="goog_rdk_14"/>
              </w:sdtPr>
              <w:sdtContent>
                <w:tr>
                  <w:trPr>
                    <w:cantSplit w:val="0"/>
                    <w:tblHeader w:val="0"/>
                    <w:ins w:author="Musavi, Hamid [USA]" w:id="4" w:date="2019-02-04T09:21:00Z"/>
                  </w:trPr>
                  <w:tc>
                    <w:tcPr/>
                    <w:sdt>
                      <w:sdtPr>
                        <w:tag w:val="goog_rdk_16"/>
                      </w:sdtPr>
                      <w:sdtContent>
                        <w:p w:rsidR="00000000" w:rsidDel="00000000" w:rsidP="00000000" w:rsidRDefault="00000000" w:rsidRPr="00000000" w14:paraId="0000017E">
                          <w:pPr>
                            <w:rPr>
                              <w:ins w:author="Musavi, Hamid [USA]" w:id="4" w:date="2019-02-04T09:21:00Z"/>
                            </w:rPr>
                          </w:pPr>
                          <w:sdt>
                            <w:sdtPr>
                              <w:tag w:val="goog_rdk_15"/>
                            </w:sdtPr>
                            <w:sdtContent>
                              <w:ins w:author="Musavi, Hamid [USA]" w:id="4" w:date="2019-02-04T09:21:00Z">
                                <w:r w:rsidDel="00000000" w:rsidR="00000000" w:rsidRPr="00000000">
                                  <w:rPr>
                                    <w:rFonts w:ascii="Courier New" w:cs="Courier New" w:eastAsia="Courier New" w:hAnsi="Courier New"/>
                                    <w:rtl w:val="0"/>
                                  </w:rPr>
                                  <w:t xml:space="preserve">rxSource</w:t>
                                </w:r>
                                <w:r w:rsidDel="00000000" w:rsidR="00000000" w:rsidRPr="00000000">
                                  <w:rPr>
                                    <w:rtl w:val="0"/>
                                  </w:rPr>
                                </w:r>
                              </w:ins>
                            </w:sdtContent>
                          </w:sdt>
                        </w:p>
                      </w:sdtContent>
                    </w:sdt>
                  </w:tc>
                  <w:tc>
                    <w:tcPr/>
                    <w:sdt>
                      <w:sdtPr>
                        <w:tag w:val="goog_rdk_18"/>
                      </w:sdtPr>
                      <w:sdtContent>
                        <w:p w:rsidR="00000000" w:rsidDel="00000000" w:rsidP="00000000" w:rsidRDefault="00000000" w:rsidRPr="00000000" w14:paraId="0000017F">
                          <w:pPr>
                            <w:rPr>
                              <w:ins w:author="Musavi, Hamid [USA]" w:id="4" w:date="2019-02-04T09:21:00Z"/>
                            </w:rPr>
                          </w:pPr>
                          <w:sdt>
                            <w:sdtPr>
                              <w:tag w:val="goog_rdk_17"/>
                            </w:sdtPr>
                            <w:sdtContent>
                              <w:ins w:author="Musavi, Hamid [USA]" w:id="4" w:date="2019-02-04T09:21:00Z">
                                <w:r w:rsidDel="00000000" w:rsidR="00000000" w:rsidRPr="00000000">
                                  <w:rPr>
                                    <w:rFonts w:ascii="Courier New" w:cs="Courier New" w:eastAsia="Courier New" w:hAnsi="Courier New"/>
                                    <w:rtl w:val="0"/>
                                  </w:rPr>
                                  <w:t xml:space="preserve">recordGeneratedBy</w:t>
                                </w:r>
                                <w:r w:rsidDel="00000000" w:rsidR="00000000" w:rsidRPr="00000000">
                                  <w:rPr>
                                    <w:rtl w:val="0"/>
                                  </w:rPr>
                                </w:r>
                              </w:ins>
                            </w:sdtContent>
                          </w:sdt>
                        </w:p>
                      </w:sdtContent>
                    </w:sdt>
                  </w:tc>
                </w:tr>
              </w:sdtContent>
            </w:sdt>
            <w:sdt>
              <w:sdtPr>
                <w:tag w:val="goog_rdk_19"/>
              </w:sdtPr>
              <w:sdtContent>
                <w:tr>
                  <w:trPr>
                    <w:cantSplit w:val="0"/>
                    <w:tblHeader w:val="0"/>
                    <w:ins w:author="Musavi, Hamid [USA]" w:id="4" w:date="2019-02-04T09:21:00Z"/>
                  </w:trPr>
                  <w:tc>
                    <w:tcPr/>
                    <w:sdt>
                      <w:sdtPr>
                        <w:tag w:val="goog_rdk_21"/>
                      </w:sdtPr>
                      <w:sdtContent>
                        <w:p w:rsidR="00000000" w:rsidDel="00000000" w:rsidP="00000000" w:rsidRDefault="00000000" w:rsidRPr="00000000" w14:paraId="00000180">
                          <w:pPr>
                            <w:rPr>
                              <w:ins w:author="Musavi, Hamid [USA]" w:id="4" w:date="2019-02-04T09:21:00Z"/>
                            </w:rPr>
                          </w:pPr>
                          <w:sdt>
                            <w:sdtPr>
                              <w:tag w:val="goog_rdk_20"/>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RSU</w:t>
                                </w:r>
                                <w:r w:rsidDel="00000000" w:rsidR="00000000" w:rsidRPr="00000000">
                                  <w:rPr>
                                    <w:rtl w:val="0"/>
                                  </w:rPr>
                                </w:r>
                              </w:ins>
                            </w:sdtContent>
                          </w:sdt>
                        </w:p>
                      </w:sdtContent>
                    </w:sdt>
                  </w:tc>
                  <w:tc>
                    <w:tcPr/>
                    <w:sdt>
                      <w:sdtPr>
                        <w:tag w:val="goog_rdk_23"/>
                      </w:sdtPr>
                      <w:sdtContent>
                        <w:p w:rsidR="00000000" w:rsidDel="00000000" w:rsidP="00000000" w:rsidRDefault="00000000" w:rsidRPr="00000000" w14:paraId="00000181">
                          <w:pPr>
                            <w:rPr>
                              <w:ins w:author="Musavi, Hamid [USA]" w:id="4" w:date="2019-02-04T09:21:00Z"/>
                            </w:rPr>
                          </w:pPr>
                          <w:sdt>
                            <w:sdtPr>
                              <w:tag w:val="goog_rdk_22"/>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RSU</w:t>
                                </w:r>
                                <w:r w:rsidDel="00000000" w:rsidR="00000000" w:rsidRPr="00000000">
                                  <w:rPr>
                                    <w:rtl w:val="0"/>
                                  </w:rPr>
                                </w:r>
                              </w:ins>
                            </w:sdtContent>
                          </w:sdt>
                        </w:p>
                      </w:sdtContent>
                    </w:sdt>
                  </w:tc>
                </w:tr>
              </w:sdtContent>
            </w:sdt>
            <w:sdt>
              <w:sdtPr>
                <w:tag w:val="goog_rdk_24"/>
              </w:sdtPr>
              <w:sdtContent>
                <w:tr>
                  <w:trPr>
                    <w:cantSplit w:val="0"/>
                    <w:tblHeader w:val="0"/>
                    <w:ins w:author="Musavi, Hamid [USA]" w:id="4" w:date="2019-02-04T09:21:00Z"/>
                  </w:trPr>
                  <w:tc>
                    <w:tcPr/>
                    <w:sdt>
                      <w:sdtPr>
                        <w:tag w:val="goog_rdk_26"/>
                      </w:sdtPr>
                      <w:sdtContent>
                        <w:p w:rsidR="00000000" w:rsidDel="00000000" w:rsidP="00000000" w:rsidRDefault="00000000" w:rsidRPr="00000000" w14:paraId="00000182">
                          <w:pPr>
                            <w:rPr>
                              <w:ins w:author="Musavi, Hamid [USA]" w:id="4" w:date="2019-02-04T09:21:00Z"/>
                            </w:rPr>
                          </w:pPr>
                          <w:sdt>
                            <w:sdtPr>
                              <w:tag w:val="goog_rdk_25"/>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RV</w:t>
                                </w:r>
                                <w:r w:rsidDel="00000000" w:rsidR="00000000" w:rsidRPr="00000000">
                                  <w:rPr>
                                    <w:rtl w:val="0"/>
                                  </w:rPr>
                                </w:r>
                              </w:ins>
                            </w:sdtContent>
                          </w:sdt>
                        </w:p>
                      </w:sdtContent>
                    </w:sdt>
                  </w:tc>
                  <w:tc>
                    <w:tcPr/>
                    <w:sdt>
                      <w:sdtPr>
                        <w:tag w:val="goog_rdk_28"/>
                      </w:sdtPr>
                      <w:sdtContent>
                        <w:p w:rsidR="00000000" w:rsidDel="00000000" w:rsidP="00000000" w:rsidRDefault="00000000" w:rsidRPr="00000000" w14:paraId="00000183">
                          <w:pPr>
                            <w:rPr>
                              <w:ins w:author="Musavi, Hamid [USA]" w:id="4" w:date="2019-02-04T09:21:00Z"/>
                            </w:rPr>
                          </w:pPr>
                          <w:sdt>
                            <w:sdtPr>
                              <w:tag w:val="goog_rdk_27"/>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OBU</w:t>
                                </w:r>
                                <w:r w:rsidDel="00000000" w:rsidR="00000000" w:rsidRPr="00000000">
                                  <w:rPr>
                                    <w:rtl w:val="0"/>
                                  </w:rPr>
                                </w:r>
                              </w:ins>
                            </w:sdtContent>
                          </w:sdt>
                        </w:p>
                      </w:sdtContent>
                    </w:sdt>
                  </w:tc>
                </w:tr>
              </w:sdtContent>
            </w:sdt>
            <w:sdt>
              <w:sdtPr>
                <w:tag w:val="goog_rdk_29"/>
              </w:sdtPr>
              <w:sdtContent>
                <w:tr>
                  <w:trPr>
                    <w:cantSplit w:val="0"/>
                    <w:tblHeader w:val="0"/>
                    <w:ins w:author="Musavi, Hamid [USA]" w:id="4" w:date="2019-02-04T09:21:00Z"/>
                  </w:trPr>
                  <w:tc>
                    <w:tcPr/>
                    <w:sdt>
                      <w:sdtPr>
                        <w:tag w:val="goog_rdk_31"/>
                      </w:sdtPr>
                      <w:sdtContent>
                        <w:p w:rsidR="00000000" w:rsidDel="00000000" w:rsidP="00000000" w:rsidRDefault="00000000" w:rsidRPr="00000000" w14:paraId="00000184">
                          <w:pPr>
                            <w:rPr>
                              <w:ins w:author="Musavi, Hamid [USA]" w:id="4" w:date="2019-02-04T09:21:00Z"/>
                            </w:rPr>
                          </w:pPr>
                          <w:sdt>
                            <w:sdtPr>
                              <w:tag w:val="goog_rdk_30"/>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SAT</w:t>
                                </w:r>
                                <w:r w:rsidDel="00000000" w:rsidR="00000000" w:rsidRPr="00000000">
                                  <w:rPr>
                                    <w:rtl w:val="0"/>
                                  </w:rPr>
                                </w:r>
                              </w:ins>
                            </w:sdtContent>
                          </w:sdt>
                        </w:p>
                      </w:sdtContent>
                    </w:sdt>
                  </w:tc>
                  <w:tc>
                    <w:tcPr/>
                    <w:sdt>
                      <w:sdtPr>
                        <w:tag w:val="goog_rdk_33"/>
                      </w:sdtPr>
                      <w:sdtContent>
                        <w:p w:rsidR="00000000" w:rsidDel="00000000" w:rsidP="00000000" w:rsidRDefault="00000000" w:rsidRPr="00000000" w14:paraId="00000185">
                          <w:pPr>
                            <w:rPr>
                              <w:ins w:author="Musavi, Hamid [USA]" w:id="4" w:date="2019-02-04T09:21:00Z"/>
                            </w:rPr>
                          </w:pPr>
                          <w:sdt>
                            <w:sdtPr>
                              <w:tag w:val="goog_rdk_32"/>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TMC_VIA_SAT</w:t>
                                </w:r>
                                <w:r w:rsidDel="00000000" w:rsidR="00000000" w:rsidRPr="00000000">
                                  <w:rPr>
                                    <w:rtl w:val="0"/>
                                  </w:rPr>
                                </w:r>
                              </w:ins>
                            </w:sdtContent>
                          </w:sdt>
                        </w:p>
                      </w:sdtContent>
                    </w:sdt>
                  </w:tc>
                </w:tr>
              </w:sdtContent>
            </w:sdt>
            <w:sdt>
              <w:sdtPr>
                <w:tag w:val="goog_rdk_34"/>
              </w:sdtPr>
              <w:sdtContent>
                <w:tr>
                  <w:trPr>
                    <w:cantSplit w:val="0"/>
                    <w:tblHeader w:val="0"/>
                    <w:ins w:author="Musavi, Hamid [USA]" w:id="4" w:date="2019-02-04T09:21:00Z"/>
                  </w:trPr>
                  <w:tc>
                    <w:tcPr/>
                    <w:sdt>
                      <w:sdtPr>
                        <w:tag w:val="goog_rdk_36"/>
                      </w:sdtPr>
                      <w:sdtContent>
                        <w:p w:rsidR="00000000" w:rsidDel="00000000" w:rsidP="00000000" w:rsidRDefault="00000000" w:rsidRPr="00000000" w14:paraId="00000186">
                          <w:pPr>
                            <w:rPr>
                              <w:ins w:author="Musavi, Hamid [USA]" w:id="4" w:date="2019-02-04T09:21:00Z"/>
                              <w:rFonts w:ascii="Consolas" w:cs="Consolas" w:eastAsia="Consolas" w:hAnsi="Consolas"/>
                              <w:b w:val="1"/>
                              <w:i w:val="1"/>
                              <w:color w:val="0000c0"/>
                              <w:sz w:val="20"/>
                              <w:szCs w:val="20"/>
                            </w:rPr>
                          </w:pPr>
                          <w:sdt>
                            <w:sdtPr>
                              <w:tag w:val="goog_rdk_35"/>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SNMP</w:t>
                                </w:r>
                              </w:ins>
                            </w:sdtContent>
                          </w:sdt>
                        </w:p>
                      </w:sdtContent>
                    </w:sdt>
                  </w:tc>
                  <w:tc>
                    <w:tcPr/>
                    <w:sdt>
                      <w:sdtPr>
                        <w:tag w:val="goog_rdk_38"/>
                      </w:sdtPr>
                      <w:sdtContent>
                        <w:p w:rsidR="00000000" w:rsidDel="00000000" w:rsidP="00000000" w:rsidRDefault="00000000" w:rsidRPr="00000000" w14:paraId="00000187">
                          <w:pPr>
                            <w:rPr>
                              <w:ins w:author="Musavi, Hamid [USA]" w:id="4" w:date="2019-02-04T09:21:00Z"/>
                              <w:rFonts w:ascii="Consolas" w:cs="Consolas" w:eastAsia="Consolas" w:hAnsi="Consolas"/>
                              <w:b w:val="1"/>
                              <w:i w:val="1"/>
                              <w:color w:val="0000c0"/>
                              <w:sz w:val="20"/>
                              <w:szCs w:val="20"/>
                            </w:rPr>
                          </w:pPr>
                          <w:sdt>
                            <w:sdtPr>
                              <w:tag w:val="goog_rdk_37"/>
                            </w:sdtPr>
                            <w:sdtContent>
                              <w:ins w:author="Musavi, Hamid [USA]" w:id="4" w:date="2019-02-04T09:21:00Z">
                                <w:r w:rsidDel="00000000" w:rsidR="00000000" w:rsidRPr="00000000">
                                  <w:rPr>
                                    <w:rFonts w:ascii="Consolas" w:cs="Consolas" w:eastAsia="Consolas" w:hAnsi="Consolas"/>
                                    <w:b w:val="1"/>
                                    <w:i w:val="1"/>
                                    <w:color w:val="0000c0"/>
                                    <w:sz w:val="20"/>
                                    <w:szCs w:val="20"/>
                                    <w:rtl w:val="0"/>
                                  </w:rPr>
                                  <w:t xml:space="preserve">TMC_VIA_SNMP</w:t>
                                </w:r>
                              </w:ins>
                            </w:sdtContent>
                          </w:sdt>
                        </w:p>
                      </w:sdtContent>
                    </w:sdt>
                  </w:tc>
                </w:tr>
              </w:sdtContent>
            </w:sdt>
          </w:tbl>
          <w:p w:rsidR="00000000" w:rsidDel="00000000" w:rsidP="00000000" w:rsidRDefault="00000000" w:rsidRPr="00000000" w14:paraId="00000188">
            <w:pPr>
              <w:rPr/>
            </w:pPr>
            <w:r w:rsidDel="00000000" w:rsidR="00000000" w:rsidRPr="00000000">
              <w:rPr>
                <w:rtl w:val="0"/>
              </w:rPr>
            </w:r>
          </w:p>
        </w:tc>
      </w:tr>
      <w:tr>
        <w:trPr>
          <w:cantSplit w:val="0"/>
          <w:tblHeader w:val="0"/>
        </w:trPr>
        <w:tc>
          <w:tcPr/>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recordType</w:t>
            </w:r>
            <w:r w:rsidDel="00000000" w:rsidR="00000000" w:rsidRPr="00000000">
              <w:rPr>
                <w:rFonts w:ascii="Courier New" w:cs="Courier New" w:eastAsia="Courier New" w:hAnsi="Courier New"/>
                <w:vertAlign w:val="superscript"/>
              </w:rPr>
              <w:footnoteReference w:customMarkFollows="0" w:id="5"/>
            </w:r>
            <w:r w:rsidDel="00000000" w:rsidR="00000000" w:rsidRPr="00000000">
              <w:rPr>
                <w:rtl w:val="0"/>
              </w:rPr>
            </w:r>
          </w:p>
        </w:tc>
        <w:tc>
          <w:tcPr/>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8B">
            <w:pPr>
              <w:keepNext w:val="1"/>
              <w:rPr>
                <w:rFonts w:ascii="Consolas" w:cs="Consolas" w:eastAsia="Consolas" w:hAnsi="Consolas"/>
                <w:color w:val="000000"/>
                <w:sz w:val="20"/>
                <w:szCs w:val="20"/>
              </w:rPr>
            </w:pPr>
            <w:r w:rsidDel="00000000" w:rsidR="00000000" w:rsidRPr="00000000">
              <w:rPr>
                <w:rtl w:val="0"/>
              </w:rPr>
              <w:t xml:space="preserve">This field identifies the file type from which the record was ingested and the record type. Current valid file types are: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bsmLogDuringEvent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rxMsg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dnMsg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bsmTx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driverAlert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unsupported</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8C">
            <w:pPr>
              <w:keepNext w:val="1"/>
              <w:rPr/>
            </w:pPr>
            <w:r w:rsidDel="00000000" w:rsidR="00000000" w:rsidRPr="00000000">
              <w:rPr>
                <w:rtl w:val="0"/>
              </w:rPr>
            </w:r>
          </w:p>
        </w:tc>
      </w:tr>
      <w:tr>
        <w:trPr>
          <w:cantSplit w:val="0"/>
          <w:tblHeader w:val="0"/>
        </w:trPr>
        <w:tc>
          <w:tcPr/>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request</w:t>
            </w:r>
            <w:r w:rsidDel="00000000" w:rsidR="00000000" w:rsidRPr="00000000">
              <w:rPr>
                <w:rFonts w:ascii="Courier New" w:cs="Courier New" w:eastAsia="Courier New" w:hAnsi="Courier New"/>
                <w:vertAlign w:val="superscript"/>
              </w:rPr>
              <w:footnoteReference w:customMarkFollows="0" w:id="6"/>
            </w:r>
            <w:r w:rsidDel="00000000" w:rsidR="00000000" w:rsidRPr="00000000">
              <w:rPr>
                <w:rtl w:val="0"/>
              </w:rPr>
            </w:r>
          </w:p>
        </w:tc>
        <w:tc>
          <w:tcPr/>
          <w:p w:rsidR="00000000" w:rsidDel="00000000" w:rsidP="00000000" w:rsidRDefault="00000000" w:rsidRPr="00000000" w14:paraId="0000018E">
            <w:pPr>
              <w:rPr>
                <w:rFonts w:ascii="Courier New" w:cs="Courier New" w:eastAsia="Courier New" w:hAnsi="Courier New"/>
              </w:rPr>
            </w:pPr>
            <w:hyperlink w:anchor="_heading=h.lnxbz9">
              <w:r w:rsidDel="00000000" w:rsidR="00000000" w:rsidRPr="00000000">
                <w:rPr>
                  <w:rFonts w:ascii="Courier New" w:cs="Courier New" w:eastAsia="Courier New" w:hAnsi="Courier New"/>
                  <w:color w:val="0563c1"/>
                  <w:u w:val="single"/>
                  <w:rtl w:val="0"/>
                </w:rPr>
                <w:t xml:space="preserve">ServiceRequest</w:t>
              </w:r>
            </w:hyperlink>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t xml:space="preserve">A structure containing the web service request received by ODE.</w:t>
            </w:r>
          </w:p>
        </w:tc>
      </w:tr>
      <w:tr>
        <w:trPr>
          <w:cantSplit w:val="0"/>
          <w:tblHeader w:val="0"/>
        </w:trPr>
        <w:tc>
          <w:tcPr/>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sanitized</w:t>
            </w:r>
            <w:r w:rsidDel="00000000" w:rsidR="00000000" w:rsidRPr="00000000">
              <w:rPr>
                <w:rFonts w:ascii="Courier New" w:cs="Courier New" w:eastAsia="Courier New" w:hAnsi="Courier New"/>
                <w:vertAlign w:val="superscript"/>
                <w:rtl w:val="0"/>
              </w:rPr>
              <w:t xml:space="preserve">3</w:t>
            </w:r>
            <w:r w:rsidDel="00000000" w:rsidR="00000000" w:rsidRPr="00000000">
              <w:rPr>
                <w:rtl w:val="0"/>
              </w:rPr>
            </w:r>
          </w:p>
        </w:tc>
        <w:tc>
          <w:tcPr/>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String</w:t>
            </w:r>
          </w:p>
        </w:tc>
        <w:tc>
          <w:tcPr/>
          <w:p w:rsidR="00000000" w:rsidDel="00000000" w:rsidP="00000000" w:rsidRDefault="00000000" w:rsidRPr="00000000" w14:paraId="00000192">
            <w:pPr>
              <w:keepNext w:val="1"/>
              <w:rPr/>
            </w:pPr>
            <w:r w:rsidDel="00000000" w:rsidR="00000000" w:rsidRPr="00000000">
              <w:rPr>
                <w:rFonts w:ascii="Courier New" w:cs="Courier New" w:eastAsia="Courier New" w:hAnsi="Courier New"/>
                <w:rtl w:val="0"/>
              </w:rPr>
              <w:t xml:space="preserve">true</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True if the record has been processed by a privacy protection module.</w:t>
            </w:r>
          </w:p>
        </w:tc>
      </w:tr>
      <w:tr>
        <w:trPr>
          <w:cantSplit w:val="0"/>
          <w:tblHeader w:val="0"/>
        </w:trPr>
        <w:tc>
          <w:tcPr/>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schemaVersion</w:t>
            </w:r>
            <w:r w:rsidDel="00000000" w:rsidR="00000000" w:rsidRPr="00000000">
              <w:rPr>
                <w:rFonts w:ascii="Courier New" w:cs="Courier New" w:eastAsia="Courier New" w:hAnsi="Courier New"/>
                <w:vertAlign w:val="superscript"/>
              </w:rPr>
              <w:footnoteReference w:customMarkFollows="0" w:id="7"/>
            </w:r>
            <w:r w:rsidDel="00000000" w:rsidR="00000000" w:rsidRPr="00000000">
              <w:rPr>
                <w:rtl w:val="0"/>
              </w:rPr>
            </w:r>
          </w:p>
        </w:tc>
        <w:tc>
          <w:tcPr/>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195">
            <w:pPr>
              <w:rPr/>
            </w:pPr>
            <w:r w:rsidDel="00000000" w:rsidR="00000000" w:rsidRPr="00000000">
              <w:rPr>
                <w:rtl w:val="0"/>
              </w:rPr>
              <w:t xml:space="preserve">The version number for this schema, an integer starting with 1. Current/latest schemaVersion is 6.</w:t>
            </w:r>
          </w:p>
          <w:p w:rsidR="00000000" w:rsidDel="00000000" w:rsidP="00000000" w:rsidRDefault="00000000" w:rsidRPr="00000000" w14:paraId="00000196">
            <w:pPr>
              <w:keepNext w:val="1"/>
              <w:rPr/>
            </w:pPr>
            <w:r w:rsidDel="00000000" w:rsidR="00000000" w:rsidRPr="00000000">
              <w:rPr>
                <w:rtl w:val="0"/>
              </w:rPr>
            </w:r>
          </w:p>
        </w:tc>
      </w:tr>
      <w:tr>
        <w:trPr>
          <w:cantSplit w:val="0"/>
          <w:tblHeader w:val="0"/>
        </w:trPr>
        <w:tc>
          <w:tcPr/>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securityResultCode</w:t>
            </w:r>
            <w:r w:rsidDel="00000000" w:rsidR="00000000" w:rsidRPr="00000000">
              <w:rPr>
                <w:rFonts w:ascii="Courier New" w:cs="Courier New" w:eastAsia="Courier New" w:hAnsi="Courier New"/>
                <w:vertAlign w:val="superscript"/>
              </w:rPr>
              <w:footnoteReference w:customMarkFollows="0" w:id="8"/>
            </w:r>
            <w:r w:rsidDel="00000000" w:rsidR="00000000" w:rsidRPr="00000000">
              <w:rPr>
                <w:rtl w:val="0"/>
              </w:rPr>
            </w:r>
          </w:p>
        </w:tc>
        <w:tc>
          <w:tcPr/>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99">
            <w:pPr>
              <w:keepNext w:val="1"/>
              <w:rPr/>
            </w:pPr>
            <w:r w:rsidDel="00000000" w:rsidR="00000000" w:rsidRPr="00000000">
              <w:rPr>
                <w:rtl w:val="0"/>
              </w:rPr>
              <w:t xml:space="preserve">One of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constant SecurityResultCode {</w:t>
            </w:r>
            <w:r w:rsidDel="00000000" w:rsidR="00000000" w:rsidRPr="00000000">
              <w:rPr>
                <w:rFonts w:ascii="Consolas" w:cs="Consolas" w:eastAsia="Consolas" w:hAnsi="Consolas"/>
                <w:b w:val="1"/>
                <w:i w:val="1"/>
                <w:color w:val="0000c0"/>
                <w:sz w:val="20"/>
                <w:szCs w:val="20"/>
                <w:rtl w:val="0"/>
              </w:rPr>
              <w:t xml:space="preserve">success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unknown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inconsistentInputParameters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spduParsingInvalidInput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spduParsingUnsupportedCriticalInformationField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spduParsingCertificateNotFound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spduParsingGenerationTimeNotAvailable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spduParsingGenerationLocationNotAvailable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spduCertificateChainNotEnoughInformationToConstructChain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spduCertificateChainChainEndedAtUntrustedRoot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spduCertificateChainChainWasTooLongForImplementation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spduCertificateChainCertificateRevoked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spduCertificateChainOverdueCRL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spduCertificateChainInconsistentExpiryTimes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spduCertificateChainInconsistentStartTimes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spduCertificateChainInconsistentChainPermissions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spduCryptoVerificationFailure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spduConsistencyFutureCertificateAtGenerationTime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spduConsistencyExpiredCertificateAtGenerationTime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spduConsistencyExpiryDateTooEarly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spduConsistencyExpiryDateTooLate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spduConsistencyGenerationLocationOutsideValidityRegion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spduConsistencyNoGenerationLocation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spduConsistencyUnauthorizedPSID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spduInternalConsistencyExpiryTimeBeforeGenerationTime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spduInternalConsistencyextDataHashDoesntMatch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spduInternalConsistencynoExtDataHashProvided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spduInternalConsistencynoExtDataHashPresent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spduLocalConsistencyPSIDsDontMatch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spduLocalConsistencyChainWasTooLongForSDEE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spduRelevanceGenerationTimeTooFarInPast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spduRelevanceGenerationTimeTooFarInFuture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spduRelevanceExpiryTimeInPast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spduRelevanceGenerationLocationTooDistant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spduRelevanceReplayedSpdu</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spduCertificateExpired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t xml:space="preserve"> This element is defined in OdeLogMetadata</w:t>
            </w:r>
          </w:p>
        </w:tc>
      </w:tr>
      <w:tr>
        <w:trPr>
          <w:cantSplit w:val="0"/>
          <w:tblHeader w:val="0"/>
        </w:trPr>
        <w:tc>
          <w:tcPr/>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serialId</w:t>
            </w:r>
          </w:p>
        </w:tc>
        <w:tc>
          <w:tcPr/>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Object </w:t>
            </w:r>
            <w:hyperlink w:anchor="_heading=h.2s8eyo1">
              <w:r w:rsidDel="00000000" w:rsidR="00000000" w:rsidRPr="00000000">
                <w:rPr>
                  <w:rFonts w:ascii="Courier New" w:cs="Courier New" w:eastAsia="Courier New" w:hAnsi="Courier New"/>
                  <w:color w:val="0563c1"/>
                  <w:u w:val="single"/>
                  <w:rtl w:val="0"/>
                </w:rPr>
                <w:t xml:space="preserve">SerialId</w:t>
              </w:r>
            </w:hyperlink>
            <w:r w:rsidDel="00000000" w:rsidR="00000000" w:rsidRPr="00000000">
              <w:rPr>
                <w:rtl w:val="0"/>
              </w:rPr>
            </w:r>
          </w:p>
        </w:tc>
        <w:tc>
          <w:tcPr/>
          <w:p w:rsidR="00000000" w:rsidDel="00000000" w:rsidP="00000000" w:rsidRDefault="00000000" w:rsidRPr="00000000" w14:paraId="0000019C">
            <w:pPr>
              <w:keepNext w:val="1"/>
              <w:rPr/>
            </w:pPr>
            <w:r w:rsidDel="00000000" w:rsidR="00000000" w:rsidRPr="00000000">
              <w:rPr>
                <w:rtl w:val="0"/>
              </w:rPr>
              <w:t xml:space="preserve">A unique serial number representing this record.</w:t>
            </w:r>
          </w:p>
        </w:tc>
      </w:tr>
      <w:tr>
        <w:trPr>
          <w:cantSplit w:val="0"/>
          <w:tblHeader w:val="0"/>
        </w:trPr>
        <w:tc>
          <w:tcPr/>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validSignature</w:t>
            </w:r>
            <w:r w:rsidDel="00000000" w:rsidR="00000000" w:rsidRPr="00000000">
              <w:rPr>
                <w:rFonts w:ascii="Courier New" w:cs="Courier New" w:eastAsia="Courier New" w:hAnsi="Courier New"/>
                <w:vertAlign w:val="superscript"/>
              </w:rPr>
              <w:footnoteReference w:customMarkFollows="0" w:id="9"/>
            </w:r>
            <w:r w:rsidDel="00000000" w:rsidR="00000000" w:rsidRPr="00000000">
              <w:rPr>
                <w:rtl w:val="0"/>
              </w:rPr>
            </w:r>
          </w:p>
        </w:tc>
        <w:tc>
          <w:tcPr/>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w:t>
            </w:r>
          </w:p>
        </w:tc>
        <w:tc>
          <w:tcPr/>
          <w:p w:rsidR="00000000" w:rsidDel="00000000" w:rsidP="00000000" w:rsidRDefault="00000000" w:rsidRPr="00000000" w14:paraId="0000019F">
            <w:pPr>
              <w:keepNext w:val="1"/>
              <w:rPr/>
            </w:pPr>
            <w:r w:rsidDel="00000000" w:rsidR="00000000" w:rsidRPr="00000000">
              <w:rPr>
                <w:rtl w:val="0"/>
              </w:rPr>
              <w:t xml:space="preserve">DEPRECATED: True if signature validation was successful, false otherwise. Replaced with </w:t>
            </w:r>
            <w:r w:rsidDel="00000000" w:rsidR="00000000" w:rsidRPr="00000000">
              <w:rPr>
                <w:rFonts w:ascii="Courier New" w:cs="Courier New" w:eastAsia="Courier New" w:hAnsi="Courier New"/>
                <w:rtl w:val="0"/>
              </w:rPr>
              <w:t xml:space="preserve">securityResultCode</w:t>
            </w:r>
            <w:r w:rsidDel="00000000" w:rsidR="00000000" w:rsidRPr="00000000">
              <w:rPr>
                <w:rtl w:val="0"/>
              </w:rPr>
              <w:t xml:space="preserve"> as of schemaVersion 4.</w:t>
            </w:r>
          </w:p>
        </w:tc>
      </w:tr>
      <w:tr>
        <w:trPr>
          <w:cantSplit w:val="0"/>
          <w:tblHeader w:val="0"/>
        </w:trPr>
        <w:tc>
          <w:tcPr/>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originIp</w:t>
            </w:r>
          </w:p>
        </w:tc>
        <w:tc>
          <w:tcPr/>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A2">
            <w:pPr>
              <w:keepNext w:val="1"/>
              <w:rPr/>
            </w:pPr>
            <w:r w:rsidDel="00000000" w:rsidR="00000000" w:rsidRPr="00000000">
              <w:rPr>
                <w:rtl w:val="0"/>
              </w:rPr>
              <w:t xml:space="preserve">Only populated if a J2735 message was sent over UDP to the ODE. Represents the RSU IP address of the origin of the message forwarded.</w:t>
            </w:r>
          </w:p>
        </w:tc>
      </w:tr>
    </w:tb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3 - OdeMsgMetadata</w:t>
      </w:r>
    </w:p>
    <w:p w:rsidR="00000000" w:rsidDel="00000000" w:rsidP="00000000" w:rsidRDefault="00000000" w:rsidRPr="00000000" w14:paraId="000001A4">
      <w:pPr>
        <w:pStyle w:val="Heading2"/>
        <w:numPr>
          <w:ilvl w:val="1"/>
          <w:numId w:val="12"/>
        </w:numPr>
        <w:ind w:left="576" w:hanging="576"/>
        <w:rPr/>
      </w:pPr>
      <w:bookmarkStart w:colFirst="0" w:colLast="0" w:name="_heading=h.2s8eyo1" w:id="9"/>
      <w:bookmarkEnd w:id="9"/>
      <w:r w:rsidDel="00000000" w:rsidR="00000000" w:rsidRPr="00000000">
        <w:rPr>
          <w:rtl w:val="0"/>
        </w:rPr>
        <w:t xml:space="preserve">SerialId</w:t>
      </w:r>
    </w:p>
    <w:p w:rsidR="00000000" w:rsidDel="00000000" w:rsidP="00000000" w:rsidRDefault="00000000" w:rsidRPr="00000000" w14:paraId="000001A5">
      <w:pPr>
        <w:rPr/>
      </w:pPr>
      <w:r w:rsidDel="00000000" w:rsidR="00000000" w:rsidRPr="00000000">
        <w:rPr>
          <w:rtl w:val="0"/>
        </w:rPr>
        <w:t xml:space="preserve">This data structure can serve as a unique key for each record.</w:t>
      </w:r>
    </w:p>
    <w:tbl>
      <w:tblPr>
        <w:tblStyle w:val="Table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75"/>
        <w:gridCol w:w="1260"/>
        <w:gridCol w:w="2643"/>
        <w:gridCol w:w="957"/>
        <w:gridCol w:w="1156"/>
        <w:gridCol w:w="1359"/>
        <w:tblGridChange w:id="0">
          <w:tblGrid>
            <w:gridCol w:w="1975"/>
            <w:gridCol w:w="1260"/>
            <w:gridCol w:w="2643"/>
            <w:gridCol w:w="957"/>
            <w:gridCol w:w="1156"/>
            <w:gridCol w:w="1359"/>
          </w:tblGrid>
        </w:tblGridChange>
      </w:tblGrid>
      <w:tr>
        <w:trPr>
          <w:cantSplit w:val="0"/>
          <w:tblHeader w:val="0"/>
        </w:trPr>
        <w:tc>
          <w:tcPr/>
          <w:p w:rsidR="00000000" w:rsidDel="00000000" w:rsidP="00000000" w:rsidRDefault="00000000" w:rsidRPr="00000000" w14:paraId="000001A6">
            <w:pPr>
              <w:rPr>
                <w:b w:val="1"/>
              </w:rPr>
            </w:pPr>
            <w:r w:rsidDel="00000000" w:rsidR="00000000" w:rsidRPr="00000000">
              <w:rPr>
                <w:b w:val="1"/>
                <w:rtl w:val="0"/>
              </w:rPr>
              <w:t xml:space="preserve">Name</w:t>
            </w:r>
          </w:p>
        </w:tc>
        <w:tc>
          <w:tcPr/>
          <w:p w:rsidR="00000000" w:rsidDel="00000000" w:rsidP="00000000" w:rsidRDefault="00000000" w:rsidRPr="00000000" w14:paraId="000001A7">
            <w:pPr>
              <w:rPr>
                <w:b w:val="1"/>
              </w:rPr>
            </w:pPr>
            <w:r w:rsidDel="00000000" w:rsidR="00000000" w:rsidRPr="00000000">
              <w:rPr>
                <w:b w:val="1"/>
                <w:rtl w:val="0"/>
              </w:rPr>
              <w:t xml:space="preserve">Type</w:t>
            </w:r>
          </w:p>
        </w:tc>
        <w:tc>
          <w:tcPr/>
          <w:p w:rsidR="00000000" w:rsidDel="00000000" w:rsidP="00000000" w:rsidRDefault="00000000" w:rsidRPr="00000000" w14:paraId="000001A8">
            <w:pPr>
              <w:rPr>
                <w:b w:val="1"/>
              </w:rPr>
            </w:pPr>
            <w:r w:rsidDel="00000000" w:rsidR="00000000" w:rsidRPr="00000000">
              <w:rPr>
                <w:b w:val="1"/>
                <w:rtl w:val="0"/>
              </w:rPr>
              <w:t xml:space="preserve">Description</w:t>
            </w:r>
          </w:p>
        </w:tc>
        <w:tc>
          <w:tcPr/>
          <w:p w:rsidR="00000000" w:rsidDel="00000000" w:rsidP="00000000" w:rsidRDefault="00000000" w:rsidRPr="00000000" w14:paraId="000001A9">
            <w:pPr>
              <w:rPr>
                <w:b w:val="1"/>
              </w:rPr>
            </w:pPr>
            <w:r w:rsidDel="00000000" w:rsidR="00000000" w:rsidRPr="00000000">
              <w:rPr>
                <w:b w:val="1"/>
                <w:rtl w:val="0"/>
              </w:rPr>
              <w:t xml:space="preserve">Units</w:t>
            </w:r>
          </w:p>
        </w:tc>
        <w:tc>
          <w:tcPr/>
          <w:p w:rsidR="00000000" w:rsidDel="00000000" w:rsidP="00000000" w:rsidRDefault="00000000" w:rsidRPr="00000000" w14:paraId="000001AA">
            <w:pPr>
              <w:rPr>
                <w:b w:val="1"/>
              </w:rPr>
            </w:pPr>
            <w:r w:rsidDel="00000000" w:rsidR="00000000" w:rsidRPr="00000000">
              <w:rPr>
                <w:b w:val="1"/>
                <w:rtl w:val="0"/>
              </w:rPr>
              <w:t xml:space="preserve">Valid Min</w:t>
            </w:r>
          </w:p>
        </w:tc>
        <w:tc>
          <w:tcPr/>
          <w:p w:rsidR="00000000" w:rsidDel="00000000" w:rsidP="00000000" w:rsidRDefault="00000000" w:rsidRPr="00000000" w14:paraId="000001AB">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streamId</w:t>
            </w:r>
          </w:p>
        </w:tc>
        <w:tc>
          <w:tcPr/>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AE">
            <w:pPr>
              <w:rPr/>
            </w:pPr>
            <w:r w:rsidDel="00000000" w:rsidR="00000000" w:rsidRPr="00000000">
              <w:rPr>
                <w:rtl w:val="0"/>
              </w:rPr>
              <w:t xml:space="preserve">Universally Unique ID (UUID) of Stream that process the original log file. </w:t>
            </w:r>
            <w:r w:rsidDel="00000000" w:rsidR="00000000" w:rsidRPr="00000000">
              <w:rPr>
                <w:i w:val="1"/>
                <w:rtl w:val="0"/>
              </w:rPr>
              <w:t xml:space="preserve">bundleId</w:t>
            </w:r>
            <w:r w:rsidDel="00000000" w:rsidR="00000000" w:rsidRPr="00000000">
              <w:rPr>
                <w:rtl w:val="0"/>
              </w:rPr>
              <w:t xml:space="preserve">s increment for each log file processed within a stream. The REST API interface constitutes a unique stream. All records received from the REST API, therefore, should have the same streamId. The Log file ingest is also a unique stream, therefore, all records received in log files should also have the same unique streamId.</w:t>
            </w:r>
          </w:p>
        </w:tc>
        <w:tc>
          <w:tcPr/>
          <w:p w:rsidR="00000000" w:rsidDel="00000000" w:rsidP="00000000" w:rsidRDefault="00000000" w:rsidRPr="00000000" w14:paraId="000001AF">
            <w:pPr>
              <w:rPr/>
            </w:pPr>
            <w:r w:rsidDel="00000000" w:rsidR="00000000" w:rsidRPr="00000000">
              <w:rPr>
                <w:rtl w:val="0"/>
              </w:rPr>
              <w:t xml:space="preserve">N/A</w:t>
            </w:r>
          </w:p>
        </w:tc>
        <w:tc>
          <w:tcPr/>
          <w:p w:rsidR="00000000" w:rsidDel="00000000" w:rsidP="00000000" w:rsidRDefault="00000000" w:rsidRPr="00000000" w14:paraId="000001B0">
            <w:pPr>
              <w:rPr/>
            </w:pPr>
            <w:r w:rsidDel="00000000" w:rsidR="00000000" w:rsidRPr="00000000">
              <w:rPr>
                <w:rtl w:val="0"/>
              </w:rPr>
              <w:t xml:space="preserve">N/A</w:t>
            </w:r>
          </w:p>
        </w:tc>
        <w:tc>
          <w:tcPr/>
          <w:p w:rsidR="00000000" w:rsidDel="00000000" w:rsidP="00000000" w:rsidRDefault="00000000" w:rsidRPr="00000000" w14:paraId="000001B1">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bundleSize</w:t>
            </w:r>
          </w:p>
        </w:tc>
        <w:tc>
          <w:tcPr/>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1B4">
            <w:pPr>
              <w:rPr/>
            </w:pPr>
            <w:r w:rsidDel="00000000" w:rsidR="00000000" w:rsidRPr="00000000">
              <w:rPr>
                <w:rtl w:val="0"/>
              </w:rPr>
              <w:t xml:space="preserve">Size of the bundle within the processed file</w:t>
            </w:r>
          </w:p>
        </w:tc>
        <w:tc>
          <w:tcPr/>
          <w:p w:rsidR="00000000" w:rsidDel="00000000" w:rsidP="00000000" w:rsidRDefault="00000000" w:rsidRPr="00000000" w14:paraId="000001B5">
            <w:pPr>
              <w:rPr/>
            </w:pPr>
            <w:r w:rsidDel="00000000" w:rsidR="00000000" w:rsidRPr="00000000">
              <w:rPr>
                <w:rtl w:val="0"/>
              </w:rPr>
              <w:t xml:space="preserve">N/A</w:t>
            </w:r>
          </w:p>
        </w:tc>
        <w:tc>
          <w:tcPr/>
          <w:p w:rsidR="00000000" w:rsidDel="00000000" w:rsidP="00000000" w:rsidRDefault="00000000" w:rsidRPr="00000000" w14:paraId="000001B6">
            <w:pPr>
              <w:rPr/>
            </w:pPr>
            <w:r w:rsidDel="00000000" w:rsidR="00000000" w:rsidRPr="00000000">
              <w:rPr>
                <w:rtl w:val="0"/>
              </w:rPr>
              <w:t xml:space="preserve">1</w:t>
            </w:r>
          </w:p>
        </w:tc>
        <w:tc>
          <w:tcPr/>
          <w:p w:rsidR="00000000" w:rsidDel="00000000" w:rsidP="00000000" w:rsidRDefault="00000000" w:rsidRPr="00000000" w14:paraId="000001B7">
            <w:pPr>
              <w:keepNext w:val="1"/>
              <w:rPr/>
            </w:pPr>
            <w:r w:rsidDel="00000000" w:rsidR="00000000" w:rsidRPr="00000000">
              <w:rPr>
                <w:rtl w:val="0"/>
              </w:rPr>
              <w:t xml:space="preserve">MAX_INT</w:t>
            </w:r>
          </w:p>
        </w:tc>
      </w:tr>
      <w:tr>
        <w:trPr>
          <w:cantSplit w:val="0"/>
          <w:tblHeader w:val="0"/>
        </w:trPr>
        <w:tc>
          <w:tcPr/>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bundleId</w:t>
            </w:r>
          </w:p>
        </w:tc>
        <w:tc>
          <w:tcPr/>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1BA">
            <w:pPr>
              <w:rPr/>
            </w:pPr>
            <w:r w:rsidDel="00000000" w:rsidR="00000000" w:rsidRPr="00000000">
              <w:rPr>
                <w:rtl w:val="0"/>
              </w:rPr>
              <w:t xml:space="preserve">Bundle identifier within the stream</w:t>
            </w:r>
          </w:p>
        </w:tc>
        <w:tc>
          <w:tcPr/>
          <w:p w:rsidR="00000000" w:rsidDel="00000000" w:rsidP="00000000" w:rsidRDefault="00000000" w:rsidRPr="00000000" w14:paraId="000001BB">
            <w:pPr>
              <w:rPr/>
            </w:pPr>
            <w:r w:rsidDel="00000000" w:rsidR="00000000" w:rsidRPr="00000000">
              <w:rPr>
                <w:rtl w:val="0"/>
              </w:rPr>
              <w:t xml:space="preserve">N/A</w:t>
            </w:r>
          </w:p>
        </w:tc>
        <w:tc>
          <w:tcPr/>
          <w:p w:rsidR="00000000" w:rsidDel="00000000" w:rsidP="00000000" w:rsidRDefault="00000000" w:rsidRPr="00000000" w14:paraId="000001BC">
            <w:pPr>
              <w:rPr/>
            </w:pPr>
            <w:r w:rsidDel="00000000" w:rsidR="00000000" w:rsidRPr="00000000">
              <w:rPr>
                <w:rtl w:val="0"/>
              </w:rPr>
              <w:t xml:space="preserve">0</w:t>
            </w:r>
          </w:p>
        </w:tc>
        <w:tc>
          <w:tcPr/>
          <w:p w:rsidR="00000000" w:rsidDel="00000000" w:rsidP="00000000" w:rsidRDefault="00000000" w:rsidRPr="00000000" w14:paraId="000001BD">
            <w:pPr>
              <w:keepNext w:val="1"/>
              <w:rPr/>
            </w:pPr>
            <w:r w:rsidDel="00000000" w:rsidR="00000000" w:rsidRPr="00000000">
              <w:rPr>
                <w:rtl w:val="0"/>
              </w:rPr>
              <w:t xml:space="preserve">MAX_LONG-1</w:t>
            </w:r>
          </w:p>
        </w:tc>
      </w:tr>
      <w:tr>
        <w:trPr>
          <w:cantSplit w:val="0"/>
          <w:tblHeader w:val="0"/>
        </w:trPr>
        <w:tc>
          <w:tcPr/>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recordId</w:t>
            </w:r>
          </w:p>
        </w:tc>
        <w:tc>
          <w:tcPr/>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1C0">
            <w:pPr>
              <w:rPr/>
            </w:pPr>
            <w:r w:rsidDel="00000000" w:rsidR="00000000" w:rsidRPr="00000000">
              <w:rPr>
                <w:rtl w:val="0"/>
              </w:rPr>
              <w:t xml:space="preserve">Record identifier within the bundle. </w:t>
            </w:r>
            <w:r w:rsidDel="00000000" w:rsidR="00000000" w:rsidRPr="00000000">
              <w:rPr>
                <w:i w:val="1"/>
                <w:rtl w:val="0"/>
              </w:rPr>
              <w:t xml:space="preserve">recordId</w:t>
            </w:r>
            <w:r w:rsidDel="00000000" w:rsidR="00000000" w:rsidRPr="00000000">
              <w:rPr>
                <w:rtl w:val="0"/>
              </w:rPr>
              <w:t xml:space="preserve">s increment for each record within a sbundle. So for example, for a bundle size of 10, recordIds will be 0-9.</w:t>
            </w:r>
          </w:p>
        </w:tc>
        <w:tc>
          <w:tcPr/>
          <w:p w:rsidR="00000000" w:rsidDel="00000000" w:rsidP="00000000" w:rsidRDefault="00000000" w:rsidRPr="00000000" w14:paraId="000001C1">
            <w:pPr>
              <w:rPr/>
            </w:pPr>
            <w:r w:rsidDel="00000000" w:rsidR="00000000" w:rsidRPr="00000000">
              <w:rPr>
                <w:rtl w:val="0"/>
              </w:rPr>
              <w:t xml:space="preserve">N/A</w:t>
            </w:r>
          </w:p>
        </w:tc>
        <w:tc>
          <w:tcPr/>
          <w:p w:rsidR="00000000" w:rsidDel="00000000" w:rsidP="00000000" w:rsidRDefault="00000000" w:rsidRPr="00000000" w14:paraId="000001C2">
            <w:pPr>
              <w:rPr/>
            </w:pPr>
            <w:r w:rsidDel="00000000" w:rsidR="00000000" w:rsidRPr="00000000">
              <w:rPr>
                <w:rtl w:val="0"/>
              </w:rPr>
              <w:t xml:space="preserve">0</w:t>
            </w:r>
          </w:p>
        </w:tc>
        <w:tc>
          <w:tcPr/>
          <w:p w:rsidR="00000000" w:rsidDel="00000000" w:rsidP="00000000" w:rsidRDefault="00000000" w:rsidRPr="00000000" w14:paraId="000001C3">
            <w:pPr>
              <w:keepNext w:val="1"/>
              <w:rPr/>
            </w:pPr>
            <w:r w:rsidDel="00000000" w:rsidR="00000000" w:rsidRPr="00000000">
              <w:rPr>
                <w:rtl w:val="0"/>
              </w:rPr>
              <w:t xml:space="preserve">MAX_INT - 1</w:t>
            </w:r>
          </w:p>
        </w:tc>
      </w:tr>
      <w:tr>
        <w:trPr>
          <w:cantSplit w:val="0"/>
          <w:tblHeader w:val="0"/>
        </w:trPr>
        <w:tc>
          <w:tcPr/>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serialNumber</w:t>
            </w:r>
          </w:p>
        </w:tc>
        <w:tc>
          <w:tcPr/>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1C6">
            <w:pPr>
              <w:rPr/>
            </w:pPr>
            <w:r w:rsidDel="00000000" w:rsidR="00000000" w:rsidRPr="00000000">
              <w:rPr>
                <w:rtl w:val="0"/>
              </w:rPr>
              <w:t xml:space="preserve">Combined identifier within the stream, a combination of </w:t>
            </w:r>
            <w:r w:rsidDel="00000000" w:rsidR="00000000" w:rsidRPr="00000000">
              <w:rPr>
                <w:rFonts w:ascii="Courier New" w:cs="Courier New" w:eastAsia="Courier New" w:hAnsi="Courier New"/>
                <w:rtl w:val="0"/>
              </w:rPr>
              <w:t xml:space="preserve">bundleSize</w:t>
            </w:r>
            <w:r w:rsidDel="00000000" w:rsidR="00000000" w:rsidRPr="00000000">
              <w:rPr>
                <w:rtl w:val="0"/>
              </w:rPr>
              <w:t xml:space="preserve">, </w:t>
            </w:r>
            <w:r w:rsidDel="00000000" w:rsidR="00000000" w:rsidRPr="00000000">
              <w:rPr>
                <w:rFonts w:ascii="Courier New" w:cs="Courier New" w:eastAsia="Courier New" w:hAnsi="Courier New"/>
                <w:rtl w:val="0"/>
              </w:rPr>
              <w:t xml:space="preserve">bundleId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recordId</w:t>
            </w:r>
            <w:r w:rsidDel="00000000" w:rsidR="00000000" w:rsidRPr="00000000">
              <w:rPr>
                <w:rtl w:val="0"/>
              </w:rPr>
              <w:t xml:space="preserve">. serialNumber can be considered a unique serial number within a stream. serialNumber can be used to easily sort or detect out of order records.</w:t>
            </w:r>
          </w:p>
        </w:tc>
        <w:tc>
          <w:tcPr/>
          <w:p w:rsidR="00000000" w:rsidDel="00000000" w:rsidP="00000000" w:rsidRDefault="00000000" w:rsidRPr="00000000" w14:paraId="000001C7">
            <w:pPr>
              <w:rPr/>
            </w:pPr>
            <w:r w:rsidDel="00000000" w:rsidR="00000000" w:rsidRPr="00000000">
              <w:rPr>
                <w:rtl w:val="0"/>
              </w:rPr>
              <w:t xml:space="preserve">N/A</w:t>
            </w:r>
          </w:p>
        </w:tc>
        <w:tc>
          <w:tcPr/>
          <w:p w:rsidR="00000000" w:rsidDel="00000000" w:rsidP="00000000" w:rsidRDefault="00000000" w:rsidRPr="00000000" w14:paraId="000001C8">
            <w:pPr>
              <w:rPr/>
            </w:pPr>
            <w:r w:rsidDel="00000000" w:rsidR="00000000" w:rsidRPr="00000000">
              <w:rPr>
                <w:rtl w:val="0"/>
              </w:rPr>
              <w:t xml:space="preserve">0</w:t>
            </w:r>
          </w:p>
        </w:tc>
        <w:tc>
          <w:tcPr/>
          <w:p w:rsidR="00000000" w:rsidDel="00000000" w:rsidP="00000000" w:rsidRDefault="00000000" w:rsidRPr="00000000" w14:paraId="000001C9">
            <w:pPr>
              <w:keepNext w:val="1"/>
              <w:rPr/>
            </w:pPr>
            <w:r w:rsidDel="00000000" w:rsidR="00000000" w:rsidRPr="00000000">
              <w:rPr>
                <w:rtl w:val="0"/>
              </w:rPr>
              <w:t xml:space="preserve">MAX_LONG-1</w:t>
            </w:r>
          </w:p>
        </w:tc>
      </w:tr>
    </w:tbl>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4 - SerialId</w:t>
      </w:r>
    </w:p>
    <w:p w:rsidR="00000000" w:rsidDel="00000000" w:rsidP="00000000" w:rsidRDefault="00000000" w:rsidRPr="00000000" w14:paraId="000001CB">
      <w:pPr>
        <w:pStyle w:val="Heading2"/>
        <w:numPr>
          <w:ilvl w:val="1"/>
          <w:numId w:val="12"/>
        </w:numPr>
        <w:ind w:left="576" w:hanging="576"/>
        <w:rPr/>
      </w:pPr>
      <w:bookmarkStart w:colFirst="0" w:colLast="0" w:name="_heading=h.17dp8vu" w:id="10"/>
      <w:bookmarkEnd w:id="10"/>
      <w:r w:rsidDel="00000000" w:rsidR="00000000" w:rsidRPr="00000000">
        <w:rPr>
          <w:rtl w:val="0"/>
        </w:rPr>
        <w:t xml:space="preserve">ASN.1 Encodings</w:t>
      </w:r>
    </w:p>
    <w:p w:rsidR="00000000" w:rsidDel="00000000" w:rsidP="00000000" w:rsidRDefault="00000000" w:rsidRPr="00000000" w14:paraId="000001CC">
      <w:pPr>
        <w:rPr/>
      </w:pPr>
      <w:r w:rsidDel="00000000" w:rsidR="00000000" w:rsidRPr="00000000">
        <w:rPr>
          <w:rtl w:val="0"/>
        </w:rPr>
        <w:t xml:space="preserve">A list of ASN.1 encoding instructions provided to the ASN.1 CODEC module. This entire object is removed from the stream prior to publishing the data.</w:t>
      </w:r>
    </w:p>
    <w:tbl>
      <w:tblPr>
        <w:tblStyle w:val="Table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1"/>
        <w:gridCol w:w="1801"/>
        <w:gridCol w:w="5753"/>
        <w:tblGridChange w:id="0">
          <w:tblGrid>
            <w:gridCol w:w="1801"/>
            <w:gridCol w:w="1801"/>
            <w:gridCol w:w="5753"/>
          </w:tblGrid>
        </w:tblGridChange>
      </w:tblGrid>
      <w:tr>
        <w:trPr>
          <w:cantSplit w:val="0"/>
          <w:tblHeader w:val="0"/>
        </w:trPr>
        <w:tc>
          <w:tcPr/>
          <w:p w:rsidR="00000000" w:rsidDel="00000000" w:rsidP="00000000" w:rsidRDefault="00000000" w:rsidRPr="00000000" w14:paraId="000001CD">
            <w:pPr>
              <w:rPr>
                <w:rFonts w:ascii="Courier New" w:cs="Courier New" w:eastAsia="Courier New" w:hAnsi="Courier New"/>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1CE">
            <w:pPr>
              <w:rPr>
                <w:rFonts w:ascii="Courier New" w:cs="Courier New" w:eastAsia="Courier New" w:hAnsi="Courier New"/>
              </w:rPr>
            </w:pPr>
            <w:r w:rsidDel="00000000" w:rsidR="00000000" w:rsidRPr="00000000">
              <w:rPr>
                <w:b w:val="1"/>
                <w:rtl w:val="0"/>
              </w:rPr>
              <w:t xml:space="preserve">Type</w:t>
            </w:r>
            <w:r w:rsidDel="00000000" w:rsidR="00000000" w:rsidRPr="00000000">
              <w:rPr>
                <w:rtl w:val="0"/>
              </w:rPr>
            </w:r>
          </w:p>
        </w:tc>
        <w:tc>
          <w:tcPr/>
          <w:p w:rsidR="00000000" w:rsidDel="00000000" w:rsidP="00000000" w:rsidRDefault="00000000" w:rsidRPr="00000000" w14:paraId="000001CF">
            <w:pPr>
              <w:rPr>
                <w:rFonts w:ascii="Courier New" w:cs="Courier New" w:eastAsia="Courier New" w:hAnsi="Courier New"/>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elementName</w:t>
            </w:r>
          </w:p>
        </w:tc>
        <w:tc>
          <w:tcPr/>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Name of element to be ASN.1 encoded</w:t>
            </w:r>
          </w:p>
        </w:tc>
      </w:tr>
      <w:tr>
        <w:trPr>
          <w:cantSplit w:val="0"/>
          <w:tblHeader w:val="0"/>
        </w:trPr>
        <w:tc>
          <w:tcPr/>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elementType</w:t>
            </w:r>
          </w:p>
        </w:tc>
        <w:tc>
          <w:tcPr/>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ASN.1 type/data structure to be encoded</w:t>
            </w:r>
          </w:p>
        </w:tc>
      </w:tr>
      <w:tr>
        <w:trPr>
          <w:cantSplit w:val="0"/>
          <w:tblHeader w:val="0"/>
        </w:trPr>
        <w:tc>
          <w:tcPr/>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encodingRule</w:t>
            </w:r>
          </w:p>
        </w:tc>
        <w:tc>
          <w:tcPr/>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One of the following</w:t>
            </w:r>
          </w:p>
          <w:p w:rsidR="00000000" w:rsidDel="00000000" w:rsidP="00000000" w:rsidRDefault="00000000" w:rsidRPr="00000000" w14:paraId="000001D9">
            <w:pPr>
              <w:keepNext w:val="1"/>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EncodingRule {</w:t>
            </w:r>
            <w:r w:rsidDel="00000000" w:rsidR="00000000" w:rsidRPr="00000000">
              <w:rPr>
                <w:rFonts w:ascii="Consolas" w:cs="Consolas" w:eastAsia="Consolas" w:hAnsi="Consolas"/>
                <w:b w:val="1"/>
                <w:i w:val="1"/>
                <w:color w:val="0000c0"/>
                <w:sz w:val="20"/>
                <w:szCs w:val="20"/>
                <w:rtl w:val="0"/>
              </w:rPr>
              <w:t xml:space="preserve">UPER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COER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5 - Encodings</w:t>
      </w:r>
    </w:p>
    <w:p w:rsidR="00000000" w:rsidDel="00000000" w:rsidP="00000000" w:rsidRDefault="00000000" w:rsidRPr="00000000" w14:paraId="000001DB">
      <w:pPr>
        <w:pStyle w:val="Heading2"/>
        <w:numPr>
          <w:ilvl w:val="1"/>
          <w:numId w:val="12"/>
        </w:numPr>
        <w:ind w:left="576" w:hanging="576"/>
        <w:rPr/>
      </w:pPr>
      <w:bookmarkStart w:colFirst="0" w:colLast="0" w:name="_heading=h.3rdcrjn" w:id="11"/>
      <w:bookmarkEnd w:id="11"/>
      <w:r w:rsidDel="00000000" w:rsidR="00000000" w:rsidRPr="00000000">
        <w:rPr>
          <w:rtl w:val="0"/>
        </w:rPr>
        <w:t xml:space="preserve">ReceivedMessageDetails</w:t>
      </w:r>
    </w:p>
    <w:p w:rsidR="00000000" w:rsidDel="00000000" w:rsidP="00000000" w:rsidRDefault="00000000" w:rsidRPr="00000000" w14:paraId="000001DC">
      <w:pPr>
        <w:rPr/>
      </w:pPr>
      <w:r w:rsidDel="00000000" w:rsidR="00000000" w:rsidRPr="00000000">
        <w:rPr>
          <w:rtl w:val="0"/>
        </w:rPr>
        <w:t xml:space="preserve">This data structure contains the location of the vehicle when this data record was logged and the source of the data. This object is present on all record types as of </w:t>
      </w:r>
      <w:r w:rsidDel="00000000" w:rsidR="00000000" w:rsidRPr="00000000">
        <w:rPr>
          <w:rFonts w:ascii="Courier New" w:cs="Courier New" w:eastAsia="Courier New" w:hAnsi="Courier New"/>
          <w:rtl w:val="0"/>
        </w:rPr>
        <w:t xml:space="preserve">schemaVersion</w:t>
      </w:r>
      <w:r w:rsidDel="00000000" w:rsidR="00000000" w:rsidRPr="00000000">
        <w:rPr>
          <w:rtl w:val="0"/>
        </w:rPr>
        <w:t xml:space="preserve"> 5. Prior to </w:t>
      </w:r>
      <w:r w:rsidDel="00000000" w:rsidR="00000000" w:rsidRPr="00000000">
        <w:rPr>
          <w:rFonts w:ascii="Courier New" w:cs="Courier New" w:eastAsia="Courier New" w:hAnsi="Courier New"/>
          <w:rtl w:val="0"/>
        </w:rPr>
        <w:t xml:space="preserve">schemaVersion</w:t>
      </w:r>
      <w:r w:rsidDel="00000000" w:rsidR="00000000" w:rsidRPr="00000000">
        <w:rPr>
          <w:rtl w:val="0"/>
        </w:rPr>
        <w:t xml:space="preserve"> 5, there was no </w:t>
      </w:r>
      <w:r w:rsidDel="00000000" w:rsidR="00000000" w:rsidRPr="00000000">
        <w:rPr>
          <w:rFonts w:ascii="Courier New" w:cs="Courier New" w:eastAsia="Courier New" w:hAnsi="Courier New"/>
          <w:rtl w:val="0"/>
        </w:rPr>
        <w:t xml:space="preserve">receiveMessageDetails</w:t>
      </w:r>
      <w:r w:rsidDel="00000000" w:rsidR="00000000" w:rsidRPr="00000000">
        <w:rPr>
          <w:rtl w:val="0"/>
        </w:rPr>
        <w:t xml:space="preserve"> in BSM records.</w:t>
      </w:r>
    </w:p>
    <w:p w:rsidR="00000000" w:rsidDel="00000000" w:rsidP="00000000" w:rsidRDefault="00000000" w:rsidRPr="00000000" w14:paraId="000001DD">
      <w:pPr>
        <w:rPr/>
      </w:pPr>
      <w:r w:rsidDel="00000000" w:rsidR="00000000" w:rsidRPr="00000000">
        <w:rPr>
          <w:rtl w:val="0"/>
        </w:rPr>
        <w:t xml:space="preserve">For BSM records with</w:t>
      </w:r>
      <w:r w:rsidDel="00000000" w:rsidR="00000000" w:rsidRPr="00000000">
        <w:rPr>
          <w:rFonts w:ascii="Courier New" w:cs="Courier New" w:eastAsia="Courier New" w:hAnsi="Courier New"/>
          <w:rtl w:val="0"/>
        </w:rPr>
        <w:t xml:space="preserve"> bsmSource=RV</w:t>
      </w:r>
      <w:r w:rsidDel="00000000" w:rsidR="00000000" w:rsidRPr="00000000">
        <w:rPr>
          <w:rtl w:val="0"/>
        </w:rPr>
        <w:t xml:space="preserve">, </w:t>
      </w:r>
      <w:r w:rsidDel="00000000" w:rsidR="00000000" w:rsidRPr="00000000">
        <w:rPr>
          <w:rFonts w:ascii="Courier New" w:cs="Courier New" w:eastAsia="Courier New" w:hAnsi="Courier New"/>
          <w:rtl w:val="0"/>
        </w:rPr>
        <w:t xml:space="preserve">locationData</w:t>
      </w:r>
      <w:r w:rsidDel="00000000" w:rsidR="00000000" w:rsidRPr="00000000">
        <w:rPr>
          <w:rtl w:val="0"/>
        </w:rPr>
        <w:t xml:space="preserve"> will represent the location of the Ego Vehicle (EV) that received the BSM from a Remote Vehicle (RV) while the location data inside the BSM payload will represent the location of the RV. For BSMs inside a `</w:t>
      </w:r>
      <w:r w:rsidDel="00000000" w:rsidR="00000000" w:rsidRPr="00000000">
        <w:rPr>
          <w:rFonts w:ascii="Courier New" w:cs="Courier New" w:eastAsia="Courier New" w:hAnsi="Courier New"/>
          <w:rtl w:val="0"/>
        </w:rPr>
        <w:t xml:space="preserve">rxMsg</w:t>
      </w:r>
      <w:r w:rsidDel="00000000" w:rsidR="00000000" w:rsidRPr="00000000">
        <w:rPr>
          <w:rtl w:val="0"/>
        </w:rPr>
        <w:t xml:space="preserve">` log file, `</w:t>
      </w:r>
      <w:r w:rsidDel="00000000" w:rsidR="00000000" w:rsidRPr="00000000">
        <w:rPr>
          <w:rFonts w:ascii="Courier New" w:cs="Courier New" w:eastAsia="Courier New" w:hAnsi="Courier New"/>
          <w:rtl w:val="0"/>
        </w:rPr>
        <w:t xml:space="preserve">rxSource</w:t>
      </w:r>
      <w:r w:rsidDel="00000000" w:rsidR="00000000" w:rsidRPr="00000000">
        <w:rPr>
          <w:rtl w:val="0"/>
        </w:rPr>
        <w:t xml:space="preserve">` will be equal to `</w:t>
      </w:r>
      <w:r w:rsidDel="00000000" w:rsidR="00000000" w:rsidRPr="00000000">
        <w:rPr>
          <w:rFonts w:ascii="Courier New" w:cs="Courier New" w:eastAsia="Courier New" w:hAnsi="Courier New"/>
          <w:rtl w:val="0"/>
        </w:rPr>
        <w:t xml:space="preserve">RV</w:t>
      </w:r>
      <w:r w:rsidDel="00000000" w:rsidR="00000000" w:rsidRPr="00000000">
        <w:rPr>
          <w:rtl w:val="0"/>
        </w:rPr>
        <w:t xml:space="preserve">` as does `</w:t>
      </w:r>
      <w:r w:rsidDel="00000000" w:rsidR="00000000" w:rsidRPr="00000000">
        <w:rPr>
          <w:rFonts w:ascii="Courier New" w:cs="Courier New" w:eastAsia="Courier New" w:hAnsi="Courier New"/>
          <w:rtl w:val="0"/>
        </w:rPr>
        <w:t xml:space="preserve">bsmSource</w:t>
      </w:r>
      <w:r w:rsidDel="00000000" w:rsidR="00000000" w:rsidRPr="00000000">
        <w:rPr>
          <w:rtl w:val="0"/>
        </w:rPr>
        <w:t xml:space="preserve">`. For other log files that may contain BSM data (`</w:t>
      </w:r>
      <w:r w:rsidDel="00000000" w:rsidR="00000000" w:rsidRPr="00000000">
        <w:rPr>
          <w:rFonts w:ascii="Courier New" w:cs="Courier New" w:eastAsia="Courier New" w:hAnsi="Courier New"/>
          <w:rtl w:val="0"/>
        </w:rPr>
        <w:t xml:space="preserve">bsmTx</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bsmLogDuringEvent</w:t>
      </w:r>
      <w:r w:rsidDel="00000000" w:rsidR="00000000" w:rsidRPr="00000000">
        <w:rPr>
          <w:rtl w:val="0"/>
        </w:rPr>
        <w:t xml:space="preserve">`), there `</w:t>
      </w:r>
      <w:r w:rsidDel="00000000" w:rsidR="00000000" w:rsidRPr="00000000">
        <w:rPr>
          <w:rFonts w:ascii="Courier New" w:cs="Courier New" w:eastAsia="Courier New" w:hAnsi="Courier New"/>
          <w:rtl w:val="0"/>
        </w:rPr>
        <w:t xml:space="preserve">rxSource</w:t>
      </w:r>
      <w:r w:rsidDel="00000000" w:rsidR="00000000" w:rsidRPr="00000000">
        <w:rPr>
          <w:rtl w:val="0"/>
        </w:rPr>
        <w:t xml:space="preserve">` will be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or not present in `</w:t>
      </w:r>
      <w:r w:rsidDel="00000000" w:rsidR="00000000" w:rsidRPr="00000000">
        <w:rPr>
          <w:rFonts w:ascii="Courier New" w:cs="Courier New" w:eastAsia="Courier New" w:hAnsi="Courier New"/>
          <w:rtl w:val="0"/>
        </w:rPr>
        <w:t xml:space="preserve">receivedMessageDetails</w:t>
      </w: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For BSM records with</w:t>
      </w:r>
      <w:r w:rsidDel="00000000" w:rsidR="00000000" w:rsidRPr="00000000">
        <w:rPr>
          <w:rFonts w:ascii="Courier New" w:cs="Courier New" w:eastAsia="Courier New" w:hAnsi="Courier New"/>
          <w:rtl w:val="0"/>
        </w:rPr>
        <w:t xml:space="preserve"> bsmSource=EV</w:t>
      </w:r>
      <w:r w:rsidDel="00000000" w:rsidR="00000000" w:rsidRPr="00000000">
        <w:rPr>
          <w:rtl w:val="0"/>
        </w:rPr>
        <w:t xml:space="preserve">, the </w:t>
      </w:r>
      <w:r w:rsidDel="00000000" w:rsidR="00000000" w:rsidRPr="00000000">
        <w:rPr>
          <w:rFonts w:ascii="Courier New" w:cs="Courier New" w:eastAsia="Courier New" w:hAnsi="Courier New"/>
          <w:rtl w:val="0"/>
        </w:rPr>
        <w:t xml:space="preserve">locationData</w:t>
      </w:r>
      <w:r w:rsidDel="00000000" w:rsidR="00000000" w:rsidRPr="00000000">
        <w:rPr>
          <w:rtl w:val="0"/>
        </w:rPr>
        <w:t xml:space="preserve"> should be very close or identical to the location data within the BSM payload. </w:t>
      </w:r>
    </w:p>
    <w:p w:rsidR="00000000" w:rsidDel="00000000" w:rsidP="00000000" w:rsidRDefault="00000000" w:rsidRPr="00000000" w14:paraId="000001DF">
      <w:pPr>
        <w:rPr/>
      </w:pPr>
      <w:r w:rsidDel="00000000" w:rsidR="00000000" w:rsidRPr="00000000">
        <w:rPr>
          <w:rtl w:val="0"/>
        </w:rPr>
      </w:r>
    </w:p>
    <w:tbl>
      <w:tblPr>
        <w:tblStyle w:val="Table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1"/>
        <w:gridCol w:w="1683"/>
        <w:gridCol w:w="5871"/>
        <w:tblGridChange w:id="0">
          <w:tblGrid>
            <w:gridCol w:w="1801"/>
            <w:gridCol w:w="1683"/>
            <w:gridCol w:w="5871"/>
          </w:tblGrid>
        </w:tblGridChange>
      </w:tblGrid>
      <w:tr>
        <w:trPr>
          <w:cantSplit w:val="0"/>
          <w:tblHeader w:val="0"/>
        </w:trPr>
        <w:tc>
          <w:tcPr/>
          <w:p w:rsidR="00000000" w:rsidDel="00000000" w:rsidP="00000000" w:rsidRDefault="00000000" w:rsidRPr="00000000" w14:paraId="000001E0">
            <w:pPr>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1E1">
            <w:pPr>
              <w:rPr/>
            </w:pPr>
            <w:r w:rsidDel="00000000" w:rsidR="00000000" w:rsidRPr="00000000">
              <w:rPr>
                <w:b w:val="1"/>
                <w:rtl w:val="0"/>
              </w:rPr>
              <w:t xml:space="preserve">Type</w:t>
            </w:r>
            <w:r w:rsidDel="00000000" w:rsidR="00000000" w:rsidRPr="00000000">
              <w:rPr>
                <w:rtl w:val="0"/>
              </w:rPr>
            </w:r>
          </w:p>
        </w:tc>
        <w:tc>
          <w:tcPr/>
          <w:p w:rsidR="00000000" w:rsidDel="00000000" w:rsidP="00000000" w:rsidRDefault="00000000" w:rsidRPr="00000000" w14:paraId="000001E2">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locationData</w:t>
            </w:r>
          </w:p>
        </w:tc>
        <w:tc>
          <w:tcPr/>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Object</w:t>
            </w:r>
          </w:p>
        </w:tc>
        <w:tc>
          <w:tcPr/>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A data structure containing the following:</w:t>
            </w:r>
          </w:p>
          <w:p w:rsidR="00000000" w:rsidDel="00000000" w:rsidP="00000000" w:rsidRDefault="00000000" w:rsidRPr="00000000" w14:paraId="000001E6">
            <w:pPr>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decimal </w:t>
            </w:r>
            <w:r w:rsidDel="00000000" w:rsidR="00000000" w:rsidRPr="00000000">
              <w:rPr>
                <w:rFonts w:ascii="Consolas" w:cs="Consolas" w:eastAsia="Consolas" w:hAnsi="Consolas"/>
                <w:color w:val="0000c0"/>
                <w:sz w:val="20"/>
                <w:szCs w:val="20"/>
                <w:rtl w:val="0"/>
              </w:rPr>
              <w:t xml:space="preserve">latitude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7">
            <w:pPr>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decimal </w:t>
            </w:r>
            <w:r w:rsidDel="00000000" w:rsidR="00000000" w:rsidRPr="00000000">
              <w:rPr>
                <w:rFonts w:ascii="Consolas" w:cs="Consolas" w:eastAsia="Consolas" w:hAnsi="Consolas"/>
                <w:color w:val="0000c0"/>
                <w:sz w:val="20"/>
                <w:szCs w:val="20"/>
                <w:rtl w:val="0"/>
              </w:rPr>
              <w:t xml:space="preserve">longitude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8">
            <w:pPr>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decimal </w:t>
            </w:r>
            <w:r w:rsidDel="00000000" w:rsidR="00000000" w:rsidRPr="00000000">
              <w:rPr>
                <w:rFonts w:ascii="Consolas" w:cs="Consolas" w:eastAsia="Consolas" w:hAnsi="Consolas"/>
                <w:color w:val="0000c0"/>
                <w:sz w:val="20"/>
                <w:szCs w:val="20"/>
                <w:rtl w:val="0"/>
              </w:rPr>
              <w:t xml:space="preserve">elevation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9">
            <w:pPr>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decimal </w:t>
            </w:r>
            <w:r w:rsidDel="00000000" w:rsidR="00000000" w:rsidRPr="00000000">
              <w:rPr>
                <w:rFonts w:ascii="Consolas" w:cs="Consolas" w:eastAsia="Consolas" w:hAnsi="Consolas"/>
                <w:color w:val="0000c0"/>
                <w:sz w:val="20"/>
                <w:szCs w:val="20"/>
                <w:rtl w:val="0"/>
              </w:rPr>
              <w:t xml:space="preserve">speed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A">
            <w:pPr>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decimal </w:t>
            </w:r>
            <w:r w:rsidDel="00000000" w:rsidR="00000000" w:rsidRPr="00000000">
              <w:rPr>
                <w:rFonts w:ascii="Consolas" w:cs="Consolas" w:eastAsia="Consolas" w:hAnsi="Consolas"/>
                <w:color w:val="0000c0"/>
                <w:sz w:val="20"/>
                <w:szCs w:val="20"/>
                <w:rtl w:val="0"/>
              </w:rPr>
              <w:t xml:space="preserve">heading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Latitude and longitude will be represented in degrees, elevation in meters, speed in meters per second and heading in degrees.</w:t>
            </w:r>
          </w:p>
        </w:tc>
      </w:tr>
      <w:tr>
        <w:trPr>
          <w:cantSplit w:val="0"/>
          <w:tblHeader w:val="0"/>
        </w:trPr>
        <w:tc>
          <w:tcPr/>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rxSource</w:t>
            </w:r>
          </w:p>
        </w:tc>
        <w:tc>
          <w:tcPr/>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EF">
            <w:pPr>
              <w:keepNext w:val="1"/>
              <w:rPr>
                <w:rFonts w:ascii="Courier New" w:cs="Courier New" w:eastAsia="Courier New" w:hAnsi="Courier New"/>
              </w:rPr>
            </w:pPr>
            <w:r w:rsidDel="00000000" w:rsidR="00000000" w:rsidRPr="00000000">
              <w:rPr>
                <w:rFonts w:ascii="Courier New" w:cs="Courier New" w:eastAsia="Courier New" w:hAnsi="Courier New"/>
                <w:rtl w:val="0"/>
              </w:rPr>
              <w:t xml:space="preserve">One of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RxSource {</w:t>
            </w:r>
            <w:r w:rsidDel="00000000" w:rsidR="00000000" w:rsidRPr="00000000">
              <w:rPr>
                <w:rFonts w:ascii="Consolas" w:cs="Consolas" w:eastAsia="Consolas" w:hAnsi="Consolas"/>
                <w:b w:val="1"/>
                <w:i w:val="1"/>
                <w:color w:val="0000c0"/>
                <w:sz w:val="20"/>
                <w:szCs w:val="20"/>
                <w:rtl w:val="0"/>
              </w:rPr>
              <w:t xml:space="preserve">RSU</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RV</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SNMP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NA, unknown</w:t>
            </w:r>
            <w:r w:rsidDel="00000000" w:rsidR="00000000" w:rsidRPr="00000000">
              <w:rPr>
                <w:rFonts w:ascii="Consolas" w:cs="Consolas" w:eastAsia="Consolas" w:hAnsi="Consolas"/>
                <w:color w:val="000000"/>
                <w:sz w:val="20"/>
                <w:szCs w:val="20"/>
                <w:rtl w:val="0"/>
              </w:rPr>
              <w:t xml:space="preserve">} c</w:t>
            </w:r>
            <w:r w:rsidDel="00000000" w:rsidR="00000000" w:rsidRPr="00000000">
              <w:rPr>
                <w:rFonts w:ascii="Courier New" w:cs="Courier New" w:eastAsia="Courier New" w:hAnsi="Courier New"/>
                <w:rtl w:val="0"/>
              </w:rPr>
              <w:t xml:space="preserve">onstants. </w:t>
            </w:r>
            <w:r w:rsidDel="00000000" w:rsidR="00000000" w:rsidRPr="00000000">
              <w:rPr>
                <w:rtl w:val="0"/>
              </w:rPr>
              <w:t xml:space="preserve">This element exists only in logs received in</w:t>
            </w:r>
            <w:r w:rsidDel="00000000" w:rsidR="00000000" w:rsidRPr="00000000">
              <w:rPr>
                <w:rFonts w:ascii="Courier New" w:cs="Courier New" w:eastAsia="Courier New" w:hAnsi="Courier New"/>
                <w:rtl w:val="0"/>
              </w:rPr>
              <w:t xml:space="preserve"> rxMsg </w:t>
            </w:r>
            <w:r w:rsidDel="00000000" w:rsidR="00000000" w:rsidRPr="00000000">
              <w:rPr>
                <w:rtl w:val="0"/>
              </w:rPr>
              <w:t xml:space="preserve">files (i.e.</w:t>
            </w:r>
            <w:r w:rsidDel="00000000" w:rsidR="00000000" w:rsidRPr="00000000">
              <w:rPr>
                <w:rFonts w:ascii="Courier New" w:cs="Courier New" w:eastAsia="Courier New" w:hAnsi="Courier New"/>
                <w:rtl w:val="0"/>
              </w:rPr>
              <w:t xml:space="preserve"> rxMsg recordType.</w:t>
            </w:r>
          </w:p>
        </w:tc>
      </w:tr>
    </w:tb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6 - ReceivedMessageDetails</w:t>
      </w:r>
    </w:p>
    <w:p w:rsidR="00000000" w:rsidDel="00000000" w:rsidP="00000000" w:rsidRDefault="00000000" w:rsidRPr="00000000" w14:paraId="000001F1">
      <w:pPr>
        <w:pStyle w:val="Heading2"/>
        <w:numPr>
          <w:ilvl w:val="1"/>
          <w:numId w:val="12"/>
        </w:numPr>
        <w:ind w:left="576" w:hanging="576"/>
        <w:rPr/>
      </w:pPr>
      <w:bookmarkStart w:colFirst="0" w:colLast="0" w:name="_heading=h.26in1rg" w:id="12"/>
      <w:bookmarkEnd w:id="12"/>
      <w:r w:rsidDel="00000000" w:rsidR="00000000" w:rsidRPr="00000000">
        <w:rPr>
          <w:rtl w:val="0"/>
        </w:rPr>
        <w:t xml:space="preserve">OdeMessagePayload</w:t>
      </w:r>
    </w:p>
    <w:p w:rsidR="00000000" w:rsidDel="00000000" w:rsidP="00000000" w:rsidRDefault="00000000" w:rsidRPr="00000000" w14:paraId="000001F2">
      <w:pPr>
        <w:rPr/>
      </w:pPr>
      <w:r w:rsidDel="00000000" w:rsidR="00000000" w:rsidRPr="00000000">
        <w:rPr>
          <w:rtl w:val="0"/>
        </w:rPr>
        <w:t xml:space="preserve">OdeMsgPayload is the parent class for all payload data structures, each of which contain the following data elements.</w:t>
      </w:r>
    </w:p>
    <w:tbl>
      <w:tblPr>
        <w:tblStyle w:val="Table9"/>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76"/>
        <w:gridCol w:w="1833"/>
        <w:gridCol w:w="5741"/>
        <w:tblGridChange w:id="0">
          <w:tblGrid>
            <w:gridCol w:w="1776"/>
            <w:gridCol w:w="1833"/>
            <w:gridCol w:w="5741"/>
          </w:tblGrid>
        </w:tblGridChange>
      </w:tblGrid>
      <w:tr>
        <w:trPr>
          <w:cantSplit w:val="0"/>
          <w:tblHeader w:val="0"/>
        </w:trPr>
        <w:tc>
          <w:tcPr/>
          <w:p w:rsidR="00000000" w:rsidDel="00000000" w:rsidP="00000000" w:rsidRDefault="00000000" w:rsidRPr="00000000" w14:paraId="000001F3">
            <w:pPr>
              <w:rPr>
                <w:b w:val="1"/>
              </w:rPr>
            </w:pPr>
            <w:r w:rsidDel="00000000" w:rsidR="00000000" w:rsidRPr="00000000">
              <w:rPr>
                <w:b w:val="1"/>
                <w:rtl w:val="0"/>
              </w:rPr>
              <w:t xml:space="preserve">Name</w:t>
            </w:r>
          </w:p>
        </w:tc>
        <w:tc>
          <w:tcPr/>
          <w:p w:rsidR="00000000" w:rsidDel="00000000" w:rsidP="00000000" w:rsidRDefault="00000000" w:rsidRPr="00000000" w14:paraId="000001F4">
            <w:pPr>
              <w:rPr>
                <w:b w:val="1"/>
              </w:rPr>
            </w:pPr>
            <w:r w:rsidDel="00000000" w:rsidR="00000000" w:rsidRPr="00000000">
              <w:rPr>
                <w:b w:val="1"/>
                <w:rtl w:val="0"/>
              </w:rPr>
              <w:t xml:space="preserve">Type</w:t>
            </w:r>
          </w:p>
        </w:tc>
        <w:tc>
          <w:tcPr/>
          <w:p w:rsidR="00000000" w:rsidDel="00000000" w:rsidP="00000000" w:rsidRDefault="00000000" w:rsidRPr="00000000" w14:paraId="000001F5">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dataType</w:t>
            </w:r>
          </w:p>
        </w:tc>
        <w:tc>
          <w:tcPr/>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1F8">
            <w:pPr>
              <w:keepNext w:val="1"/>
              <w:rPr/>
            </w:pPr>
            <w:r w:rsidDel="00000000" w:rsidR="00000000" w:rsidRPr="00000000">
              <w:rPr>
                <w:rtl w:val="0"/>
              </w:rPr>
              <w:t xml:space="preserve">The type of data contained in the data element.</w:t>
            </w:r>
          </w:p>
        </w:tc>
      </w:tr>
      <w:tr>
        <w:trPr>
          <w:cantSplit w:val="0"/>
          <w:tblHeader w:val="0"/>
        </w:trPr>
        <w:tc>
          <w:tcPr/>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Data</w:t>
            </w:r>
          </w:p>
        </w:tc>
        <w:tc>
          <w:tcPr/>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OdeObject</w:t>
            </w:r>
          </w:p>
        </w:tc>
        <w:tc>
          <w:tcPr/>
          <w:p w:rsidR="00000000" w:rsidDel="00000000" w:rsidP="00000000" w:rsidRDefault="00000000" w:rsidRPr="00000000" w14:paraId="000001FB">
            <w:pPr>
              <w:keepNext w:val="1"/>
              <w:rPr/>
            </w:pPr>
            <w:r w:rsidDel="00000000" w:rsidR="00000000" w:rsidRPr="00000000">
              <w:rPr>
                <w:rtl w:val="0"/>
              </w:rPr>
              <w:t xml:space="preserve">The data within this payload</w:t>
            </w:r>
          </w:p>
        </w:tc>
      </w:tr>
    </w:tbl>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7 - OdeMsgPayload</w:t>
      </w:r>
    </w:p>
    <w:p w:rsidR="00000000" w:rsidDel="00000000" w:rsidP="00000000" w:rsidRDefault="00000000" w:rsidRPr="00000000" w14:paraId="000001FD">
      <w:pPr>
        <w:rPr/>
      </w:pPr>
      <w:r w:rsidDel="00000000" w:rsidR="00000000" w:rsidRPr="00000000">
        <w:rPr>
          <w:rtl w:val="0"/>
        </w:rPr>
        <w:t xml:space="preserve">The following subsections describe the child schemas of </w:t>
      </w:r>
      <w:hyperlink w:anchor="_heading=h.26in1rg">
        <w:r w:rsidDel="00000000" w:rsidR="00000000" w:rsidRPr="00000000">
          <w:rPr>
            <w:color w:val="0563c1"/>
            <w:u w:val="single"/>
            <w:rtl w:val="0"/>
          </w:rPr>
          <w:t xml:space="preserve">OdeMsgPayload</w:t>
        </w:r>
      </w:hyperlink>
      <w:r w:rsidDel="00000000" w:rsidR="00000000" w:rsidRPr="00000000">
        <w:rPr>
          <w:rtl w:val="0"/>
        </w:rPr>
        <w:t xml:space="preserve">. The following OdeMsgPayload types are currently supported:</w:t>
      </w:r>
    </w:p>
    <w:p w:rsidR="00000000" w:rsidDel="00000000" w:rsidP="00000000" w:rsidRDefault="00000000" w:rsidRPr="00000000" w14:paraId="000001F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OdeTimPayload – This payload may contain one of the following data objects: </w:t>
      </w:r>
    </w:p>
    <w:p w:rsidR="00000000" w:rsidDel="00000000" w:rsidP="00000000" w:rsidRDefault="00000000" w:rsidRPr="00000000" w14:paraId="000001F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J2735TravelerInformationMessage</w:t>
      </w:r>
    </w:p>
    <w:p w:rsidR="00000000" w:rsidDel="00000000" w:rsidP="00000000" w:rsidRDefault="00000000" w:rsidRPr="00000000" w14:paraId="0000020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OdeTravelerInformationMessage</w:t>
      </w:r>
    </w:p>
    <w:p w:rsidR="00000000" w:rsidDel="00000000" w:rsidP="00000000" w:rsidRDefault="00000000" w:rsidRPr="00000000" w14:paraId="000002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OdeDriverAlertPayload – containing 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alert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 message</w:t>
      </w:r>
    </w:p>
    <w:p w:rsidR="00000000" w:rsidDel="00000000" w:rsidP="00000000" w:rsidRDefault="00000000" w:rsidRPr="00000000" w14:paraId="000002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OdeBsmPayload – containing a J2735Bsm</w:t>
      </w:r>
    </w:p>
    <w:p w:rsidR="00000000" w:rsidDel="00000000" w:rsidP="00000000" w:rsidRDefault="00000000" w:rsidRPr="00000000" w14:paraId="00000203">
      <w:pPr>
        <w:rPr/>
      </w:pPr>
      <w:r w:rsidDel="00000000" w:rsidR="00000000" w:rsidRPr="00000000">
        <w:rPr>
          <w:rtl w:val="0"/>
        </w:rPr>
        <w:t xml:space="preserve">The following subsections describe the structure, element types, and valid range of values for each of the above payload types.</w:t>
      </w:r>
    </w:p>
    <w:p w:rsidR="00000000" w:rsidDel="00000000" w:rsidP="00000000" w:rsidRDefault="00000000" w:rsidRPr="00000000" w14:paraId="00000204">
      <w:pPr>
        <w:pStyle w:val="Heading2"/>
        <w:numPr>
          <w:ilvl w:val="1"/>
          <w:numId w:val="12"/>
        </w:numPr>
        <w:ind w:left="576" w:hanging="576"/>
        <w:rPr/>
      </w:pPr>
      <w:bookmarkStart w:colFirst="0" w:colLast="0" w:name="_heading=h.lnxbz9" w:id="13"/>
      <w:bookmarkEnd w:id="13"/>
      <w:r w:rsidDel="00000000" w:rsidR="00000000" w:rsidRPr="00000000">
        <w:rPr>
          <w:rtl w:val="0"/>
        </w:rPr>
        <w:t xml:space="preserve">Service Request</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Service request structure is contained within a RESTful API web service request and will contain the following data elements to describe the instructions for the ODE regarding the execution of the request.</w:t>
      </w:r>
    </w:p>
    <w:tbl>
      <w:tblPr>
        <w:tblStyle w:val="Table10"/>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415"/>
        <w:gridCol w:w="3649"/>
        <w:gridCol w:w="4286"/>
        <w:tblGridChange w:id="0">
          <w:tblGrid>
            <w:gridCol w:w="1415"/>
            <w:gridCol w:w="3649"/>
            <w:gridCol w:w="4286"/>
          </w:tblGrid>
        </w:tblGridChange>
      </w:tblGrid>
      <w:tr>
        <w:trPr>
          <w:cantSplit w:val="0"/>
          <w:tblHeader w:val="0"/>
        </w:trPr>
        <w:tc>
          <w:tcPr/>
          <w:p w:rsidR="00000000" w:rsidDel="00000000" w:rsidP="00000000" w:rsidRDefault="00000000" w:rsidRPr="00000000" w14:paraId="00000206">
            <w:pPr>
              <w:rPr>
                <w:b w:val="1"/>
              </w:rPr>
            </w:pPr>
            <w:r w:rsidDel="00000000" w:rsidR="00000000" w:rsidRPr="00000000">
              <w:rPr>
                <w:b w:val="1"/>
                <w:rtl w:val="0"/>
              </w:rPr>
              <w:t xml:space="preserve">Name</w:t>
            </w:r>
          </w:p>
        </w:tc>
        <w:tc>
          <w:tcPr/>
          <w:p w:rsidR="00000000" w:rsidDel="00000000" w:rsidP="00000000" w:rsidRDefault="00000000" w:rsidRPr="00000000" w14:paraId="00000207">
            <w:pPr>
              <w:rPr>
                <w:b w:val="1"/>
              </w:rPr>
            </w:pPr>
            <w:r w:rsidDel="00000000" w:rsidR="00000000" w:rsidRPr="00000000">
              <w:rPr>
                <w:b w:val="1"/>
                <w:rtl w:val="0"/>
              </w:rPr>
              <w:t xml:space="preserve">Type</w:t>
            </w:r>
          </w:p>
        </w:tc>
        <w:tc>
          <w:tcPr/>
          <w:p w:rsidR="00000000" w:rsidDel="00000000" w:rsidP="00000000" w:rsidRDefault="00000000" w:rsidRPr="00000000" w14:paraId="0000020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ode</w:t>
            </w:r>
          </w:p>
        </w:tc>
        <w:tc>
          <w:tcPr/>
          <w:p w:rsidR="00000000" w:rsidDel="00000000" w:rsidP="00000000" w:rsidRDefault="00000000" w:rsidRPr="00000000" w14:paraId="0000020A">
            <w:pPr>
              <w:rPr>
                <w:rFonts w:ascii="Courier New" w:cs="Courier New" w:eastAsia="Courier New" w:hAnsi="Courier New"/>
              </w:rPr>
            </w:pPr>
            <w:hyperlink w:anchor="_heading=h.35nkun2">
              <w:r w:rsidDel="00000000" w:rsidR="00000000" w:rsidRPr="00000000">
                <w:rPr>
                  <w:rFonts w:ascii="Courier New" w:cs="Courier New" w:eastAsia="Courier New" w:hAnsi="Courier New"/>
                  <w:color w:val="0563c1"/>
                  <w:u w:val="single"/>
                  <w:rtl w:val="0"/>
                </w:rPr>
                <w:t xml:space="preserve">ServiceRequest.OdeInternal</w:t>
              </w:r>
            </w:hyperlink>
            <w:r w:rsidDel="00000000" w:rsidR="00000000" w:rsidRPr="00000000">
              <w:rPr>
                <w:rtl w:val="0"/>
              </w:rPr>
            </w:r>
          </w:p>
        </w:tc>
        <w:tc>
          <w:tcPr/>
          <w:p w:rsidR="00000000" w:rsidDel="00000000" w:rsidP="00000000" w:rsidRDefault="00000000" w:rsidRPr="00000000" w14:paraId="0000020B">
            <w:pPr>
              <w:keepNext w:val="1"/>
              <w:rPr/>
            </w:pPr>
            <w:r w:rsidDel="00000000" w:rsidR="00000000" w:rsidRPr="00000000">
              <w:rPr>
                <w:rtl w:val="0"/>
              </w:rPr>
              <w:t xml:space="preserve">This element data structure specifies parameters used internally by the ODE for troubleshooting purposes.</w:t>
            </w:r>
          </w:p>
        </w:tc>
      </w:tr>
      <w:tr>
        <w:trPr>
          <w:cantSplit w:val="0"/>
          <w:tblHeader w:val="0"/>
        </w:trPr>
        <w:tc>
          <w:tcPr/>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rsus</w:t>
            </w:r>
          </w:p>
        </w:tc>
        <w:tc>
          <w:tcPr/>
          <w:p w:rsidR="00000000" w:rsidDel="00000000" w:rsidP="00000000" w:rsidRDefault="00000000" w:rsidRPr="00000000" w14:paraId="0000020D">
            <w:pPr>
              <w:rPr>
                <w:rFonts w:ascii="Courier New" w:cs="Courier New" w:eastAsia="Courier New" w:hAnsi="Courier New"/>
                <w:color w:val="0563c1"/>
                <w:u w:val="single"/>
              </w:rPr>
            </w:pPr>
            <w:r w:rsidDel="00000000" w:rsidR="00000000" w:rsidRPr="00000000">
              <w:rPr>
                <w:rtl w:val="0"/>
              </w:rPr>
              <w:t xml:space="preserve">For Ode Broadcast TIM this element will be an Array of </w:t>
            </w:r>
            <w:hyperlink w:anchor="_heading=h.44sinio">
              <w:r w:rsidDel="00000000" w:rsidR="00000000" w:rsidRPr="00000000">
                <w:rPr>
                  <w:rFonts w:ascii="Courier New" w:cs="Courier New" w:eastAsia="Courier New" w:hAnsi="Courier New"/>
                  <w:color w:val="0563c1"/>
                  <w:u w:val="single"/>
                  <w:rtl w:val="0"/>
                </w:rPr>
                <w:t xml:space="preserve">RoadSideUnit.RSU</w:t>
              </w:r>
            </w:hyperlink>
            <w:r w:rsidDel="00000000" w:rsidR="00000000" w:rsidRPr="00000000">
              <w:rPr>
                <w:rtl w:val="0"/>
              </w:rPr>
            </w:r>
          </w:p>
          <w:p w:rsidR="00000000" w:rsidDel="00000000" w:rsidP="00000000" w:rsidRDefault="00000000" w:rsidRPr="00000000" w14:paraId="0000020E">
            <w:pPr>
              <w:rPr>
                <w:rFonts w:ascii="Courier New" w:cs="Courier New" w:eastAsia="Courier New" w:hAnsi="Courier New"/>
              </w:rPr>
            </w:pPr>
            <w:r w:rsidDel="00000000" w:rsidR="00000000" w:rsidRPr="00000000">
              <w:rPr>
                <w:color w:val="0563c1"/>
                <w:u w:val="single"/>
                <w:rtl w:val="0"/>
              </w:rPr>
              <w:t xml:space="preserve">For J2735 Broadcast TIM, array of</w:t>
            </w:r>
            <w:r w:rsidDel="00000000" w:rsidR="00000000" w:rsidRPr="00000000">
              <w:rPr>
                <w:rtl w:val="0"/>
              </w:rPr>
              <w:t xml:space="preserve"> </w:t>
            </w:r>
            <w:hyperlink w:anchor="_heading=h.44sinio">
              <w:r w:rsidDel="00000000" w:rsidR="00000000" w:rsidRPr="00000000">
                <w:rPr>
                  <w:rFonts w:ascii="Courier New" w:cs="Courier New" w:eastAsia="Courier New" w:hAnsi="Courier New"/>
                  <w:color w:val="0563c1"/>
                  <w:u w:val="single"/>
                  <w:rtl w:val="0"/>
                </w:rPr>
                <w:t xml:space="preserve">RoadSideUnit.RSU</w:t>
              </w:r>
            </w:hyperlink>
            <w:r w:rsidDel="00000000" w:rsidR="00000000" w:rsidRPr="00000000">
              <w:rPr>
                <w:rFonts w:ascii="Courier New" w:cs="Courier New" w:eastAsia="Courier New" w:hAnsi="Courier New"/>
                <w:color w:val="0563c1"/>
                <w:u w:val="single"/>
                <w:rtl w:val="0"/>
              </w:rPr>
              <w:t xml:space="preserve"> </w:t>
            </w:r>
            <w:r w:rsidDel="00000000" w:rsidR="00000000" w:rsidRPr="00000000">
              <w:rPr>
                <w:color w:val="0563c1"/>
                <w:u w:val="single"/>
                <w:rtl w:val="0"/>
              </w:rPr>
              <w:t xml:space="preserve">will be embedded insdie anither JSON Object with</w:t>
            </w:r>
            <w:r w:rsidDel="00000000" w:rsidR="00000000" w:rsidRPr="00000000">
              <w:rPr>
                <w:rFonts w:ascii="Courier New" w:cs="Courier New" w:eastAsia="Courier New" w:hAnsi="Courier New"/>
                <w:rtl w:val="0"/>
              </w:rPr>
              <w:t xml:space="preserve"> {rsus</w:t>
            </w:r>
            <w:r w:rsidDel="00000000" w:rsidR="00000000" w:rsidRPr="00000000">
              <w:rPr>
                <w:rFonts w:ascii="Courier New" w:cs="Courier New" w:eastAsia="Courier New" w:hAnsi="Courier New"/>
                <w:color w:val="0563c1"/>
                <w:u w:val="single"/>
                <w:rtl w:val="0"/>
              </w:rPr>
              <w:t xml:space="preserve">} </w:t>
            </w:r>
            <w:r w:rsidDel="00000000" w:rsidR="00000000" w:rsidRPr="00000000">
              <w:rPr>
                <w:color w:val="0563c1"/>
                <w:u w:val="single"/>
                <w:rtl w:val="0"/>
              </w:rPr>
              <w:t xml:space="preserve">key. See </w:t>
            </w:r>
            <w:hyperlink w:anchor="_heading=h.34g0dwd">
              <w:r w:rsidDel="00000000" w:rsidR="00000000" w:rsidRPr="00000000">
                <w:rPr>
                  <w:color w:val="0563c1"/>
                  <w:u w:val="single"/>
                  <w:rtl w:val="0"/>
                </w:rPr>
                <w:t xml:space="preserve">Sample TIM Data</w:t>
              </w:r>
            </w:hyperlink>
            <w:r w:rsidDel="00000000" w:rsidR="00000000" w:rsidRPr="00000000">
              <w:rPr>
                <w:color w:val="0563c1"/>
                <w:u w:val="single"/>
                <w:rtl w:val="0"/>
              </w:rPr>
              <w:t xml:space="preserve"> for illustration. </w:t>
            </w:r>
            <w:r w:rsidDel="00000000" w:rsidR="00000000" w:rsidRPr="00000000">
              <w:rPr>
                <w:rtl w:val="0"/>
              </w:rPr>
            </w:r>
          </w:p>
        </w:tc>
        <w:tc>
          <w:tcPr/>
          <w:p w:rsidR="00000000" w:rsidDel="00000000" w:rsidP="00000000" w:rsidRDefault="00000000" w:rsidRPr="00000000" w14:paraId="0000020F">
            <w:pPr>
              <w:keepNext w:val="1"/>
              <w:rPr/>
            </w:pPr>
            <w:r w:rsidDel="00000000" w:rsidR="00000000" w:rsidRPr="00000000">
              <w:rPr>
                <w:rtl w:val="0"/>
              </w:rPr>
              <w:t xml:space="preserve">The data structure contains parameters provided by the requester and used by the ODE to send messages the Roadside Units.</w:t>
            </w:r>
          </w:p>
        </w:tc>
      </w:tr>
      <w:tr>
        <w:trPr>
          <w:cantSplit w:val="0"/>
          <w:tblHeader w:val="0"/>
        </w:trPr>
        <w:tc>
          <w:tcPr/>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sdw</w:t>
            </w:r>
          </w:p>
        </w:tc>
        <w:tc>
          <w:tcPr/>
          <w:p w:rsidR="00000000" w:rsidDel="00000000" w:rsidP="00000000" w:rsidRDefault="00000000" w:rsidRPr="00000000" w14:paraId="00000211">
            <w:pPr>
              <w:rPr>
                <w:rFonts w:ascii="Courier New" w:cs="Courier New" w:eastAsia="Courier New" w:hAnsi="Courier New"/>
              </w:rPr>
            </w:pPr>
            <w:hyperlink w:anchor="_heading=h.1ksv4uv">
              <w:r w:rsidDel="00000000" w:rsidR="00000000" w:rsidRPr="00000000">
                <w:rPr>
                  <w:rFonts w:ascii="Courier New" w:cs="Courier New" w:eastAsia="Courier New" w:hAnsi="Courier New"/>
                  <w:color w:val="0563c1"/>
                  <w:u w:val="single"/>
                  <w:rtl w:val="0"/>
                </w:rPr>
                <w:t xml:space="preserve">SituationDataWarehouse.SDW</w:t>
              </w:r>
            </w:hyperlink>
            <w:r w:rsidDel="00000000" w:rsidR="00000000" w:rsidRPr="00000000">
              <w:rPr>
                <w:rtl w:val="0"/>
              </w:rPr>
            </w:r>
          </w:p>
        </w:tc>
        <w:tc>
          <w:tcPr/>
          <w:p w:rsidR="00000000" w:rsidDel="00000000" w:rsidP="00000000" w:rsidRDefault="00000000" w:rsidRPr="00000000" w14:paraId="00000212">
            <w:pPr>
              <w:keepNext w:val="1"/>
              <w:rPr/>
            </w:pPr>
            <w:r w:rsidDel="00000000" w:rsidR="00000000" w:rsidRPr="00000000">
              <w:rPr>
                <w:rtl w:val="0"/>
              </w:rPr>
              <w:t xml:space="preserve">The data structure contains parameters provided by the requester and used by the ODE to deposit messages to U.S. DOT Situation Data Warehouse</w:t>
            </w:r>
          </w:p>
        </w:tc>
      </w:tr>
      <w:tr>
        <w:trPr>
          <w:cantSplit w:val="0"/>
          <w:tblHeader w:val="0"/>
        </w:trPr>
        <w:tc>
          <w:tcPr/>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snmp</w:t>
            </w:r>
          </w:p>
        </w:tc>
        <w:tc>
          <w:tcPr/>
          <w:p w:rsidR="00000000" w:rsidDel="00000000" w:rsidP="00000000" w:rsidRDefault="00000000" w:rsidRPr="00000000" w14:paraId="00000214">
            <w:pPr>
              <w:rPr>
                <w:rFonts w:ascii="Courier New" w:cs="Courier New" w:eastAsia="Courier New" w:hAnsi="Courier New"/>
              </w:rPr>
            </w:pPr>
            <w:hyperlink w:anchor="_heading=h.2jxsxqh">
              <w:r w:rsidDel="00000000" w:rsidR="00000000" w:rsidRPr="00000000">
                <w:rPr>
                  <w:rFonts w:ascii="Courier New" w:cs="Courier New" w:eastAsia="Courier New" w:hAnsi="Courier New"/>
                  <w:color w:val="0563c1"/>
                  <w:u w:val="single"/>
                  <w:rtl w:val="0"/>
                </w:rPr>
                <w:t xml:space="preserve">SNMP</w:t>
              </w:r>
            </w:hyperlink>
            <w:r w:rsidDel="00000000" w:rsidR="00000000" w:rsidRPr="00000000">
              <w:rPr>
                <w:rtl w:val="0"/>
              </w:rPr>
            </w:r>
          </w:p>
        </w:tc>
        <w:tc>
          <w:tcPr/>
          <w:p w:rsidR="00000000" w:rsidDel="00000000" w:rsidP="00000000" w:rsidRDefault="00000000" w:rsidRPr="00000000" w14:paraId="00000215">
            <w:pPr>
              <w:keepNext w:val="1"/>
              <w:rPr/>
            </w:pPr>
            <w:r w:rsidDel="00000000" w:rsidR="00000000" w:rsidRPr="00000000">
              <w:rPr>
                <w:rtl w:val="0"/>
              </w:rPr>
              <w:t xml:space="preserve">The data structure contains parameters provided by the requester and used by the ODE to access the RSUs vial the SNMP interface.</w:t>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numPr>
          <w:ilvl w:val="2"/>
          <w:numId w:val="12"/>
        </w:numPr>
        <w:ind w:left="720" w:hanging="720"/>
        <w:rPr/>
      </w:pPr>
      <w:bookmarkStart w:colFirst="0" w:colLast="0" w:name="_heading=h.35nkun2" w:id="14"/>
      <w:bookmarkEnd w:id="14"/>
      <w:r w:rsidDel="00000000" w:rsidR="00000000" w:rsidRPr="00000000">
        <w:rPr>
          <w:rtl w:val="0"/>
        </w:rPr>
        <w:t xml:space="preserve">ServiceRequest.OdeInternal</w:t>
      </w:r>
    </w:p>
    <w:p w:rsidR="00000000" w:rsidDel="00000000" w:rsidP="00000000" w:rsidRDefault="00000000" w:rsidRPr="00000000" w14:paraId="00000218">
      <w:pPr>
        <w:rPr/>
      </w:pPr>
      <w:r w:rsidDel="00000000" w:rsidR="00000000" w:rsidRPr="00000000">
        <w:rPr>
          <w:rtl w:val="0"/>
        </w:rPr>
        <w:t xml:space="preserve">This element data structure specifies parameters and instructions to the ODE or from the ODE.</w:t>
      </w:r>
    </w:p>
    <w:tbl>
      <w:tblPr>
        <w:tblStyle w:val="Table1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415"/>
        <w:gridCol w:w="3649"/>
        <w:gridCol w:w="4286"/>
        <w:tblGridChange w:id="0">
          <w:tblGrid>
            <w:gridCol w:w="1415"/>
            <w:gridCol w:w="3649"/>
            <w:gridCol w:w="4286"/>
          </w:tblGrid>
        </w:tblGridChange>
      </w:tblGrid>
      <w:tr>
        <w:trPr>
          <w:cantSplit w:val="0"/>
          <w:tblHeader w:val="0"/>
        </w:trPr>
        <w:tc>
          <w:tcPr/>
          <w:p w:rsidR="00000000" w:rsidDel="00000000" w:rsidP="00000000" w:rsidRDefault="00000000" w:rsidRPr="00000000" w14:paraId="00000219">
            <w:pPr>
              <w:rPr>
                <w:b w:val="1"/>
              </w:rPr>
            </w:pPr>
            <w:r w:rsidDel="00000000" w:rsidR="00000000" w:rsidRPr="00000000">
              <w:rPr>
                <w:b w:val="1"/>
                <w:rtl w:val="0"/>
              </w:rPr>
              <w:t xml:space="preserve">Name</w:t>
            </w:r>
          </w:p>
        </w:tc>
        <w:tc>
          <w:tcPr/>
          <w:p w:rsidR="00000000" w:rsidDel="00000000" w:rsidP="00000000" w:rsidRDefault="00000000" w:rsidRPr="00000000" w14:paraId="0000021A">
            <w:pPr>
              <w:rPr>
                <w:b w:val="1"/>
              </w:rPr>
            </w:pPr>
            <w:r w:rsidDel="00000000" w:rsidR="00000000" w:rsidRPr="00000000">
              <w:rPr>
                <w:b w:val="1"/>
                <w:rtl w:val="0"/>
              </w:rPr>
              <w:t xml:space="preserve">Type</w:t>
            </w:r>
          </w:p>
        </w:tc>
        <w:tc>
          <w:tcPr/>
          <w:p w:rsidR="00000000" w:rsidDel="00000000" w:rsidP="00000000" w:rsidRDefault="00000000" w:rsidRPr="00000000" w14:paraId="0000021B">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verb</w:t>
            </w:r>
          </w:p>
        </w:tc>
        <w:tc>
          <w:tcPr/>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1E">
            <w:pPr>
              <w:keepNext w:val="1"/>
              <w:rPr/>
            </w:pPr>
            <w:r w:rsidDel="00000000" w:rsidR="00000000" w:rsidRPr="00000000">
              <w:rPr>
                <w:rtl w:val="0"/>
              </w:rPr>
              <w:t xml:space="preserve">The request verb: one of {POST, PUT, DELETE, GET}</w:t>
            </w:r>
          </w:p>
        </w:tc>
      </w:tr>
      <w:tr>
        <w:trPr>
          <w:cantSplit w:val="0"/>
          <w:tblHeader w:val="0"/>
        </w:trPr>
        <w:tc>
          <w:tcPr/>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version</w:t>
            </w:r>
          </w:p>
        </w:tc>
        <w:tc>
          <w:tcPr/>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221">
            <w:pPr>
              <w:keepNext w:val="1"/>
              <w:rPr/>
            </w:pPr>
            <w:r w:rsidDel="00000000" w:rsidR="00000000" w:rsidRPr="00000000">
              <w:rPr>
                <w:rtl w:val="0"/>
              </w:rPr>
              <w:t xml:space="preserve">Current version of ServiceRequest.OdeInternal schema, 3 as of this writing. </w:t>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numPr>
          <w:ilvl w:val="2"/>
          <w:numId w:val="12"/>
        </w:numPr>
        <w:ind w:left="720" w:hanging="720"/>
        <w:rPr/>
      </w:pPr>
      <w:bookmarkStart w:colFirst="0" w:colLast="0" w:name="_heading=h.1ksv4uv" w:id="15"/>
      <w:bookmarkEnd w:id="15"/>
      <w:r w:rsidDel="00000000" w:rsidR="00000000" w:rsidRPr="00000000">
        <w:rPr>
          <w:rtl w:val="0"/>
        </w:rPr>
        <w:t xml:space="preserve">SituationDataWarehouse.SDW</w:t>
      </w:r>
    </w:p>
    <w:p w:rsidR="00000000" w:rsidDel="00000000" w:rsidP="00000000" w:rsidRDefault="00000000" w:rsidRPr="00000000" w14:paraId="00000224">
      <w:pPr>
        <w:rPr/>
      </w:pPr>
      <w:r w:rsidDel="00000000" w:rsidR="00000000" w:rsidRPr="00000000">
        <w:rPr>
          <w:rtl w:val="0"/>
        </w:rPr>
        <w:t xml:space="preserve">The data structure contains parameters provided by the requester and used by the ODE to deposit messages to U.S. DOT Situation Data Warehouse</w:t>
      </w:r>
    </w:p>
    <w:tbl>
      <w:tblPr>
        <w:tblStyle w:val="Table12"/>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33"/>
        <w:gridCol w:w="3391"/>
        <w:gridCol w:w="4026"/>
        <w:tblGridChange w:id="0">
          <w:tblGrid>
            <w:gridCol w:w="1933"/>
            <w:gridCol w:w="3391"/>
            <w:gridCol w:w="4026"/>
          </w:tblGrid>
        </w:tblGridChange>
      </w:tblGrid>
      <w:tr>
        <w:trPr>
          <w:cantSplit w:val="0"/>
          <w:tblHeader w:val="0"/>
        </w:trPr>
        <w:tc>
          <w:tcPr/>
          <w:p w:rsidR="00000000" w:rsidDel="00000000" w:rsidP="00000000" w:rsidRDefault="00000000" w:rsidRPr="00000000" w14:paraId="00000225">
            <w:pPr>
              <w:rPr>
                <w:b w:val="1"/>
              </w:rPr>
            </w:pPr>
            <w:r w:rsidDel="00000000" w:rsidR="00000000" w:rsidRPr="00000000">
              <w:rPr>
                <w:b w:val="1"/>
                <w:rtl w:val="0"/>
              </w:rPr>
              <w:t xml:space="preserve">Name</w:t>
            </w:r>
          </w:p>
        </w:tc>
        <w:tc>
          <w:tcPr/>
          <w:p w:rsidR="00000000" w:rsidDel="00000000" w:rsidP="00000000" w:rsidRDefault="00000000" w:rsidRPr="00000000" w14:paraId="00000226">
            <w:pPr>
              <w:rPr>
                <w:b w:val="1"/>
              </w:rPr>
            </w:pPr>
            <w:r w:rsidDel="00000000" w:rsidR="00000000" w:rsidRPr="00000000">
              <w:rPr>
                <w:b w:val="1"/>
                <w:rtl w:val="0"/>
              </w:rPr>
              <w:t xml:space="preserve">Type</w:t>
            </w:r>
          </w:p>
        </w:tc>
        <w:tc>
          <w:tcPr/>
          <w:p w:rsidR="00000000" w:rsidDel="00000000" w:rsidP="00000000" w:rsidRDefault="00000000" w:rsidRPr="00000000" w14:paraId="00000227">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deliverystart</w:t>
            </w:r>
          </w:p>
        </w:tc>
        <w:tc>
          <w:tcPr/>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2A">
            <w:pPr>
              <w:keepNext w:val="1"/>
              <w:rPr/>
            </w:pPr>
            <w:r w:rsidDel="00000000" w:rsidR="00000000" w:rsidRPr="00000000">
              <w:rPr>
                <w:rtl w:val="0"/>
              </w:rPr>
              <w:t xml:space="preserve">Optional field, ISO string for message delivery start time. Identical to "deliverystart" field in SNMP for when RSU deposit not desired.</w:t>
            </w:r>
          </w:p>
        </w:tc>
      </w:tr>
      <w:tr>
        <w:trPr>
          <w:cantSplit w:val="0"/>
          <w:tblHeader w:val="0"/>
        </w:trPr>
        <w:tc>
          <w:tcPr/>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deliverystop</w:t>
            </w:r>
          </w:p>
        </w:tc>
        <w:tc>
          <w:tcPr/>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2D">
            <w:pPr>
              <w:keepNext w:val="1"/>
              <w:rPr/>
            </w:pPr>
            <w:r w:rsidDel="00000000" w:rsidR="00000000" w:rsidRPr="00000000">
              <w:rPr>
                <w:rtl w:val="0"/>
              </w:rPr>
              <w:t xml:space="preserve">Optional field, ISO string for message delivery stop time. Identical to "deliverystop" field in SNMP for when RSU deposit not desired.</w:t>
            </w:r>
          </w:p>
        </w:tc>
      </w:tr>
      <w:tr>
        <w:trPr>
          <w:cantSplit w:val="0"/>
          <w:tblHeader w:val="0"/>
        </w:trPr>
        <w:tc>
          <w:tcPr/>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groupID</w:t>
            </w:r>
          </w:p>
        </w:tc>
        <w:tc>
          <w:tcPr/>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30">
            <w:pPr>
              <w:keepNext w:val="1"/>
              <w:rPr/>
            </w:pPr>
            <w:r w:rsidDel="00000000" w:rsidR="00000000" w:rsidRPr="00000000">
              <w:rPr>
                <w:rtl w:val="0"/>
              </w:rPr>
              <w:t xml:space="preserve">Eight-digit hex code of the groupID to use, for example "A123B456". GroupID is a DSRC.TemporaryID used for message identification.</w:t>
            </w:r>
          </w:p>
        </w:tc>
      </w:tr>
      <w:tr>
        <w:trPr>
          <w:cantSplit w:val="0"/>
          <w:tblHeader w:val="0"/>
        </w:trPr>
        <w:tc>
          <w:tcPr/>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recordID</w:t>
            </w:r>
          </w:p>
        </w:tc>
        <w:tc>
          <w:tcPr/>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33">
            <w:pPr>
              <w:keepNext w:val="1"/>
              <w:rPr/>
            </w:pPr>
            <w:r w:rsidDel="00000000" w:rsidR="00000000" w:rsidRPr="00000000">
              <w:rPr>
                <w:rtl w:val="0"/>
              </w:rPr>
              <w:t xml:space="preserve">Eight-digit hex code of the recordID to use, for example "A123B456". RecordID is a DSRC.TemporaryID used for message identification.</w:t>
            </w:r>
          </w:p>
        </w:tc>
      </w:tr>
      <w:tr>
        <w:trPr>
          <w:cantSplit w:val="0"/>
          <w:tblHeader w:val="0"/>
        </w:trPr>
        <w:tc>
          <w:tcPr/>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serviceRegion</w:t>
            </w:r>
          </w:p>
        </w:tc>
        <w:tc>
          <w:tcPr/>
          <w:p w:rsidR="00000000" w:rsidDel="00000000" w:rsidP="00000000" w:rsidRDefault="00000000" w:rsidRPr="00000000" w14:paraId="00000235">
            <w:pPr>
              <w:rPr>
                <w:rFonts w:ascii="Courier New" w:cs="Courier New" w:eastAsia="Courier New" w:hAnsi="Courier New"/>
              </w:rPr>
            </w:pPr>
            <w:hyperlink w:anchor="_heading=h.z337ya">
              <w:r w:rsidDel="00000000" w:rsidR="00000000" w:rsidRPr="00000000">
                <w:rPr>
                  <w:rFonts w:ascii="Courier New" w:cs="Courier New" w:eastAsia="Courier New" w:hAnsi="Courier New"/>
                  <w:color w:val="0563c1"/>
                  <w:u w:val="single"/>
                  <w:rtl w:val="0"/>
                </w:rPr>
                <w:t xml:space="preserve">ServiceRegion</w:t>
              </w:r>
            </w:hyperlink>
            <w:r w:rsidDel="00000000" w:rsidR="00000000" w:rsidRPr="00000000">
              <w:rPr>
                <w:rtl w:val="0"/>
              </w:rPr>
            </w:r>
          </w:p>
        </w:tc>
        <w:tc>
          <w:tcPr/>
          <w:p w:rsidR="00000000" w:rsidDel="00000000" w:rsidP="00000000" w:rsidRDefault="00000000" w:rsidRPr="00000000" w14:paraId="00000236">
            <w:pPr>
              <w:keepNext w:val="1"/>
              <w:rPr/>
            </w:pPr>
            <w:r w:rsidDel="00000000" w:rsidR="00000000" w:rsidRPr="00000000">
              <w:rPr>
                <w:rtl w:val="0"/>
              </w:rPr>
              <w:t xml:space="preserve">Region to which this message is broadcast.</w:t>
            </w:r>
          </w:p>
        </w:tc>
      </w:tr>
      <w:tr>
        <w:trPr>
          <w:cantSplit w:val="0"/>
          <w:tblHeader w:val="0"/>
        </w:trPr>
        <w:tc>
          <w:tcPr/>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ttl</w:t>
            </w:r>
          </w:p>
        </w:tc>
        <w:tc>
          <w:tcPr/>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enumString</w:t>
            </w:r>
          </w:p>
        </w:tc>
        <w:tc>
          <w:tcPr/>
          <w:p w:rsidR="00000000" w:rsidDel="00000000" w:rsidP="00000000" w:rsidRDefault="00000000" w:rsidRPr="00000000" w14:paraId="00000239">
            <w:pPr>
              <w:keepNext w:val="1"/>
              <w:rPr/>
            </w:pPr>
            <w:r w:rsidDel="00000000" w:rsidR="00000000" w:rsidRPr="00000000">
              <w:rPr>
                <w:rtl w:val="0"/>
              </w:rPr>
              <w:t xml:space="preserve">Message time to live. One of {</w:t>
            </w:r>
          </w:p>
          <w:p w:rsidR="00000000" w:rsidDel="00000000" w:rsidP="00000000" w:rsidRDefault="00000000" w:rsidRPr="00000000" w14:paraId="0000023A">
            <w:pPr>
              <w:keepNext w:val="1"/>
              <w:rPr/>
            </w:pPr>
            <w:r w:rsidDel="00000000" w:rsidR="00000000" w:rsidRPr="00000000">
              <w:rPr>
                <w:rtl w:val="0"/>
              </w:rPr>
              <w:t xml:space="preserve">         oneminute, </w:t>
            </w:r>
          </w:p>
          <w:p w:rsidR="00000000" w:rsidDel="00000000" w:rsidP="00000000" w:rsidRDefault="00000000" w:rsidRPr="00000000" w14:paraId="0000023B">
            <w:pPr>
              <w:keepNext w:val="1"/>
              <w:rPr/>
            </w:pPr>
            <w:r w:rsidDel="00000000" w:rsidR="00000000" w:rsidRPr="00000000">
              <w:rPr>
                <w:rtl w:val="0"/>
              </w:rPr>
              <w:t xml:space="preserve">         thirtyminutes, </w:t>
            </w:r>
          </w:p>
          <w:p w:rsidR="00000000" w:rsidDel="00000000" w:rsidP="00000000" w:rsidRDefault="00000000" w:rsidRPr="00000000" w14:paraId="0000023C">
            <w:pPr>
              <w:keepNext w:val="1"/>
              <w:rPr/>
            </w:pPr>
            <w:r w:rsidDel="00000000" w:rsidR="00000000" w:rsidRPr="00000000">
              <w:rPr>
                <w:rtl w:val="0"/>
              </w:rPr>
              <w:t xml:space="preserve">         oneday, </w:t>
            </w:r>
          </w:p>
          <w:p w:rsidR="00000000" w:rsidDel="00000000" w:rsidP="00000000" w:rsidRDefault="00000000" w:rsidRPr="00000000" w14:paraId="0000023D">
            <w:pPr>
              <w:keepNext w:val="1"/>
              <w:rPr/>
            </w:pPr>
            <w:r w:rsidDel="00000000" w:rsidR="00000000" w:rsidRPr="00000000">
              <w:rPr>
                <w:rtl w:val="0"/>
              </w:rPr>
              <w:t xml:space="preserve">         oneweek, </w:t>
            </w:r>
          </w:p>
          <w:p w:rsidR="00000000" w:rsidDel="00000000" w:rsidP="00000000" w:rsidRDefault="00000000" w:rsidRPr="00000000" w14:paraId="0000023E">
            <w:pPr>
              <w:keepNext w:val="1"/>
              <w:rPr/>
            </w:pPr>
            <w:r w:rsidDel="00000000" w:rsidR="00000000" w:rsidRPr="00000000">
              <w:rPr>
                <w:rtl w:val="0"/>
              </w:rPr>
              <w:t xml:space="preserve">         onemonth, </w:t>
            </w:r>
          </w:p>
          <w:p w:rsidR="00000000" w:rsidDel="00000000" w:rsidP="00000000" w:rsidRDefault="00000000" w:rsidRPr="00000000" w14:paraId="0000023F">
            <w:pPr>
              <w:keepNext w:val="1"/>
              <w:rPr/>
            </w:pPr>
            <w:r w:rsidDel="00000000" w:rsidR="00000000" w:rsidRPr="00000000">
              <w:rPr>
                <w:rtl w:val="0"/>
              </w:rPr>
              <w:t xml:space="preserve">         oneyear</w:t>
            </w:r>
          </w:p>
          <w:p w:rsidR="00000000" w:rsidDel="00000000" w:rsidP="00000000" w:rsidRDefault="00000000" w:rsidRPr="00000000" w14:paraId="00000240">
            <w:pPr>
              <w:keepNext w:val="1"/>
              <w:rPr/>
            </w:pPr>
            <w:r w:rsidDel="00000000" w:rsidR="00000000" w:rsidRPr="00000000">
              <w:rPr>
                <w:rtl w:val="0"/>
              </w:rPr>
              <w:t xml:space="preserve">      }</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numPr>
          <w:ilvl w:val="2"/>
          <w:numId w:val="12"/>
        </w:numPr>
        <w:ind w:left="720" w:hanging="720"/>
        <w:rPr/>
      </w:pPr>
      <w:bookmarkStart w:colFirst="0" w:colLast="0" w:name="_heading=h.44sinio" w:id="16"/>
      <w:bookmarkEnd w:id="16"/>
      <w:r w:rsidDel="00000000" w:rsidR="00000000" w:rsidRPr="00000000">
        <w:rPr>
          <w:rtl w:val="0"/>
        </w:rPr>
        <w:t xml:space="preserve">RoadSideUnit.RSU</w:t>
      </w:r>
    </w:p>
    <w:p w:rsidR="00000000" w:rsidDel="00000000" w:rsidP="00000000" w:rsidRDefault="00000000" w:rsidRPr="00000000" w14:paraId="00000243">
      <w:pPr>
        <w:rPr/>
      </w:pPr>
      <w:r w:rsidDel="00000000" w:rsidR="00000000" w:rsidRPr="00000000">
        <w:rPr>
          <w:rtl w:val="0"/>
        </w:rPr>
        <w:t xml:space="preserve">The data structure contains parameters provided by the requester and used by the ODE to send messages the Roadside Units.</w:t>
      </w:r>
    </w:p>
    <w:tbl>
      <w:tblPr>
        <w:tblStyle w:val="Table13"/>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69"/>
        <w:gridCol w:w="3531"/>
        <w:gridCol w:w="4150"/>
        <w:tblGridChange w:id="0">
          <w:tblGrid>
            <w:gridCol w:w="1669"/>
            <w:gridCol w:w="3531"/>
            <w:gridCol w:w="4150"/>
          </w:tblGrid>
        </w:tblGridChange>
      </w:tblGrid>
      <w:tr>
        <w:trPr>
          <w:cantSplit w:val="0"/>
          <w:tblHeader w:val="0"/>
        </w:trPr>
        <w:tc>
          <w:tcPr/>
          <w:p w:rsidR="00000000" w:rsidDel="00000000" w:rsidP="00000000" w:rsidRDefault="00000000" w:rsidRPr="00000000" w14:paraId="00000244">
            <w:pPr>
              <w:rPr>
                <w:b w:val="1"/>
              </w:rPr>
            </w:pPr>
            <w:r w:rsidDel="00000000" w:rsidR="00000000" w:rsidRPr="00000000">
              <w:rPr>
                <w:b w:val="1"/>
                <w:rtl w:val="0"/>
              </w:rPr>
              <w:t xml:space="preserve">Name</w:t>
            </w:r>
          </w:p>
        </w:tc>
        <w:tc>
          <w:tcPr/>
          <w:p w:rsidR="00000000" w:rsidDel="00000000" w:rsidP="00000000" w:rsidRDefault="00000000" w:rsidRPr="00000000" w14:paraId="00000245">
            <w:pPr>
              <w:rPr>
                <w:b w:val="1"/>
              </w:rPr>
            </w:pPr>
            <w:r w:rsidDel="00000000" w:rsidR="00000000" w:rsidRPr="00000000">
              <w:rPr>
                <w:b w:val="1"/>
                <w:rtl w:val="0"/>
              </w:rPr>
              <w:t xml:space="preserve">Type</w:t>
            </w:r>
          </w:p>
        </w:tc>
        <w:tc>
          <w:tcPr/>
          <w:p w:rsidR="00000000" w:rsidDel="00000000" w:rsidP="00000000" w:rsidRDefault="00000000" w:rsidRPr="00000000" w14:paraId="00000246">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rsuIndex</w:t>
            </w:r>
          </w:p>
        </w:tc>
        <w:tc>
          <w:tcPr/>
          <w:p w:rsidR="00000000" w:rsidDel="00000000" w:rsidP="00000000" w:rsidRDefault="00000000" w:rsidRPr="00000000" w14:paraId="00000248">
            <w:pPr>
              <w:rPr/>
            </w:pPr>
            <w:r w:rsidDel="00000000" w:rsidR="00000000" w:rsidRPr="00000000">
              <w:rPr>
                <w:rtl w:val="0"/>
              </w:rPr>
              <w:t xml:space="preserve">Integer</w:t>
            </w:r>
          </w:p>
        </w:tc>
        <w:tc>
          <w:tcPr/>
          <w:p w:rsidR="00000000" w:rsidDel="00000000" w:rsidP="00000000" w:rsidRDefault="00000000" w:rsidRPr="00000000" w14:paraId="00000249">
            <w:pPr>
              <w:rPr/>
            </w:pPr>
            <w:r w:rsidDel="00000000" w:rsidR="00000000" w:rsidRPr="00000000">
              <w:rPr>
                <w:rtl w:val="0"/>
              </w:rPr>
              <w:t xml:space="preserve">Index of message storage on this RSU</w:t>
            </w:r>
          </w:p>
        </w:tc>
      </w:tr>
      <w:tr>
        <w:trPr>
          <w:cantSplit w:val="0"/>
          <w:tblHeader w:val="0"/>
        </w:trPr>
        <w:tc>
          <w:tcPr/>
          <w:p w:rsidR="00000000" w:rsidDel="00000000" w:rsidP="00000000" w:rsidRDefault="00000000" w:rsidRPr="00000000" w14:paraId="0000024A">
            <w:pPr>
              <w:rPr>
                <w:rFonts w:ascii="Courier New" w:cs="Courier New" w:eastAsia="Courier New" w:hAnsi="Courier New"/>
              </w:rPr>
            </w:pPr>
            <w:r w:rsidDel="00000000" w:rsidR="00000000" w:rsidRPr="00000000">
              <w:rPr>
                <w:rFonts w:ascii="Courier New" w:cs="Courier New" w:eastAsia="Courier New" w:hAnsi="Courier New"/>
                <w:rtl w:val="0"/>
              </w:rPr>
              <w:t xml:space="preserve">rsuPassword</w:t>
            </w:r>
          </w:p>
        </w:tc>
        <w:tc>
          <w:tcPr/>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4C">
            <w:pPr>
              <w:keepNext w:val="1"/>
              <w:rPr/>
            </w:pPr>
            <w:r w:rsidDel="00000000" w:rsidR="00000000" w:rsidRPr="00000000">
              <w:rPr>
                <w:rtl w:val="0"/>
              </w:rPr>
              <w:t xml:space="preserve">RSU password</w:t>
            </w:r>
          </w:p>
        </w:tc>
      </w:tr>
      <w:tr>
        <w:trPr>
          <w:cantSplit w:val="0"/>
          <w:tblHeader w:val="0"/>
        </w:trPr>
        <w:tc>
          <w:tcPr/>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rsuRetries</w:t>
            </w:r>
          </w:p>
        </w:tc>
        <w:tc>
          <w:tcPr/>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24F">
            <w:pPr>
              <w:keepNext w:val="1"/>
              <w:rPr/>
            </w:pPr>
            <w:r w:rsidDel="00000000" w:rsidR="00000000" w:rsidRPr="00000000">
              <w:rPr>
                <w:rtl w:val="0"/>
              </w:rPr>
              <w:t xml:space="preserve">Number of retries upon message send failure</w:t>
            </w:r>
          </w:p>
        </w:tc>
      </w:tr>
      <w:tr>
        <w:trPr>
          <w:cantSplit w:val="0"/>
          <w:tblHeader w:val="0"/>
        </w:trPr>
        <w:tc>
          <w:tcPr/>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rsuTarget</w:t>
            </w:r>
          </w:p>
        </w:tc>
        <w:tc>
          <w:tcPr/>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52">
            <w:pPr>
              <w:keepNext w:val="1"/>
              <w:rPr/>
            </w:pPr>
            <w:r w:rsidDel="00000000" w:rsidR="00000000" w:rsidRPr="00000000">
              <w:rPr>
                <w:rtl w:val="0"/>
              </w:rPr>
              <w:t xml:space="preserve">IPv4 address of RSU</w:t>
            </w:r>
          </w:p>
        </w:tc>
      </w:tr>
      <w:tr>
        <w:trPr>
          <w:cantSplit w:val="0"/>
          <w:tblHeader w:val="0"/>
        </w:trPr>
        <w:tc>
          <w:tcPr/>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rsuTimeout</w:t>
            </w:r>
          </w:p>
        </w:tc>
        <w:tc>
          <w:tcPr/>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255">
            <w:pPr>
              <w:keepNext w:val="1"/>
              <w:rPr/>
            </w:pPr>
            <w:r w:rsidDel="00000000" w:rsidR="00000000" w:rsidRPr="00000000">
              <w:rPr>
                <w:rtl w:val="0"/>
              </w:rPr>
              <w:t xml:space="preserve">Timeout measured in milliseconds</w:t>
            </w:r>
          </w:p>
        </w:tc>
      </w:tr>
      <w:tr>
        <w:trPr>
          <w:cantSplit w:val="0"/>
          <w:tblHeader w:val="0"/>
        </w:trPr>
        <w:tc>
          <w:tcPr/>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rsuUsername</w:t>
            </w:r>
          </w:p>
        </w:tc>
        <w:tc>
          <w:tcPr/>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58">
            <w:pPr>
              <w:keepNext w:val="1"/>
              <w:rPr/>
            </w:pPr>
            <w:r w:rsidDel="00000000" w:rsidR="00000000" w:rsidRPr="00000000">
              <w:rPr>
                <w:rtl w:val="0"/>
              </w:rPr>
              <w:t xml:space="preserve">SNMP username</w:t>
            </w:r>
          </w:p>
        </w:tc>
      </w:tr>
    </w:tbl>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numPr>
          <w:ilvl w:val="2"/>
          <w:numId w:val="12"/>
        </w:numPr>
        <w:ind w:left="720" w:hanging="720"/>
        <w:rPr/>
      </w:pPr>
      <w:bookmarkStart w:colFirst="0" w:colLast="0" w:name="_heading=h.2jxsxqh" w:id="17"/>
      <w:bookmarkEnd w:id="17"/>
      <w:r w:rsidDel="00000000" w:rsidR="00000000" w:rsidRPr="00000000">
        <w:rPr>
          <w:rtl w:val="0"/>
        </w:rPr>
        <w:t xml:space="preserve">SNMP</w:t>
      </w:r>
    </w:p>
    <w:p w:rsidR="00000000" w:rsidDel="00000000" w:rsidP="00000000" w:rsidRDefault="00000000" w:rsidRPr="00000000" w14:paraId="0000025B">
      <w:pPr>
        <w:rPr/>
      </w:pPr>
      <w:r w:rsidDel="00000000" w:rsidR="00000000" w:rsidRPr="00000000">
        <w:rPr>
          <w:rtl w:val="0"/>
        </w:rPr>
        <w:t xml:space="preserve">The data structure contains parameters provided by the requester and used by the ODE to access the RSUs vial the SNMP interface.</w:t>
      </w:r>
    </w:p>
    <w:tbl>
      <w:tblPr>
        <w:tblStyle w:val="Table14"/>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33"/>
        <w:gridCol w:w="3396"/>
        <w:gridCol w:w="4021"/>
        <w:tblGridChange w:id="0">
          <w:tblGrid>
            <w:gridCol w:w="1933"/>
            <w:gridCol w:w="3396"/>
            <w:gridCol w:w="4021"/>
          </w:tblGrid>
        </w:tblGridChange>
      </w:tblGrid>
      <w:tr>
        <w:trPr>
          <w:cantSplit w:val="0"/>
          <w:tblHeader w:val="0"/>
        </w:trPr>
        <w:tc>
          <w:tcPr/>
          <w:p w:rsidR="00000000" w:rsidDel="00000000" w:rsidP="00000000" w:rsidRDefault="00000000" w:rsidRPr="00000000" w14:paraId="0000025C">
            <w:pPr>
              <w:rPr>
                <w:b w:val="1"/>
              </w:rPr>
            </w:pPr>
            <w:r w:rsidDel="00000000" w:rsidR="00000000" w:rsidRPr="00000000">
              <w:rPr>
                <w:b w:val="1"/>
                <w:rtl w:val="0"/>
              </w:rPr>
              <w:t xml:space="preserve">Name</w:t>
            </w:r>
          </w:p>
        </w:tc>
        <w:tc>
          <w:tcPr/>
          <w:p w:rsidR="00000000" w:rsidDel="00000000" w:rsidP="00000000" w:rsidRDefault="00000000" w:rsidRPr="00000000" w14:paraId="0000025D">
            <w:pPr>
              <w:rPr>
                <w:b w:val="1"/>
              </w:rPr>
            </w:pPr>
            <w:r w:rsidDel="00000000" w:rsidR="00000000" w:rsidRPr="00000000">
              <w:rPr>
                <w:b w:val="1"/>
                <w:rtl w:val="0"/>
              </w:rPr>
              <w:t xml:space="preserve">Type</w:t>
            </w:r>
          </w:p>
        </w:tc>
        <w:tc>
          <w:tcPr/>
          <w:p w:rsidR="00000000" w:rsidDel="00000000" w:rsidP="00000000" w:rsidRDefault="00000000" w:rsidRPr="00000000" w14:paraId="0000025E">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rsuid</w:t>
            </w:r>
          </w:p>
        </w:tc>
        <w:tc>
          <w:tcPr/>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61">
            <w:pPr>
              <w:keepNext w:val="1"/>
              <w:rPr/>
            </w:pPr>
            <w:r w:rsidDel="00000000" w:rsidR="00000000" w:rsidRPr="00000000">
              <w:rPr>
                <w:rtl w:val="0"/>
              </w:rPr>
              <w:t xml:space="preserve">OID of the RSU</w:t>
            </w:r>
          </w:p>
        </w:tc>
      </w:tr>
      <w:tr>
        <w:trPr>
          <w:cantSplit w:val="0"/>
          <w:tblHeader w:val="0"/>
        </w:trPr>
        <w:tc>
          <w:tcPr/>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msgid</w:t>
            </w:r>
          </w:p>
        </w:tc>
        <w:tc>
          <w:tcPr/>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64">
            <w:pPr>
              <w:keepNext w:val="1"/>
              <w:rPr/>
            </w:pPr>
            <w:r w:rsidDel="00000000" w:rsidR="00000000" w:rsidRPr="00000000">
              <w:rPr>
                <w:rtl w:val="0"/>
              </w:rPr>
              <w:t xml:space="preserve">Message ID</w:t>
            </w:r>
          </w:p>
        </w:tc>
      </w:tr>
      <w:tr>
        <w:trPr>
          <w:cantSplit w:val="0"/>
          <w:tblHeader w:val="0"/>
        </w:trPr>
        <w:tc>
          <w:tcPr/>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mode</w:t>
            </w:r>
          </w:p>
        </w:tc>
        <w:tc>
          <w:tcPr/>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67">
            <w:pPr>
              <w:keepNext w:val="1"/>
              <w:rPr/>
            </w:pPr>
            <w:r w:rsidDel="00000000" w:rsidR="00000000" w:rsidRPr="00000000">
              <w:rPr>
                <w:rtl w:val="0"/>
              </w:rPr>
              <w:t xml:space="preserve">Mode</w:t>
            </w:r>
          </w:p>
        </w:tc>
      </w:tr>
      <w:tr>
        <w:trPr>
          <w:cantSplit w:val="0"/>
          <w:tblHeader w:val="0"/>
        </w:trPr>
        <w:tc>
          <w:tcPr/>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channel</w:t>
            </w:r>
          </w:p>
        </w:tc>
        <w:tc>
          <w:tcPr/>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6A">
            <w:pPr>
              <w:keepNext w:val="1"/>
              <w:rPr/>
            </w:pPr>
            <w:r w:rsidDel="00000000" w:rsidR="00000000" w:rsidRPr="00000000">
              <w:rPr>
                <w:rtl w:val="0"/>
              </w:rPr>
              <w:t xml:space="preserve">Channel</w:t>
            </w:r>
          </w:p>
        </w:tc>
      </w:tr>
      <w:tr>
        <w:trPr>
          <w:cantSplit w:val="0"/>
          <w:tblHeader w:val="0"/>
        </w:trPr>
        <w:tc>
          <w:tcPr/>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interval</w:t>
            </w:r>
          </w:p>
        </w:tc>
        <w:tc>
          <w:tcPr/>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6D">
            <w:pPr>
              <w:keepNext w:val="1"/>
              <w:rPr/>
            </w:pPr>
            <w:r w:rsidDel="00000000" w:rsidR="00000000" w:rsidRPr="00000000">
              <w:rPr>
                <w:rtl w:val="0"/>
              </w:rPr>
              <w:t xml:space="preserve">Interval</w:t>
            </w:r>
          </w:p>
        </w:tc>
      </w:tr>
      <w:tr>
        <w:trPr>
          <w:cantSplit w:val="0"/>
          <w:tblHeader w:val="0"/>
        </w:trPr>
        <w:tc>
          <w:tcPr/>
          <w:p w:rsidR="00000000" w:rsidDel="00000000" w:rsidP="00000000" w:rsidRDefault="00000000" w:rsidRPr="00000000" w14:paraId="0000026E">
            <w:pPr>
              <w:rPr>
                <w:rFonts w:ascii="Courier New" w:cs="Courier New" w:eastAsia="Courier New" w:hAnsi="Courier New"/>
              </w:rPr>
            </w:pPr>
            <w:r w:rsidDel="00000000" w:rsidR="00000000" w:rsidRPr="00000000">
              <w:rPr>
                <w:rFonts w:ascii="Courier New" w:cs="Courier New" w:eastAsia="Courier New" w:hAnsi="Courier New"/>
                <w:rtl w:val="0"/>
              </w:rPr>
              <w:t xml:space="preserve">deliverystart</w:t>
            </w:r>
          </w:p>
        </w:tc>
        <w:tc>
          <w:tcPr/>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70">
            <w:pPr>
              <w:keepNext w:val="1"/>
              <w:rPr/>
            </w:pPr>
            <w:r w:rsidDel="00000000" w:rsidR="00000000" w:rsidRPr="00000000">
              <w:rPr>
                <w:rtl w:val="0"/>
              </w:rPr>
              <w:t xml:space="preserve">ISO string for message delivery start time. Takes priority over "deliverystart" field in SDW.</w:t>
            </w:r>
          </w:p>
        </w:tc>
      </w:tr>
      <w:tr>
        <w:trPr>
          <w:cantSplit w:val="0"/>
          <w:tblHeader w:val="0"/>
        </w:trPr>
        <w:tc>
          <w:tcPr/>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deliverystop</w:t>
            </w:r>
          </w:p>
        </w:tc>
        <w:tc>
          <w:tcPr/>
          <w:p w:rsidR="00000000" w:rsidDel="00000000" w:rsidP="00000000" w:rsidRDefault="00000000" w:rsidRPr="00000000" w14:paraId="00000272">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73">
            <w:pPr>
              <w:keepNext w:val="1"/>
              <w:rPr/>
            </w:pPr>
            <w:r w:rsidDel="00000000" w:rsidR="00000000" w:rsidRPr="00000000">
              <w:rPr>
                <w:rtl w:val="0"/>
              </w:rPr>
              <w:t xml:space="preserve">ISO string for message delivery stop time. Takes priority over "deliverystop" field in SDW.</w:t>
            </w:r>
          </w:p>
        </w:tc>
      </w:tr>
      <w:tr>
        <w:trPr>
          <w:cantSplit w:val="0"/>
          <w:tblHeader w:val="0"/>
        </w:trPr>
        <w:tc>
          <w:tcPr/>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enable</w:t>
            </w:r>
          </w:p>
        </w:tc>
        <w:tc>
          <w:tcPr/>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76">
            <w:pPr>
              <w:keepNext w:val="1"/>
              <w:rPr/>
            </w:pPr>
            <w:r w:rsidDel="00000000" w:rsidR="00000000" w:rsidRPr="00000000">
              <w:rPr>
                <w:rtl w:val="0"/>
              </w:rPr>
              <w:t xml:space="preserve">Enable RSU: 1 = true, 0 = false</w:t>
            </w:r>
          </w:p>
        </w:tc>
      </w:tr>
      <w:tr>
        <w:trPr>
          <w:cantSplit w:val="0"/>
          <w:tblHeader w:val="0"/>
        </w:trPr>
        <w:tc>
          <w:tcPr/>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79">
            <w:pPr>
              <w:keepNext w:val="1"/>
              <w:rPr/>
            </w:pPr>
            <w:r w:rsidDel="00000000" w:rsidR="00000000" w:rsidRPr="00000000">
              <w:rPr>
                <w:rtl w:val="0"/>
              </w:rPr>
              <w:t xml:space="preserve">RSU Status</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numPr>
          <w:ilvl w:val="2"/>
          <w:numId w:val="12"/>
        </w:numPr>
        <w:ind w:left="720" w:hanging="720"/>
        <w:rPr/>
      </w:pPr>
      <w:bookmarkStart w:colFirst="0" w:colLast="0" w:name="_heading=h.z337ya" w:id="18"/>
      <w:bookmarkEnd w:id="18"/>
      <w:r w:rsidDel="00000000" w:rsidR="00000000" w:rsidRPr="00000000">
        <w:rPr>
          <w:rtl w:val="0"/>
        </w:rPr>
        <w:t xml:space="preserve">ServiceRegion</w:t>
      </w:r>
    </w:p>
    <w:p w:rsidR="00000000" w:rsidDel="00000000" w:rsidP="00000000" w:rsidRDefault="00000000" w:rsidRPr="00000000" w14:paraId="0000027C">
      <w:pPr>
        <w:rPr/>
      </w:pPr>
      <w:r w:rsidDel="00000000" w:rsidR="00000000" w:rsidRPr="00000000">
        <w:rPr>
          <w:rtl w:val="0"/>
        </w:rPr>
      </w:r>
    </w:p>
    <w:tbl>
      <w:tblPr>
        <w:tblStyle w:val="Table15"/>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415"/>
        <w:gridCol w:w="3649"/>
        <w:gridCol w:w="4286"/>
        <w:tblGridChange w:id="0">
          <w:tblGrid>
            <w:gridCol w:w="1415"/>
            <w:gridCol w:w="3649"/>
            <w:gridCol w:w="4286"/>
          </w:tblGrid>
        </w:tblGridChange>
      </w:tblGrid>
      <w:tr>
        <w:trPr>
          <w:cantSplit w:val="0"/>
          <w:tblHeader w:val="0"/>
        </w:trPr>
        <w:tc>
          <w:tcPr/>
          <w:p w:rsidR="00000000" w:rsidDel="00000000" w:rsidP="00000000" w:rsidRDefault="00000000" w:rsidRPr="00000000" w14:paraId="0000027D">
            <w:pPr>
              <w:rPr>
                <w:b w:val="1"/>
              </w:rPr>
            </w:pPr>
            <w:r w:rsidDel="00000000" w:rsidR="00000000" w:rsidRPr="00000000">
              <w:rPr>
                <w:b w:val="1"/>
                <w:rtl w:val="0"/>
              </w:rPr>
              <w:t xml:space="preserve">Name</w:t>
            </w:r>
          </w:p>
        </w:tc>
        <w:tc>
          <w:tcPr/>
          <w:p w:rsidR="00000000" w:rsidDel="00000000" w:rsidP="00000000" w:rsidRDefault="00000000" w:rsidRPr="00000000" w14:paraId="0000027E">
            <w:pPr>
              <w:rPr>
                <w:b w:val="1"/>
              </w:rPr>
            </w:pPr>
            <w:r w:rsidDel="00000000" w:rsidR="00000000" w:rsidRPr="00000000">
              <w:rPr>
                <w:b w:val="1"/>
                <w:rtl w:val="0"/>
              </w:rPr>
              <w:t xml:space="preserve">Type</w:t>
            </w:r>
          </w:p>
        </w:tc>
        <w:tc>
          <w:tcPr/>
          <w:p w:rsidR="00000000" w:rsidDel="00000000" w:rsidP="00000000" w:rsidRDefault="00000000" w:rsidRPr="00000000" w14:paraId="0000027F">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nwCorner</w:t>
            </w:r>
          </w:p>
        </w:tc>
        <w:tc>
          <w:tcPr/>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Position2D</w:t>
            </w:r>
          </w:p>
        </w:tc>
        <w:tc>
          <w:tcPr/>
          <w:p w:rsidR="00000000" w:rsidDel="00000000" w:rsidP="00000000" w:rsidRDefault="00000000" w:rsidRPr="00000000" w14:paraId="00000282">
            <w:pPr>
              <w:keepNext w:val="1"/>
              <w:rPr/>
            </w:pPr>
            <w:r w:rsidDel="00000000" w:rsidR="00000000" w:rsidRPr="00000000">
              <w:rPr>
                <w:rtl w:val="0"/>
              </w:rPr>
              <w:t xml:space="preserve">Northwest corner of the service region. </w:t>
            </w:r>
          </w:p>
        </w:tc>
      </w:tr>
      <w:tr>
        <w:trPr>
          <w:cantSplit w:val="0"/>
          <w:tblHeader w:val="0"/>
        </w:trPr>
        <w:tc>
          <w:tcPr/>
          <w:p w:rsidR="00000000" w:rsidDel="00000000" w:rsidP="00000000" w:rsidRDefault="00000000" w:rsidRPr="00000000" w14:paraId="00000283">
            <w:pPr>
              <w:rPr>
                <w:rFonts w:ascii="Courier New" w:cs="Courier New" w:eastAsia="Courier New" w:hAnsi="Courier New"/>
              </w:rPr>
            </w:pPr>
            <w:r w:rsidDel="00000000" w:rsidR="00000000" w:rsidRPr="00000000">
              <w:rPr>
                <w:rFonts w:ascii="Courier New" w:cs="Courier New" w:eastAsia="Courier New" w:hAnsi="Courier New"/>
                <w:rtl w:val="0"/>
              </w:rPr>
              <w:t xml:space="preserve">seCorner</w:t>
            </w:r>
          </w:p>
        </w:tc>
        <w:tc>
          <w:tcPr/>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Position2D</w:t>
            </w:r>
          </w:p>
        </w:tc>
        <w:tc>
          <w:tcPr/>
          <w:p w:rsidR="00000000" w:rsidDel="00000000" w:rsidP="00000000" w:rsidRDefault="00000000" w:rsidRPr="00000000" w14:paraId="00000285">
            <w:pPr>
              <w:keepNext w:val="1"/>
              <w:rPr/>
            </w:pPr>
            <w:r w:rsidDel="00000000" w:rsidR="00000000" w:rsidRPr="00000000">
              <w:rPr>
                <w:rtl w:val="0"/>
              </w:rPr>
              <w:t xml:space="preserve">Southeast corner of the service region</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3"/>
        <w:numPr>
          <w:ilvl w:val="2"/>
          <w:numId w:val="12"/>
        </w:numPr>
        <w:ind w:left="720" w:hanging="720"/>
        <w:rPr/>
      </w:pPr>
      <w:bookmarkStart w:colFirst="0" w:colLast="0" w:name="_heading=h.3j2qqm3" w:id="19"/>
      <w:bookmarkEnd w:id="19"/>
      <w:r w:rsidDel="00000000" w:rsidR="00000000" w:rsidRPr="00000000">
        <w:rPr>
          <w:rtl w:val="0"/>
        </w:rPr>
        <w:t xml:space="preserve">Position2D</w:t>
      </w:r>
    </w:p>
    <w:p w:rsidR="00000000" w:rsidDel="00000000" w:rsidP="00000000" w:rsidRDefault="00000000" w:rsidRPr="00000000" w14:paraId="00000288">
      <w:pPr>
        <w:rPr/>
      </w:pPr>
      <w:r w:rsidDel="00000000" w:rsidR="00000000" w:rsidRPr="00000000">
        <w:rPr>
          <w:rtl w:val="0"/>
        </w:rPr>
        <w:t xml:space="preserve">Two dimensional geographic position.</w:t>
      </w:r>
    </w:p>
    <w:tbl>
      <w:tblPr>
        <w:tblStyle w:val="Table1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35"/>
        <w:gridCol w:w="1466"/>
        <w:gridCol w:w="1549"/>
        <w:gridCol w:w="1334"/>
        <w:gridCol w:w="1633"/>
        <w:gridCol w:w="1633"/>
        <w:tblGridChange w:id="0">
          <w:tblGrid>
            <w:gridCol w:w="1735"/>
            <w:gridCol w:w="1466"/>
            <w:gridCol w:w="1549"/>
            <w:gridCol w:w="1334"/>
            <w:gridCol w:w="1633"/>
            <w:gridCol w:w="1633"/>
          </w:tblGrid>
        </w:tblGridChange>
      </w:tblGrid>
      <w:tr>
        <w:trPr>
          <w:cantSplit w:val="0"/>
          <w:tblHeader w:val="0"/>
        </w:trPr>
        <w:tc>
          <w:tcPr/>
          <w:p w:rsidR="00000000" w:rsidDel="00000000" w:rsidP="00000000" w:rsidRDefault="00000000" w:rsidRPr="00000000" w14:paraId="00000289">
            <w:pPr>
              <w:rPr>
                <w:b w:val="1"/>
              </w:rPr>
            </w:pPr>
            <w:r w:rsidDel="00000000" w:rsidR="00000000" w:rsidRPr="00000000">
              <w:rPr>
                <w:b w:val="1"/>
                <w:rtl w:val="0"/>
              </w:rPr>
              <w:t xml:space="preserve">Name</w:t>
            </w:r>
          </w:p>
        </w:tc>
        <w:tc>
          <w:tcPr/>
          <w:p w:rsidR="00000000" w:rsidDel="00000000" w:rsidP="00000000" w:rsidRDefault="00000000" w:rsidRPr="00000000" w14:paraId="0000028A">
            <w:pPr>
              <w:rPr>
                <w:b w:val="1"/>
              </w:rPr>
            </w:pPr>
            <w:r w:rsidDel="00000000" w:rsidR="00000000" w:rsidRPr="00000000">
              <w:rPr>
                <w:b w:val="1"/>
                <w:rtl w:val="0"/>
              </w:rPr>
              <w:t xml:space="preserve">Type</w:t>
            </w:r>
          </w:p>
        </w:tc>
        <w:tc>
          <w:tcPr/>
          <w:p w:rsidR="00000000" w:rsidDel="00000000" w:rsidP="00000000" w:rsidRDefault="00000000" w:rsidRPr="00000000" w14:paraId="0000028B">
            <w:pPr>
              <w:rPr>
                <w:b w:val="1"/>
              </w:rPr>
            </w:pPr>
            <w:r w:rsidDel="00000000" w:rsidR="00000000" w:rsidRPr="00000000">
              <w:rPr>
                <w:b w:val="1"/>
                <w:rtl w:val="0"/>
              </w:rPr>
              <w:t xml:space="preserve">Description</w:t>
            </w:r>
          </w:p>
        </w:tc>
        <w:tc>
          <w:tcPr/>
          <w:p w:rsidR="00000000" w:rsidDel="00000000" w:rsidP="00000000" w:rsidRDefault="00000000" w:rsidRPr="00000000" w14:paraId="0000028C">
            <w:pPr>
              <w:rPr>
                <w:b w:val="1"/>
              </w:rPr>
            </w:pPr>
            <w:r w:rsidDel="00000000" w:rsidR="00000000" w:rsidRPr="00000000">
              <w:rPr>
                <w:b w:val="1"/>
                <w:rtl w:val="0"/>
              </w:rPr>
              <w:t xml:space="preserve">Units</w:t>
            </w:r>
          </w:p>
        </w:tc>
        <w:tc>
          <w:tcPr/>
          <w:p w:rsidR="00000000" w:rsidDel="00000000" w:rsidP="00000000" w:rsidRDefault="00000000" w:rsidRPr="00000000" w14:paraId="0000028D">
            <w:pPr>
              <w:rPr>
                <w:b w:val="1"/>
              </w:rPr>
            </w:pPr>
            <w:r w:rsidDel="00000000" w:rsidR="00000000" w:rsidRPr="00000000">
              <w:rPr>
                <w:b w:val="1"/>
                <w:rtl w:val="0"/>
              </w:rPr>
              <w:t xml:space="preserve">Valid Min</w:t>
            </w:r>
          </w:p>
        </w:tc>
        <w:tc>
          <w:tcPr/>
          <w:p w:rsidR="00000000" w:rsidDel="00000000" w:rsidP="00000000" w:rsidRDefault="00000000" w:rsidRPr="00000000" w14:paraId="0000028E">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latitude†</w:t>
            </w:r>
          </w:p>
        </w:tc>
        <w:tc>
          <w:tcPr/>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291">
            <w:pPr>
              <w:rPr/>
            </w:pPr>
            <w:r w:rsidDel="00000000" w:rsidR="00000000" w:rsidRPr="00000000">
              <w:rPr>
                <w:rtl w:val="0"/>
              </w:rPr>
              <w:t xml:space="preserve">The geographic latitude of an object</w:t>
            </w:r>
          </w:p>
        </w:tc>
        <w:tc>
          <w:tcPr/>
          <w:p w:rsidR="00000000" w:rsidDel="00000000" w:rsidP="00000000" w:rsidRDefault="00000000" w:rsidRPr="00000000" w14:paraId="00000292">
            <w:pPr>
              <w:rPr/>
            </w:pPr>
            <w:r w:rsidDel="00000000" w:rsidR="00000000" w:rsidRPr="00000000">
              <w:rPr>
                <w:rtl w:val="0"/>
              </w:rPr>
              <w:t xml:space="preserve">Degrees</w:t>
            </w:r>
          </w:p>
        </w:tc>
        <w:tc>
          <w:tcPr/>
          <w:p w:rsidR="00000000" w:rsidDel="00000000" w:rsidP="00000000" w:rsidRDefault="00000000" w:rsidRPr="00000000" w14:paraId="00000293">
            <w:pPr>
              <w:rPr/>
            </w:pPr>
            <w:r w:rsidDel="00000000" w:rsidR="00000000" w:rsidRPr="00000000">
              <w:rPr>
                <w:rtl w:val="0"/>
              </w:rPr>
              <w:t xml:space="preserve">-90.0000000</w:t>
            </w:r>
          </w:p>
        </w:tc>
        <w:tc>
          <w:tcPr/>
          <w:p w:rsidR="00000000" w:rsidDel="00000000" w:rsidP="00000000" w:rsidRDefault="00000000" w:rsidRPr="00000000" w14:paraId="00000294">
            <w:pPr>
              <w:rPr/>
            </w:pPr>
            <w:r w:rsidDel="00000000" w:rsidR="00000000" w:rsidRPr="00000000">
              <w:rPr>
                <w:rtl w:val="0"/>
              </w:rPr>
              <w:t xml:space="preserve">+90.0000001</w:t>
            </w:r>
          </w:p>
        </w:tc>
      </w:tr>
      <w:tr>
        <w:trPr>
          <w:cantSplit w:val="0"/>
          <w:tblHeader w:val="0"/>
        </w:trPr>
        <w:tc>
          <w:tcPr/>
          <w:p w:rsidR="00000000" w:rsidDel="00000000" w:rsidP="00000000" w:rsidRDefault="00000000" w:rsidRPr="00000000" w14:paraId="00000295">
            <w:pPr>
              <w:rPr>
                <w:rFonts w:ascii="Courier New" w:cs="Courier New" w:eastAsia="Courier New" w:hAnsi="Courier New"/>
              </w:rPr>
            </w:pPr>
            <w:r w:rsidDel="00000000" w:rsidR="00000000" w:rsidRPr="00000000">
              <w:rPr>
                <w:rFonts w:ascii="Courier New" w:cs="Courier New" w:eastAsia="Courier New" w:hAnsi="Courier New"/>
                <w:rtl w:val="0"/>
              </w:rPr>
              <w:t xml:space="preserve">longitude†</w:t>
            </w:r>
          </w:p>
        </w:tc>
        <w:tc>
          <w:tcPr/>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297">
            <w:pPr>
              <w:rPr/>
            </w:pPr>
            <w:r w:rsidDel="00000000" w:rsidR="00000000" w:rsidRPr="00000000">
              <w:rPr>
                <w:rtl w:val="0"/>
              </w:rPr>
              <w:t xml:space="preserve">The geographic longitude of an object</w:t>
            </w:r>
          </w:p>
        </w:tc>
        <w:tc>
          <w:tcPr/>
          <w:p w:rsidR="00000000" w:rsidDel="00000000" w:rsidP="00000000" w:rsidRDefault="00000000" w:rsidRPr="00000000" w14:paraId="00000298">
            <w:pPr>
              <w:rPr/>
            </w:pPr>
            <w:r w:rsidDel="00000000" w:rsidR="00000000" w:rsidRPr="00000000">
              <w:rPr>
                <w:rtl w:val="0"/>
              </w:rPr>
              <w:t xml:space="preserve">Degrees</w:t>
            </w:r>
          </w:p>
        </w:tc>
        <w:tc>
          <w:tcPr/>
          <w:p w:rsidR="00000000" w:rsidDel="00000000" w:rsidP="00000000" w:rsidRDefault="00000000" w:rsidRPr="00000000" w14:paraId="00000299">
            <w:pPr>
              <w:rPr/>
            </w:pPr>
            <w:r w:rsidDel="00000000" w:rsidR="00000000" w:rsidRPr="00000000">
              <w:rPr>
                <w:rtl w:val="0"/>
              </w:rPr>
              <w:t xml:space="preserve">- 179.9999999</w:t>
            </w:r>
          </w:p>
        </w:tc>
        <w:tc>
          <w:tcPr/>
          <w:p w:rsidR="00000000" w:rsidDel="00000000" w:rsidP="00000000" w:rsidRDefault="00000000" w:rsidRPr="00000000" w14:paraId="0000029A">
            <w:pPr>
              <w:keepNext w:val="1"/>
              <w:rPr/>
            </w:pPr>
            <w:r w:rsidDel="00000000" w:rsidR="00000000" w:rsidRPr="00000000">
              <w:rPr>
                <w:rtl w:val="0"/>
              </w:rPr>
              <w:t xml:space="preserve">+ 180.0000001</w:t>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numPr>
          <w:ilvl w:val="0"/>
          <w:numId w:val="12"/>
        </w:numPr>
        <w:ind w:left="432" w:hanging="432"/>
        <w:rPr/>
      </w:pPr>
      <w:bookmarkStart w:colFirst="0" w:colLast="0" w:name="_heading=h.1y810tw" w:id="20"/>
      <w:bookmarkEnd w:id="20"/>
      <w:r w:rsidDel="00000000" w:rsidR="00000000" w:rsidRPr="00000000">
        <w:rPr>
          <w:rtl w:val="0"/>
        </w:rPr>
        <w:t xml:space="preserve">OdeTimPayload</w:t>
      </w:r>
    </w:p>
    <w:p w:rsidR="00000000" w:rsidDel="00000000" w:rsidP="00000000" w:rsidRDefault="00000000" w:rsidRPr="00000000" w14:paraId="0000029D">
      <w:pPr>
        <w:rPr/>
      </w:pPr>
      <w:r w:rsidDel="00000000" w:rsidR="00000000" w:rsidRPr="00000000">
        <w:rPr>
          <w:rtl w:val="0"/>
        </w:rPr>
        <w:t xml:space="preserve">Traveler Information Messages (TIM) published by the ODE are of two categories: Broadcast TIM and Received TIM.</w:t>
      </w:r>
    </w:p>
    <w:p w:rsidR="00000000" w:rsidDel="00000000" w:rsidP="00000000" w:rsidRDefault="00000000" w:rsidRPr="00000000" w14:paraId="000002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ODE Broadcast TIMs are those messages received from the TMC and broadcast to the RSUs and/or SDW (C2I). The payload of broadcast TIMs are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OdeTravelerInformationMessage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w:t>
      </w:r>
    </w:p>
    <w:p w:rsidR="00000000" w:rsidDel="00000000" w:rsidP="00000000" w:rsidRDefault="00000000" w:rsidRPr="00000000" w14:paraId="0000029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J2735 Broadcast TIMs are ODE Broadcast TIMs received from the TMC, converted to a valid J2735 TravelerInformation format and broadcast to the RSUs and/or SDW (C2I). The payload of broadcast TIMs are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TravelerInformation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ASN.1 object.</w:t>
      </w:r>
    </w:p>
    <w:p w:rsidR="00000000" w:rsidDel="00000000" w:rsidP="00000000" w:rsidRDefault="00000000" w:rsidRPr="00000000" w14:paraId="000002A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Received TIMs are those messages received from the OBUs (V2I). The payload of received TIMs contains the raw format specified in J2735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TravelerInformation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ASN.1 object.</w:t>
      </w:r>
    </w:p>
    <w:p w:rsidR="00000000" w:rsidDel="00000000" w:rsidP="00000000" w:rsidRDefault="00000000" w:rsidRPr="00000000" w14:paraId="000002A1">
      <w:pPr>
        <w:pStyle w:val="Heading2"/>
        <w:numPr>
          <w:ilvl w:val="1"/>
          <w:numId w:val="12"/>
        </w:numPr>
        <w:ind w:left="576" w:hanging="576"/>
        <w:rPr/>
      </w:pPr>
      <w:bookmarkStart w:colFirst="0" w:colLast="0" w:name="_heading=h.4i7ojhp" w:id="21"/>
      <w:bookmarkEnd w:id="21"/>
      <w:r w:rsidDel="00000000" w:rsidR="00000000" w:rsidRPr="00000000">
        <w:rPr>
          <w:rtl w:val="0"/>
        </w:rPr>
        <w:t xml:space="preserve">OdeTravelerInformationMessage</w:t>
      </w:r>
    </w:p>
    <w:p w:rsidR="00000000" w:rsidDel="00000000" w:rsidP="00000000" w:rsidRDefault="00000000" w:rsidRPr="00000000" w14:paraId="000002A2">
      <w:pPr>
        <w:rPr/>
      </w:pPr>
      <w:r w:rsidDel="00000000" w:rsidR="00000000" w:rsidRPr="00000000">
        <w:rPr>
          <w:rtl w:val="0"/>
        </w:rPr>
        <w:t xml:space="preserve">The OdeTravelerInformationMessage is fully described in the </w:t>
      </w:r>
      <w:hyperlink r:id="rId10">
        <w:r w:rsidDel="00000000" w:rsidR="00000000" w:rsidRPr="00000000">
          <w:rPr>
            <w:color w:val="0563c1"/>
            <w:u w:val="single"/>
            <w:rtl w:val="0"/>
          </w:rPr>
          <w:t xml:space="preserve">ODE REST API</w:t>
        </w:r>
      </w:hyperlink>
      <w:r w:rsidDel="00000000" w:rsidR="00000000" w:rsidRPr="00000000">
        <w:rPr>
          <w:rtl w:val="0"/>
        </w:rPr>
        <w:t xml:space="preserve"> documentation: </w:t>
      </w:r>
      <w:hyperlink r:id="rId11">
        <w:r w:rsidDel="00000000" w:rsidR="00000000" w:rsidRPr="00000000">
          <w:rPr>
            <w:color w:val="0563c1"/>
            <w:u w:val="single"/>
            <w:rtl w:val="0"/>
          </w:rPr>
          <w:t xml:space="preserve">https://usdot-jpo-ode.github.io/</w:t>
        </w:r>
      </w:hyperlink>
      <w:r w:rsidDel="00000000" w:rsidR="00000000" w:rsidRPr="00000000">
        <w:rPr>
          <w:rtl w:val="0"/>
        </w:rPr>
        <w:t xml:space="preserve"> </w:t>
      </w:r>
    </w:p>
    <w:p w:rsidR="00000000" w:rsidDel="00000000" w:rsidP="00000000" w:rsidRDefault="00000000" w:rsidRPr="00000000" w14:paraId="000002A3">
      <w:pPr>
        <w:pStyle w:val="Heading2"/>
        <w:numPr>
          <w:ilvl w:val="1"/>
          <w:numId w:val="12"/>
        </w:numPr>
        <w:ind w:left="576" w:hanging="576"/>
        <w:rPr/>
      </w:pPr>
      <w:bookmarkStart w:colFirst="0" w:colLast="0" w:name="_heading=h.2xcytpi" w:id="22"/>
      <w:bookmarkEnd w:id="22"/>
      <w:r w:rsidDel="00000000" w:rsidR="00000000" w:rsidRPr="00000000">
        <w:rPr>
          <w:rtl w:val="0"/>
        </w:rPr>
        <w:t xml:space="preserve">J2735 TravelerInformation</w:t>
      </w:r>
    </w:p>
    <w:p w:rsidR="00000000" w:rsidDel="00000000" w:rsidP="00000000" w:rsidRDefault="00000000" w:rsidRPr="00000000" w14:paraId="000002A4">
      <w:pPr>
        <w:rPr/>
      </w:pPr>
      <w:r w:rsidDel="00000000" w:rsidR="00000000" w:rsidRPr="00000000">
        <w:rPr>
          <w:rtl w:val="0"/>
        </w:rPr>
        <w:t xml:space="preserve">J2735 TravelerInformation messages are decoded from ASN.1 binary format to XER format and then directly translated into JSON format. No transformation of data is performed on the JSON format that is published to Kafka topics. For full details of the fields within TravelerInformation message please refer to J2735 Standard Specification (</w:t>
      </w:r>
      <w:hyperlink r:id="rId12">
        <w:r w:rsidDel="00000000" w:rsidR="00000000" w:rsidRPr="00000000">
          <w:rPr>
            <w:color w:val="0563c1"/>
            <w:u w:val="single"/>
            <w:rtl w:val="0"/>
          </w:rPr>
          <w:t xml:space="preserve">http://standards.sae.org/j2735_201603/</w:t>
        </w:r>
      </w:hyperlink>
      <w:r w:rsidDel="00000000" w:rsidR="00000000" w:rsidRPr="00000000">
        <w:rPr>
          <w:rtl w:val="0"/>
        </w:rPr>
        <w:t xml:space="preserve"> ).</w:t>
      </w:r>
    </w:p>
    <w:p w:rsidR="00000000" w:rsidDel="00000000" w:rsidP="00000000" w:rsidRDefault="00000000" w:rsidRPr="00000000" w14:paraId="000002A5">
      <w:pPr>
        <w:pStyle w:val="Heading1"/>
        <w:numPr>
          <w:ilvl w:val="0"/>
          <w:numId w:val="12"/>
        </w:numPr>
        <w:ind w:left="432" w:hanging="432"/>
        <w:rPr/>
      </w:pPr>
      <w:bookmarkStart w:colFirst="0" w:colLast="0" w:name="_heading=h.1ci93xb" w:id="23"/>
      <w:bookmarkEnd w:id="23"/>
      <w:r w:rsidDel="00000000" w:rsidR="00000000" w:rsidRPr="00000000">
        <w:rPr>
          <w:rtl w:val="0"/>
        </w:rPr>
        <w:t xml:space="preserve">OdeDriverAlertPayload</w:t>
      </w:r>
    </w:p>
    <w:tbl>
      <w:tblPr>
        <w:tblStyle w:val="Table1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2A6">
            <w:pPr>
              <w:rPr>
                <w:b w:val="1"/>
              </w:rPr>
            </w:pPr>
            <w:r w:rsidDel="00000000" w:rsidR="00000000" w:rsidRPr="00000000">
              <w:rPr>
                <w:b w:val="1"/>
                <w:rtl w:val="0"/>
              </w:rPr>
              <w:t xml:space="preserve">Name</w:t>
            </w:r>
          </w:p>
        </w:tc>
        <w:tc>
          <w:tcPr/>
          <w:p w:rsidR="00000000" w:rsidDel="00000000" w:rsidP="00000000" w:rsidRDefault="00000000" w:rsidRPr="00000000" w14:paraId="000002A7">
            <w:pPr>
              <w:rPr>
                <w:b w:val="1"/>
              </w:rPr>
            </w:pPr>
            <w:r w:rsidDel="00000000" w:rsidR="00000000" w:rsidRPr="00000000">
              <w:rPr>
                <w:b w:val="1"/>
                <w:rtl w:val="0"/>
              </w:rPr>
              <w:t xml:space="preserve">Type</w:t>
            </w:r>
          </w:p>
        </w:tc>
        <w:tc>
          <w:tcPr/>
          <w:p w:rsidR="00000000" w:rsidDel="00000000" w:rsidP="00000000" w:rsidRDefault="00000000" w:rsidRPr="00000000" w14:paraId="000002A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Alert</w:t>
            </w:r>
          </w:p>
        </w:tc>
        <w:tc>
          <w:tcPr/>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Alert</w:t>
            </w:r>
          </w:p>
        </w:tc>
        <w:tc>
          <w:tcPr/>
          <w:p w:rsidR="00000000" w:rsidDel="00000000" w:rsidP="00000000" w:rsidRDefault="00000000" w:rsidRPr="00000000" w14:paraId="000002AB">
            <w:pPr>
              <w:rPr/>
            </w:pPr>
            <w:r w:rsidDel="00000000" w:rsidR="00000000" w:rsidRPr="00000000">
              <w:rPr>
                <w:rtl w:val="0"/>
              </w:rPr>
              <w:t xml:space="preserve">Driver alert message in plain text.</w:t>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numPr>
          <w:ilvl w:val="0"/>
          <w:numId w:val="12"/>
        </w:numPr>
        <w:ind w:left="432" w:hanging="432"/>
        <w:rPr/>
      </w:pPr>
      <w:bookmarkStart w:colFirst="0" w:colLast="0" w:name="_heading=h.3whwml4" w:id="24"/>
      <w:bookmarkEnd w:id="24"/>
      <w:r w:rsidDel="00000000" w:rsidR="00000000" w:rsidRPr="00000000">
        <w:rPr>
          <w:rtl w:val="0"/>
        </w:rPr>
        <w:t xml:space="preserve">OdeBsmPayload</w:t>
      </w:r>
    </w:p>
    <w:p w:rsidR="00000000" w:rsidDel="00000000" w:rsidP="00000000" w:rsidRDefault="00000000" w:rsidRPr="00000000" w14:paraId="000002AE">
      <w:pPr>
        <w:rPr/>
      </w:pPr>
      <w:r w:rsidDel="00000000" w:rsidR="00000000" w:rsidRPr="00000000">
        <w:rPr>
          <w:rtl w:val="0"/>
        </w:rPr>
        <w:t xml:space="preserve">The basic safety message (BSM) is used in a variety of applications to exchange safety data regarding vehicle state.</w:t>
      </w:r>
    </w:p>
    <w:tbl>
      <w:tblPr>
        <w:tblStyle w:val="Table1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2AF">
            <w:pPr>
              <w:rPr>
                <w:b w:val="1"/>
              </w:rPr>
            </w:pPr>
            <w:r w:rsidDel="00000000" w:rsidR="00000000" w:rsidRPr="00000000">
              <w:rPr>
                <w:b w:val="1"/>
                <w:rtl w:val="0"/>
              </w:rPr>
              <w:t xml:space="preserve">Name</w:t>
            </w:r>
          </w:p>
        </w:tc>
        <w:tc>
          <w:tcPr/>
          <w:p w:rsidR="00000000" w:rsidDel="00000000" w:rsidP="00000000" w:rsidRDefault="00000000" w:rsidRPr="00000000" w14:paraId="000002B0">
            <w:pPr>
              <w:rPr>
                <w:b w:val="1"/>
              </w:rPr>
            </w:pPr>
            <w:r w:rsidDel="00000000" w:rsidR="00000000" w:rsidRPr="00000000">
              <w:rPr>
                <w:b w:val="1"/>
                <w:rtl w:val="0"/>
              </w:rPr>
              <w:t xml:space="preserve">Type</w:t>
            </w:r>
          </w:p>
        </w:tc>
        <w:tc>
          <w:tcPr/>
          <w:p w:rsidR="00000000" w:rsidDel="00000000" w:rsidP="00000000" w:rsidRDefault="00000000" w:rsidRPr="00000000" w14:paraId="000002B1">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B2">
            <w:pPr>
              <w:rPr>
                <w:rFonts w:ascii="Courier New" w:cs="Courier New" w:eastAsia="Courier New" w:hAnsi="Courier New"/>
              </w:rPr>
            </w:pPr>
            <w:r w:rsidDel="00000000" w:rsidR="00000000" w:rsidRPr="00000000">
              <w:rPr>
                <w:rFonts w:ascii="Courier New" w:cs="Courier New" w:eastAsia="Courier New" w:hAnsi="Courier New"/>
                <w:rtl w:val="0"/>
              </w:rPr>
              <w:t xml:space="preserve">coreData</w:t>
            </w:r>
          </w:p>
        </w:tc>
        <w:tc>
          <w:tcPr/>
          <w:p w:rsidR="00000000" w:rsidDel="00000000" w:rsidP="00000000" w:rsidRDefault="00000000" w:rsidRPr="00000000" w14:paraId="000002B3">
            <w:pPr>
              <w:rPr>
                <w:rFonts w:ascii="Courier New" w:cs="Courier New" w:eastAsia="Courier New" w:hAnsi="Courier New"/>
              </w:rPr>
            </w:pPr>
            <w:hyperlink w:anchor="_heading=h.2bn6wsx">
              <w:r w:rsidDel="00000000" w:rsidR="00000000" w:rsidRPr="00000000">
                <w:rPr>
                  <w:rFonts w:ascii="Courier New" w:cs="Courier New" w:eastAsia="Courier New" w:hAnsi="Courier New"/>
                  <w:color w:val="0563c1"/>
                  <w:u w:val="single"/>
                  <w:rtl w:val="0"/>
                </w:rPr>
                <w:t xml:space="preserve">J2735BsmCoreData</w:t>
              </w:r>
            </w:hyperlink>
            <w:r w:rsidDel="00000000" w:rsidR="00000000" w:rsidRPr="00000000">
              <w:rPr>
                <w:rtl w:val="0"/>
              </w:rPr>
            </w:r>
          </w:p>
        </w:tc>
        <w:tc>
          <w:tcPr/>
          <w:p w:rsidR="00000000" w:rsidDel="00000000" w:rsidP="00000000" w:rsidRDefault="00000000" w:rsidRPr="00000000" w14:paraId="000002B4">
            <w:pPr>
              <w:rPr/>
            </w:pPr>
            <w:r w:rsidDel="00000000" w:rsidR="00000000" w:rsidRPr="00000000">
              <w:rPr>
                <w:rtl w:val="0"/>
              </w:rPr>
              <w:t xml:space="preserve">This data frame contains the critical core data elements deemed to be needed with every BSM issued. See section 6.1</w:t>
            </w:r>
          </w:p>
        </w:tc>
      </w:tr>
      <w:tr>
        <w:trPr>
          <w:cantSplit w:val="0"/>
          <w:tblHeader w:val="0"/>
        </w:trPr>
        <w:tc>
          <w:tcPr/>
          <w:p w:rsidR="00000000" w:rsidDel="00000000" w:rsidP="00000000" w:rsidRDefault="00000000" w:rsidRPr="00000000" w14:paraId="000002B5">
            <w:pPr>
              <w:rPr>
                <w:rFonts w:ascii="Courier New" w:cs="Courier New" w:eastAsia="Courier New" w:hAnsi="Courier New"/>
              </w:rPr>
            </w:pPr>
            <w:r w:rsidDel="00000000" w:rsidR="00000000" w:rsidRPr="00000000">
              <w:rPr>
                <w:rFonts w:ascii="Courier New" w:cs="Courier New" w:eastAsia="Courier New" w:hAnsi="Courier New"/>
                <w:rtl w:val="0"/>
              </w:rPr>
              <w:t xml:space="preserve">partII</w:t>
            </w:r>
          </w:p>
        </w:tc>
        <w:tc>
          <w:tcPr/>
          <w:p w:rsidR="00000000" w:rsidDel="00000000" w:rsidP="00000000" w:rsidRDefault="00000000" w:rsidRPr="00000000" w14:paraId="000002B6">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3as4poj">
              <w:r w:rsidDel="00000000" w:rsidR="00000000" w:rsidRPr="00000000">
                <w:rPr>
                  <w:rFonts w:ascii="Courier New" w:cs="Courier New" w:eastAsia="Courier New" w:hAnsi="Courier New"/>
                  <w:color w:val="0563c1"/>
                  <w:u w:val="single"/>
                  <w:rtl w:val="0"/>
                </w:rPr>
                <w:t xml:space="preserve">J2735BsmPart2Content</w:t>
              </w:r>
            </w:hyperlink>
            <w:r w:rsidDel="00000000" w:rsidR="00000000" w:rsidRPr="00000000">
              <w:rPr>
                <w:rtl w:val="0"/>
              </w:rPr>
            </w:r>
          </w:p>
        </w:tc>
        <w:tc>
          <w:tcPr/>
          <w:p w:rsidR="00000000" w:rsidDel="00000000" w:rsidP="00000000" w:rsidRDefault="00000000" w:rsidRPr="00000000" w14:paraId="000002B7">
            <w:pPr>
              <w:keepNext w:val="1"/>
              <w:rPr/>
            </w:pPr>
            <w:r w:rsidDel="00000000" w:rsidR="00000000" w:rsidRPr="00000000">
              <w:rPr>
                <w:rtl w:val="0"/>
              </w:rPr>
              <w:t xml:space="preserve">Part II data items are optional for a given BSM and are included as needed according to policies that are beyond the scope of this standard. See section 6.2</w:t>
            </w:r>
          </w:p>
        </w:tc>
      </w:tr>
    </w:tbl>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8 - OdeBsmPayload</w:t>
      </w:r>
    </w:p>
    <w:p w:rsidR="00000000" w:rsidDel="00000000" w:rsidP="00000000" w:rsidRDefault="00000000" w:rsidRPr="00000000" w14:paraId="000002B9">
      <w:pPr>
        <w:pStyle w:val="Heading2"/>
        <w:numPr>
          <w:ilvl w:val="1"/>
          <w:numId w:val="12"/>
        </w:numPr>
        <w:ind w:left="576" w:hanging="576"/>
        <w:rPr/>
      </w:pPr>
      <w:bookmarkStart w:colFirst="0" w:colLast="0" w:name="_heading=h.2bn6wsx" w:id="25"/>
      <w:bookmarkEnd w:id="25"/>
      <w:r w:rsidDel="00000000" w:rsidR="00000000" w:rsidRPr="00000000">
        <w:rPr>
          <w:rtl w:val="0"/>
        </w:rPr>
        <w:t xml:space="preserve">J2735BsmCoreData</w:t>
      </w:r>
    </w:p>
    <w:p w:rsidR="00000000" w:rsidDel="00000000" w:rsidP="00000000" w:rsidRDefault="00000000" w:rsidRPr="00000000" w14:paraId="000002BA">
      <w:pPr>
        <w:rPr/>
      </w:pPr>
      <w:r w:rsidDel="00000000" w:rsidR="00000000" w:rsidRPr="00000000">
        <w:rPr>
          <w:rtl w:val="0"/>
        </w:rPr>
        <w:t xml:space="preserve">J2735BSMcoreData data frame contains the critical core data elements deemed to be needed with every BSM issued. This data frame’s contents are often referred to as the "BSM Part One", although it is reused in other places as well.</w:t>
      </w:r>
    </w:p>
    <w:tbl>
      <w:tblPr>
        <w:tblStyle w:val="Table1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2"/>
        <w:gridCol w:w="3386"/>
        <w:gridCol w:w="1546"/>
        <w:gridCol w:w="950"/>
        <w:gridCol w:w="722"/>
        <w:gridCol w:w="949"/>
        <w:tblGridChange w:id="0">
          <w:tblGrid>
            <w:gridCol w:w="1802"/>
            <w:gridCol w:w="3386"/>
            <w:gridCol w:w="1546"/>
            <w:gridCol w:w="950"/>
            <w:gridCol w:w="722"/>
            <w:gridCol w:w="949"/>
          </w:tblGrid>
        </w:tblGridChange>
      </w:tblGrid>
      <w:tr>
        <w:trPr>
          <w:cantSplit w:val="0"/>
          <w:tblHeader w:val="0"/>
        </w:trPr>
        <w:tc>
          <w:tcPr/>
          <w:p w:rsidR="00000000" w:rsidDel="00000000" w:rsidP="00000000" w:rsidRDefault="00000000" w:rsidRPr="00000000" w14:paraId="000002BB">
            <w:pPr>
              <w:rPr>
                <w:b w:val="1"/>
              </w:rPr>
            </w:pPr>
            <w:r w:rsidDel="00000000" w:rsidR="00000000" w:rsidRPr="00000000">
              <w:rPr>
                <w:b w:val="1"/>
                <w:rtl w:val="0"/>
              </w:rPr>
              <w:t xml:space="preserve">Name</w:t>
            </w:r>
          </w:p>
        </w:tc>
        <w:tc>
          <w:tcPr/>
          <w:p w:rsidR="00000000" w:rsidDel="00000000" w:rsidP="00000000" w:rsidRDefault="00000000" w:rsidRPr="00000000" w14:paraId="000002BC">
            <w:pPr>
              <w:rPr>
                <w:b w:val="1"/>
              </w:rPr>
            </w:pPr>
            <w:r w:rsidDel="00000000" w:rsidR="00000000" w:rsidRPr="00000000">
              <w:rPr>
                <w:b w:val="1"/>
                <w:rtl w:val="0"/>
              </w:rPr>
              <w:t xml:space="preserve">Type</w:t>
            </w:r>
          </w:p>
        </w:tc>
        <w:tc>
          <w:tcPr/>
          <w:p w:rsidR="00000000" w:rsidDel="00000000" w:rsidP="00000000" w:rsidRDefault="00000000" w:rsidRPr="00000000" w14:paraId="000002BD">
            <w:pPr>
              <w:rPr>
                <w:b w:val="1"/>
              </w:rPr>
            </w:pPr>
            <w:r w:rsidDel="00000000" w:rsidR="00000000" w:rsidRPr="00000000">
              <w:rPr>
                <w:b w:val="1"/>
                <w:rtl w:val="0"/>
              </w:rPr>
              <w:t xml:space="preserve">Description</w:t>
            </w:r>
          </w:p>
        </w:tc>
        <w:tc>
          <w:tcPr/>
          <w:p w:rsidR="00000000" w:rsidDel="00000000" w:rsidP="00000000" w:rsidRDefault="00000000" w:rsidRPr="00000000" w14:paraId="000002BE">
            <w:pPr>
              <w:rPr>
                <w:b w:val="1"/>
              </w:rPr>
            </w:pPr>
            <w:r w:rsidDel="00000000" w:rsidR="00000000" w:rsidRPr="00000000">
              <w:rPr>
                <w:b w:val="1"/>
                <w:rtl w:val="0"/>
              </w:rPr>
              <w:t xml:space="preserve">Units</w:t>
            </w:r>
          </w:p>
        </w:tc>
        <w:tc>
          <w:tcPr/>
          <w:p w:rsidR="00000000" w:rsidDel="00000000" w:rsidP="00000000" w:rsidRDefault="00000000" w:rsidRPr="00000000" w14:paraId="000002BF">
            <w:pPr>
              <w:rPr>
                <w:b w:val="1"/>
              </w:rPr>
            </w:pPr>
            <w:r w:rsidDel="00000000" w:rsidR="00000000" w:rsidRPr="00000000">
              <w:rPr>
                <w:b w:val="1"/>
                <w:rtl w:val="0"/>
              </w:rPr>
              <w:t xml:space="preserve">Valid Min</w:t>
            </w:r>
          </w:p>
        </w:tc>
        <w:tc>
          <w:tcPr/>
          <w:p w:rsidR="00000000" w:rsidDel="00000000" w:rsidP="00000000" w:rsidRDefault="00000000" w:rsidRPr="00000000" w14:paraId="000002C0">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2C1">
            <w:pPr>
              <w:rPr>
                <w:rFonts w:ascii="Courier New" w:cs="Courier New" w:eastAsia="Courier New" w:hAnsi="Courier New"/>
              </w:rPr>
            </w:pPr>
            <w:r w:rsidDel="00000000" w:rsidR="00000000" w:rsidRPr="00000000">
              <w:rPr>
                <w:rFonts w:ascii="Courier New" w:cs="Courier New" w:eastAsia="Courier New" w:hAnsi="Courier New"/>
                <w:rtl w:val="0"/>
              </w:rPr>
              <w:t xml:space="preserve">msgCnt</w:t>
            </w:r>
          </w:p>
        </w:tc>
        <w:tc>
          <w:tcPr/>
          <w:p w:rsidR="00000000" w:rsidDel="00000000" w:rsidP="00000000" w:rsidRDefault="00000000" w:rsidRPr="00000000" w14:paraId="000002C2">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2C3">
            <w:pPr>
              <w:rPr/>
            </w:pPr>
            <w:r w:rsidDel="00000000" w:rsidR="00000000" w:rsidRPr="00000000">
              <w:rPr>
                <w:rtl w:val="0"/>
              </w:rPr>
              <w:t xml:space="preserve">MsgCount data element is used to provide a sequence number within a stream of messages with the same DSRCmsgID and from the same sender.</w:t>
            </w:r>
          </w:p>
        </w:tc>
        <w:tc>
          <w:tcPr/>
          <w:p w:rsidR="00000000" w:rsidDel="00000000" w:rsidP="00000000" w:rsidRDefault="00000000" w:rsidRPr="00000000" w14:paraId="000002C4">
            <w:pPr>
              <w:rPr/>
            </w:pPr>
            <w:r w:rsidDel="00000000" w:rsidR="00000000" w:rsidRPr="00000000">
              <w:rPr>
                <w:rtl w:val="0"/>
              </w:rPr>
              <w:t xml:space="preserve">N/A</w:t>
            </w:r>
          </w:p>
        </w:tc>
        <w:tc>
          <w:tcPr/>
          <w:p w:rsidR="00000000" w:rsidDel="00000000" w:rsidP="00000000" w:rsidRDefault="00000000" w:rsidRPr="00000000" w14:paraId="000002C5">
            <w:pPr>
              <w:rPr/>
            </w:pPr>
            <w:r w:rsidDel="00000000" w:rsidR="00000000" w:rsidRPr="00000000">
              <w:rPr>
                <w:rtl w:val="0"/>
              </w:rPr>
              <w:t xml:space="preserve">0</w:t>
            </w:r>
          </w:p>
        </w:tc>
        <w:tc>
          <w:tcPr/>
          <w:p w:rsidR="00000000" w:rsidDel="00000000" w:rsidP="00000000" w:rsidRDefault="00000000" w:rsidRPr="00000000" w14:paraId="000002C6">
            <w:pPr>
              <w:rPr/>
            </w:pPr>
            <w:r w:rsidDel="00000000" w:rsidR="00000000" w:rsidRPr="00000000">
              <w:rPr>
                <w:rtl w:val="0"/>
              </w:rPr>
              <w:t xml:space="preserve">127</w:t>
            </w:r>
          </w:p>
        </w:tc>
      </w:tr>
      <w:tr>
        <w:trPr>
          <w:cantSplit w:val="0"/>
          <w:tblHeader w:val="0"/>
        </w:trPr>
        <w:tc>
          <w:tcPr/>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tl w:val="0"/>
              </w:rPr>
              <w:t xml:space="preserve">secMark</w:t>
            </w:r>
          </w:p>
        </w:tc>
        <w:tc>
          <w:tcPr/>
          <w:p w:rsidR="00000000" w:rsidDel="00000000" w:rsidP="00000000" w:rsidRDefault="00000000" w:rsidRPr="00000000" w14:paraId="000002C8">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2C9">
            <w:pPr>
              <w:rPr/>
            </w:pPr>
            <w:r w:rsidDel="00000000" w:rsidR="00000000" w:rsidRPr="00000000">
              <w:rPr>
                <w:rtl w:val="0"/>
              </w:rPr>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p w:rsidR="00000000" w:rsidDel="00000000" w:rsidP="00000000" w:rsidRDefault="00000000" w:rsidRPr="00000000" w14:paraId="000002CA">
            <w:pPr>
              <w:rPr/>
            </w:pPr>
            <w:r w:rsidDel="00000000" w:rsidR="00000000" w:rsidRPr="00000000">
              <w:rPr>
                <w:rtl w:val="0"/>
              </w:rPr>
              <w:t xml:space="preserve">Second</w:t>
            </w:r>
          </w:p>
        </w:tc>
        <w:tc>
          <w:tcPr/>
          <w:p w:rsidR="00000000" w:rsidDel="00000000" w:rsidP="00000000" w:rsidRDefault="00000000" w:rsidRPr="00000000" w14:paraId="000002CB">
            <w:pPr>
              <w:rPr/>
            </w:pPr>
            <w:r w:rsidDel="00000000" w:rsidR="00000000" w:rsidRPr="00000000">
              <w:rPr>
                <w:rtl w:val="0"/>
              </w:rPr>
              <w:t xml:space="preserve">0</w:t>
            </w:r>
          </w:p>
        </w:tc>
        <w:tc>
          <w:tcPr/>
          <w:p w:rsidR="00000000" w:rsidDel="00000000" w:rsidP="00000000" w:rsidRDefault="00000000" w:rsidRPr="00000000" w14:paraId="000002CC">
            <w:pPr>
              <w:rPr/>
            </w:pPr>
            <w:r w:rsidDel="00000000" w:rsidR="00000000" w:rsidRPr="00000000">
              <w:rPr>
                <w:rtl w:val="0"/>
              </w:rPr>
              <w:t xml:space="preserve">65535</w:t>
            </w:r>
          </w:p>
        </w:tc>
      </w:tr>
      <w:tr>
        <w:trPr>
          <w:cantSplit w:val="0"/>
          <w:tblHeader w:val="0"/>
        </w:trPr>
        <w:tc>
          <w:tcPr/>
          <w:p w:rsidR="00000000" w:rsidDel="00000000" w:rsidP="00000000" w:rsidRDefault="00000000" w:rsidRPr="00000000" w14:paraId="000002CD">
            <w:pPr>
              <w:rPr>
                <w:rFonts w:ascii="Courier New" w:cs="Courier New" w:eastAsia="Courier New" w:hAnsi="Courier New"/>
              </w:rPr>
            </w:pPr>
            <w:bookmarkStart w:colFirst="0" w:colLast="0" w:name="_heading=h.qsh70q" w:id="26"/>
            <w:bookmarkEnd w:id="26"/>
            <w:r w:rsidDel="00000000" w:rsidR="00000000" w:rsidRPr="00000000">
              <w:rPr>
                <w:rFonts w:ascii="Courier New" w:cs="Courier New" w:eastAsia="Courier New" w:hAnsi="Courier New"/>
                <w:rtl w:val="0"/>
              </w:rPr>
              <w:t xml:space="preserve">speed</w:t>
            </w:r>
            <w:r w:rsidDel="00000000" w:rsidR="00000000" w:rsidRPr="00000000">
              <w:rPr>
                <w:rFonts w:ascii="Courier New" w:cs="Courier New" w:eastAsia="Courier New" w:hAnsi="Courier New"/>
                <w:vertAlign w:val="superscript"/>
              </w:rPr>
              <w:footnoteReference w:customMarkFollows="0" w:id="11"/>
            </w:r>
            <w:r w:rsidDel="00000000" w:rsidR="00000000" w:rsidRPr="00000000">
              <w:rPr>
                <w:rtl w:val="0"/>
              </w:rPr>
            </w:r>
          </w:p>
        </w:tc>
        <w:tc>
          <w:tcPr/>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p w:rsidR="00000000" w:rsidDel="00000000" w:rsidP="00000000" w:rsidRDefault="00000000" w:rsidRPr="00000000" w14:paraId="000002CF">
            <w:pPr>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D0">
            <w:pPr>
              <w:rPr/>
            </w:pPr>
            <w:r w:rsidDel="00000000" w:rsidR="00000000" w:rsidRPr="00000000">
              <w:rPr>
                <w:rtl w:val="0"/>
              </w:rPr>
              <w:t xml:space="preserve">This data element represents the vehicle speed</w:t>
            </w:r>
          </w:p>
        </w:tc>
        <w:tc>
          <w:tcPr/>
          <w:p w:rsidR="00000000" w:rsidDel="00000000" w:rsidP="00000000" w:rsidRDefault="00000000" w:rsidRPr="00000000" w14:paraId="000002D1">
            <w:pPr>
              <w:rPr/>
            </w:pPr>
            <w:r w:rsidDel="00000000" w:rsidR="00000000" w:rsidRPr="00000000">
              <w:rPr>
                <w:rtl w:val="0"/>
              </w:rPr>
              <w:t xml:space="preserve">m/s</w:t>
            </w:r>
          </w:p>
        </w:tc>
        <w:tc>
          <w:tcPr/>
          <w:p w:rsidR="00000000" w:rsidDel="00000000" w:rsidP="00000000" w:rsidRDefault="00000000" w:rsidRPr="00000000" w14:paraId="000002D2">
            <w:pPr>
              <w:rPr/>
            </w:pPr>
            <w:r w:rsidDel="00000000" w:rsidR="00000000" w:rsidRPr="00000000">
              <w:rPr>
                <w:rtl w:val="0"/>
              </w:rPr>
              <w:t xml:space="preserve">0</w:t>
            </w:r>
          </w:p>
        </w:tc>
        <w:tc>
          <w:tcPr/>
          <w:p w:rsidR="00000000" w:rsidDel="00000000" w:rsidP="00000000" w:rsidRDefault="00000000" w:rsidRPr="00000000" w14:paraId="000002D3">
            <w:pPr>
              <w:rPr/>
            </w:pPr>
            <w:r w:rsidDel="00000000" w:rsidR="00000000" w:rsidRPr="00000000">
              <w:rPr>
                <w:rtl w:val="0"/>
              </w:rPr>
              <w:t xml:space="preserve">163.8</w:t>
            </w:r>
          </w:p>
        </w:tc>
      </w:tr>
      <w:tr>
        <w:trPr>
          <w:cantSplit w:val="0"/>
          <w:tblHeader w:val="0"/>
        </w:trPr>
        <w:tc>
          <w:tcPr/>
          <w:p w:rsidR="00000000" w:rsidDel="00000000" w:rsidP="00000000" w:rsidRDefault="00000000" w:rsidRPr="00000000" w14:paraId="000002D4">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2D5">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2D6">
            <w:pPr>
              <w:rPr/>
            </w:pPr>
            <w:r w:rsidDel="00000000" w:rsidR="00000000" w:rsidRPr="00000000">
              <w:rPr>
                <w:rtl w:val="0"/>
              </w:rPr>
              <w:t xml:space="preserve">This data element provides the current heading of the sending device.</w:t>
            </w:r>
          </w:p>
        </w:tc>
        <w:tc>
          <w:tcPr/>
          <w:p w:rsidR="00000000" w:rsidDel="00000000" w:rsidP="00000000" w:rsidRDefault="00000000" w:rsidRPr="00000000" w14:paraId="000002D7">
            <w:pPr>
              <w:rPr/>
            </w:pPr>
            <w:r w:rsidDel="00000000" w:rsidR="00000000" w:rsidRPr="00000000">
              <w:rPr>
                <w:rtl w:val="0"/>
              </w:rPr>
              <w:t xml:space="preserve">Degrees</w:t>
            </w:r>
          </w:p>
        </w:tc>
        <w:tc>
          <w:tcPr/>
          <w:p w:rsidR="00000000" w:rsidDel="00000000" w:rsidP="00000000" w:rsidRDefault="00000000" w:rsidRPr="00000000" w14:paraId="000002D8">
            <w:pPr>
              <w:rPr/>
            </w:pPr>
            <w:r w:rsidDel="00000000" w:rsidR="00000000" w:rsidRPr="00000000">
              <w:rPr>
                <w:rtl w:val="0"/>
              </w:rPr>
              <w:t xml:space="preserve">0.000</w:t>
            </w:r>
          </w:p>
        </w:tc>
        <w:tc>
          <w:tcPr/>
          <w:p w:rsidR="00000000" w:rsidDel="00000000" w:rsidP="00000000" w:rsidRDefault="00000000" w:rsidRPr="00000000" w14:paraId="000002D9">
            <w:pPr>
              <w:rPr/>
            </w:pPr>
            <w:r w:rsidDel="00000000" w:rsidR="00000000" w:rsidRPr="00000000">
              <w:rPr>
                <w:rtl w:val="0"/>
              </w:rPr>
              <w:t xml:space="preserve">360.000</w:t>
            </w:r>
          </w:p>
        </w:tc>
      </w:tr>
      <w:tr>
        <w:trPr>
          <w:cantSplit w:val="0"/>
          <w:tblHeader w:val="0"/>
        </w:trPr>
        <w:tc>
          <w:tcPr/>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 xml:space="preserve">angle†</w:t>
            </w:r>
          </w:p>
        </w:tc>
        <w:tc>
          <w:tcPr/>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2DC">
            <w:pPr>
              <w:rPr/>
            </w:pPr>
            <w:r w:rsidDel="00000000" w:rsidR="00000000" w:rsidRPr="00000000">
              <w:rPr>
                <w:rtl w:val="0"/>
              </w:rPr>
              <w:t xml:space="preserve">The angle of the driver’s steering wheel</w:t>
            </w:r>
          </w:p>
        </w:tc>
        <w:tc>
          <w:tcPr/>
          <w:p w:rsidR="00000000" w:rsidDel="00000000" w:rsidP="00000000" w:rsidRDefault="00000000" w:rsidRPr="00000000" w14:paraId="000002DD">
            <w:pPr>
              <w:rPr/>
            </w:pPr>
            <w:r w:rsidDel="00000000" w:rsidR="00000000" w:rsidRPr="00000000">
              <w:rPr>
                <w:rtl w:val="0"/>
              </w:rPr>
              <w:t xml:space="preserve">Degrees</w:t>
            </w:r>
          </w:p>
        </w:tc>
        <w:tc>
          <w:tcPr/>
          <w:p w:rsidR="00000000" w:rsidDel="00000000" w:rsidP="00000000" w:rsidRDefault="00000000" w:rsidRPr="00000000" w14:paraId="000002DE">
            <w:pPr>
              <w:rPr/>
            </w:pPr>
            <w:r w:rsidDel="00000000" w:rsidR="00000000" w:rsidRPr="00000000">
              <w:rPr>
                <w:rtl w:val="0"/>
              </w:rPr>
              <w:t xml:space="preserve">0.000</w:t>
            </w:r>
          </w:p>
        </w:tc>
        <w:tc>
          <w:tcPr/>
          <w:p w:rsidR="00000000" w:rsidDel="00000000" w:rsidP="00000000" w:rsidRDefault="00000000" w:rsidRPr="00000000" w14:paraId="000002DF">
            <w:pPr>
              <w:keepNext w:val="1"/>
              <w:rPr/>
            </w:pPr>
            <w:r w:rsidDel="00000000" w:rsidR="00000000" w:rsidRPr="00000000">
              <w:rPr>
                <w:rtl w:val="0"/>
              </w:rPr>
              <w:t xml:space="preserve">360.000</w:t>
            </w:r>
          </w:p>
        </w:tc>
      </w:tr>
    </w:tbl>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9 - J2735BsmCoreData (1)</w:t>
      </w:r>
    </w:p>
    <w:tbl>
      <w:tblPr>
        <w:tblStyle w:val="Table2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2"/>
        <w:gridCol w:w="3386"/>
        <w:gridCol w:w="4167"/>
        <w:tblGridChange w:id="0">
          <w:tblGrid>
            <w:gridCol w:w="1802"/>
            <w:gridCol w:w="3386"/>
            <w:gridCol w:w="4167"/>
          </w:tblGrid>
        </w:tblGridChange>
      </w:tblGrid>
      <w:tr>
        <w:trPr>
          <w:cantSplit w:val="0"/>
          <w:tblHeader w:val="0"/>
        </w:trPr>
        <w:tc>
          <w:tcPr/>
          <w:p w:rsidR="00000000" w:rsidDel="00000000" w:rsidP="00000000" w:rsidRDefault="00000000" w:rsidRPr="00000000" w14:paraId="000002E1">
            <w:pPr>
              <w:rPr>
                <w:b w:val="1"/>
              </w:rPr>
            </w:pPr>
            <w:r w:rsidDel="00000000" w:rsidR="00000000" w:rsidRPr="00000000">
              <w:rPr>
                <w:b w:val="1"/>
                <w:rtl w:val="0"/>
              </w:rPr>
              <w:t xml:space="preserve">Name</w:t>
            </w:r>
          </w:p>
        </w:tc>
        <w:tc>
          <w:tcPr/>
          <w:p w:rsidR="00000000" w:rsidDel="00000000" w:rsidP="00000000" w:rsidRDefault="00000000" w:rsidRPr="00000000" w14:paraId="000002E2">
            <w:pPr>
              <w:rPr>
                <w:b w:val="1"/>
              </w:rPr>
            </w:pPr>
            <w:r w:rsidDel="00000000" w:rsidR="00000000" w:rsidRPr="00000000">
              <w:rPr>
                <w:b w:val="1"/>
                <w:rtl w:val="0"/>
              </w:rPr>
              <w:t xml:space="preserve">Type</w:t>
            </w:r>
          </w:p>
        </w:tc>
        <w:tc>
          <w:tcPr/>
          <w:p w:rsidR="00000000" w:rsidDel="00000000" w:rsidP="00000000" w:rsidRDefault="00000000" w:rsidRPr="00000000" w14:paraId="000002E3">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HEX String</w:t>
            </w:r>
          </w:p>
        </w:tc>
        <w:tc>
          <w:tcPr/>
          <w:p w:rsidR="00000000" w:rsidDel="00000000" w:rsidP="00000000" w:rsidRDefault="00000000" w:rsidRPr="00000000" w14:paraId="000002E6">
            <w:pPr>
              <w:rPr/>
            </w:pPr>
            <w:r w:rsidDel="00000000" w:rsidR="00000000" w:rsidRPr="00000000">
              <w:rPr>
                <w:rtl w:val="0"/>
              </w:rPr>
              <w:t xml:space="preserve">This is the 4-octet random device identifier, called the TemporaryID. When used for a mobile OBU device, this value will change periodically to help ensure the privacy of the vehicle, unlike a typical wireless or wired 802 device ID.</w:t>
            </w:r>
          </w:p>
        </w:tc>
      </w:tr>
      <w:tr>
        <w:trPr>
          <w:cantSplit w:val="0"/>
          <w:tblHeader w:val="0"/>
        </w:trPr>
        <w:tc>
          <w:tcPr/>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w:t>
            </w:r>
          </w:p>
        </w:tc>
        <w:tc>
          <w:tcPr/>
          <w:p w:rsidR="00000000" w:rsidDel="00000000" w:rsidP="00000000" w:rsidRDefault="00000000" w:rsidRPr="00000000" w14:paraId="000002E8">
            <w:pPr>
              <w:rPr>
                <w:rFonts w:ascii="Courier New" w:cs="Courier New" w:eastAsia="Courier New" w:hAnsi="Courier New"/>
              </w:rPr>
            </w:pPr>
            <w:hyperlink w:anchor="_heading=h.1pxezwc">
              <w:r w:rsidDel="00000000" w:rsidR="00000000" w:rsidRPr="00000000">
                <w:rPr>
                  <w:rFonts w:ascii="Courier New" w:cs="Courier New" w:eastAsia="Courier New" w:hAnsi="Courier New"/>
                  <w:color w:val="0563c1"/>
                  <w:u w:val="single"/>
                  <w:rtl w:val="0"/>
                </w:rPr>
                <w:t xml:space="preserve">OdePosition3D</w:t>
              </w:r>
            </w:hyperlink>
            <w:r w:rsidDel="00000000" w:rsidR="00000000" w:rsidRPr="00000000">
              <w:rPr>
                <w:rtl w:val="0"/>
              </w:rPr>
            </w:r>
          </w:p>
        </w:tc>
        <w:tc>
          <w:tcPr/>
          <w:p w:rsidR="00000000" w:rsidDel="00000000" w:rsidP="00000000" w:rsidRDefault="00000000" w:rsidRPr="00000000" w14:paraId="000002E9">
            <w:pPr>
              <w:rPr/>
            </w:pPr>
            <w:r w:rsidDel="00000000" w:rsidR="00000000" w:rsidRPr="00000000">
              <w:rPr>
                <w:rtl w:val="0"/>
              </w:rPr>
              <w:t xml:space="preserve">Position of the vehicle. See section 6.3</w:t>
            </w:r>
          </w:p>
        </w:tc>
      </w:tr>
      <w:tr>
        <w:trPr>
          <w:cantSplit w:val="0"/>
          <w:tblHeader w:val="0"/>
        </w:trPr>
        <w:tc>
          <w:tcPr/>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accelSet</w:t>
            </w:r>
          </w:p>
        </w:tc>
        <w:tc>
          <w:tcPr/>
          <w:p w:rsidR="00000000" w:rsidDel="00000000" w:rsidP="00000000" w:rsidRDefault="00000000" w:rsidRPr="00000000" w14:paraId="000002EB">
            <w:pPr>
              <w:rPr>
                <w:rFonts w:ascii="Courier New" w:cs="Courier New" w:eastAsia="Courier New" w:hAnsi="Courier New"/>
              </w:rPr>
            </w:pPr>
            <w:hyperlink w:anchor="_heading=h.2p2csry">
              <w:r w:rsidDel="00000000" w:rsidR="00000000" w:rsidRPr="00000000">
                <w:rPr>
                  <w:rFonts w:ascii="Courier New" w:cs="Courier New" w:eastAsia="Courier New" w:hAnsi="Courier New"/>
                  <w:color w:val="0563c1"/>
                  <w:u w:val="single"/>
                  <w:rtl w:val="0"/>
                </w:rPr>
                <w:t xml:space="preserve">J2735AccelerationSet4Way</w:t>
              </w:r>
            </w:hyperlink>
            <w:r w:rsidDel="00000000" w:rsidR="00000000" w:rsidRPr="00000000">
              <w:rPr>
                <w:rtl w:val="0"/>
              </w:rPr>
            </w:r>
          </w:p>
        </w:tc>
        <w:tc>
          <w:tcPr/>
          <w:p w:rsidR="00000000" w:rsidDel="00000000" w:rsidP="00000000" w:rsidRDefault="00000000" w:rsidRPr="00000000" w14:paraId="000002EC">
            <w:pPr>
              <w:rPr/>
            </w:pPr>
            <w:r w:rsidDel="00000000" w:rsidR="00000000" w:rsidRPr="00000000">
              <w:rPr>
                <w:rtl w:val="0"/>
              </w:rPr>
              <w:t xml:space="preserve">Acceleration values in 3 orthogonal directions of the vehicle and with yaw rotation rates. See section 6.4</w:t>
            </w:r>
          </w:p>
        </w:tc>
      </w:tr>
      <w:tr>
        <w:trPr>
          <w:cantSplit w:val="0"/>
          <w:tblHeader w:val="0"/>
        </w:trPr>
        <w:tc>
          <w:tcPr/>
          <w:p w:rsidR="00000000" w:rsidDel="00000000" w:rsidP="00000000" w:rsidRDefault="00000000" w:rsidRPr="00000000" w14:paraId="000002ED">
            <w:pPr>
              <w:rPr>
                <w:rFonts w:ascii="Courier New" w:cs="Courier New" w:eastAsia="Courier New" w:hAnsi="Courier New"/>
              </w:rPr>
            </w:pPr>
            <w:r w:rsidDel="00000000" w:rsidR="00000000" w:rsidRPr="00000000">
              <w:rPr>
                <w:rFonts w:ascii="Courier New" w:cs="Courier New" w:eastAsia="Courier New" w:hAnsi="Courier New"/>
                <w:rtl w:val="0"/>
              </w:rPr>
              <w:t xml:space="preserve">accuracy</w:t>
            </w:r>
          </w:p>
        </w:tc>
        <w:tc>
          <w:tcPr/>
          <w:p w:rsidR="00000000" w:rsidDel="00000000" w:rsidP="00000000" w:rsidRDefault="00000000" w:rsidRPr="00000000" w14:paraId="000002EE">
            <w:pPr>
              <w:rPr>
                <w:rFonts w:ascii="Courier New" w:cs="Courier New" w:eastAsia="Courier New" w:hAnsi="Courier New"/>
              </w:rPr>
            </w:pPr>
            <w:hyperlink w:anchor="_heading=h.147n2zr">
              <w:r w:rsidDel="00000000" w:rsidR="00000000" w:rsidRPr="00000000">
                <w:rPr>
                  <w:rFonts w:ascii="Courier New" w:cs="Courier New" w:eastAsia="Courier New" w:hAnsi="Courier New"/>
                  <w:color w:val="0563c1"/>
                  <w:u w:val="single"/>
                  <w:rtl w:val="0"/>
                </w:rPr>
                <w:t xml:space="preserve">J2735PositionalAccuracy</w:t>
              </w:r>
            </w:hyperlink>
            <w:r w:rsidDel="00000000" w:rsidR="00000000" w:rsidRPr="00000000">
              <w:rPr>
                <w:rtl w:val="0"/>
              </w:rPr>
            </w:r>
          </w:p>
        </w:tc>
        <w:tc>
          <w:tcPr/>
          <w:p w:rsidR="00000000" w:rsidDel="00000000" w:rsidP="00000000" w:rsidRDefault="00000000" w:rsidRPr="00000000" w14:paraId="000002EF">
            <w:pPr>
              <w:rPr/>
            </w:pPr>
            <w:r w:rsidDel="00000000" w:rsidR="00000000" w:rsidRPr="00000000">
              <w:rPr>
                <w:rtl w:val="0"/>
              </w:rPr>
              <w:t xml:space="preserve">See section 6.5</w:t>
            </w:r>
          </w:p>
        </w:tc>
      </w:tr>
      <w:tr>
        <w:trPr>
          <w:cantSplit w:val="0"/>
          <w:tblHeader w:val="0"/>
        </w:trPr>
        <w:tc>
          <w:tcPr/>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transmission</w:t>
            </w:r>
          </w:p>
        </w:tc>
        <w:tc>
          <w:tcPr/>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2F2">
            <w:pPr>
              <w:rPr/>
            </w:pPr>
            <w:r w:rsidDel="00000000" w:rsidR="00000000" w:rsidRPr="00000000">
              <w:rPr>
                <w:rtl w:val="0"/>
              </w:rPr>
              <w:t xml:space="preserve">Used to provide the current state of the vehicle transmission. One of:</w:t>
            </w:r>
          </w:p>
          <w:p w:rsidR="00000000" w:rsidDel="00000000" w:rsidP="00000000" w:rsidRDefault="00000000" w:rsidRPr="00000000" w14:paraId="000002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3f7f5f"/>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neutral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Neutral, speed relative to the vehicle alignment</w:t>
            </w:r>
          </w:p>
          <w:p w:rsidR="00000000" w:rsidDel="00000000" w:rsidP="00000000" w:rsidRDefault="00000000" w:rsidRPr="00000000" w14:paraId="000002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3f7f5f"/>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park</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Park, speed relative to the vehicle alignment</w:t>
            </w:r>
          </w:p>
          <w:p w:rsidR="00000000" w:rsidDel="00000000" w:rsidP="00000000" w:rsidRDefault="00000000" w:rsidRPr="00000000" w14:paraId="000002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3f7f5f"/>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forwardGears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Forward gears, speed relative to the vehicle alignment</w:t>
            </w:r>
          </w:p>
          <w:p w:rsidR="00000000" w:rsidDel="00000000" w:rsidP="00000000" w:rsidRDefault="00000000" w:rsidRPr="00000000" w14:paraId="000002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3f7f5f"/>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reverseGears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Reverse gears, speed relative to the vehicle alignment</w:t>
            </w:r>
          </w:p>
          <w:p w:rsidR="00000000" w:rsidDel="00000000" w:rsidP="00000000" w:rsidRDefault="00000000" w:rsidRPr="00000000" w14:paraId="000002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not-equipped or unavailable value</w:t>
            </w:r>
            <w:r w:rsidDel="00000000" w:rsidR="00000000" w:rsidRPr="00000000">
              <w:rPr>
                <w:rtl w:val="0"/>
              </w:rPr>
            </w:r>
          </w:p>
        </w:tc>
      </w:tr>
      <w:tr>
        <w:trPr>
          <w:cantSplit w:val="0"/>
          <w:tblHeader w:val="0"/>
        </w:trPr>
        <w:tc>
          <w:tcPr/>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brakes</w:t>
            </w:r>
          </w:p>
        </w:tc>
        <w:tc>
          <w:tcPr/>
          <w:p w:rsidR="00000000" w:rsidDel="00000000" w:rsidP="00000000" w:rsidRDefault="00000000" w:rsidRPr="00000000" w14:paraId="000002FA">
            <w:pPr>
              <w:rPr>
                <w:rFonts w:ascii="Courier New" w:cs="Courier New" w:eastAsia="Courier New" w:hAnsi="Courier New"/>
              </w:rPr>
            </w:pPr>
            <w:hyperlink w:anchor="_heading=h.3o7alnk">
              <w:r w:rsidDel="00000000" w:rsidR="00000000" w:rsidRPr="00000000">
                <w:rPr>
                  <w:rFonts w:ascii="Courier New" w:cs="Courier New" w:eastAsia="Courier New" w:hAnsi="Courier New"/>
                  <w:color w:val="0563c1"/>
                  <w:u w:val="single"/>
                  <w:rtl w:val="0"/>
                </w:rPr>
                <w:t xml:space="preserve">J2735BrakeSystemStatus</w:t>
              </w:r>
            </w:hyperlink>
            <w:r w:rsidDel="00000000" w:rsidR="00000000" w:rsidRPr="00000000">
              <w:rPr>
                <w:rtl w:val="0"/>
              </w:rPr>
            </w:r>
          </w:p>
        </w:tc>
        <w:tc>
          <w:tcPr/>
          <w:p w:rsidR="00000000" w:rsidDel="00000000" w:rsidP="00000000" w:rsidRDefault="00000000" w:rsidRPr="00000000" w14:paraId="000002FB">
            <w:pPr>
              <w:rPr/>
            </w:pPr>
            <w:r w:rsidDel="00000000" w:rsidR="00000000" w:rsidRPr="00000000">
              <w:rPr>
                <w:rtl w:val="0"/>
              </w:rPr>
              <w:t xml:space="preserve">See section 6.6</w:t>
            </w:r>
          </w:p>
        </w:tc>
      </w:tr>
      <w:tr>
        <w:trPr>
          <w:cantSplit w:val="0"/>
          <w:tblHeader w:val="0"/>
        </w:trPr>
        <w:tc>
          <w:tcPr/>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p w:rsidR="00000000" w:rsidDel="00000000" w:rsidP="00000000" w:rsidRDefault="00000000" w:rsidRPr="00000000" w14:paraId="000002FD">
            <w:pPr>
              <w:rPr>
                <w:rFonts w:ascii="Courier New" w:cs="Courier New" w:eastAsia="Courier New" w:hAnsi="Courier New"/>
              </w:rPr>
            </w:pPr>
            <w:hyperlink w:anchor="_heading=h.23ckvvd">
              <w:r w:rsidDel="00000000" w:rsidR="00000000" w:rsidRPr="00000000">
                <w:rPr>
                  <w:rFonts w:ascii="Courier New" w:cs="Courier New" w:eastAsia="Courier New" w:hAnsi="Courier New"/>
                  <w:color w:val="0563c1"/>
                  <w:u w:val="single"/>
                  <w:rtl w:val="0"/>
                </w:rPr>
                <w:t xml:space="preserve">J2735VehicleSize</w:t>
              </w:r>
            </w:hyperlink>
            <w:r w:rsidDel="00000000" w:rsidR="00000000" w:rsidRPr="00000000">
              <w:rPr>
                <w:rtl w:val="0"/>
              </w:rPr>
            </w:r>
          </w:p>
        </w:tc>
        <w:tc>
          <w:tcPr/>
          <w:p w:rsidR="00000000" w:rsidDel="00000000" w:rsidP="00000000" w:rsidRDefault="00000000" w:rsidRPr="00000000" w14:paraId="000002FE">
            <w:pPr>
              <w:keepNext w:val="1"/>
              <w:rPr/>
            </w:pPr>
            <w:r w:rsidDel="00000000" w:rsidR="00000000" w:rsidRPr="00000000">
              <w:rPr>
                <w:rtl w:val="0"/>
              </w:rPr>
              <w:t xml:space="preserve">See section 6.7</w:t>
            </w:r>
          </w:p>
        </w:tc>
      </w:tr>
    </w:tb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10 - J2735BsmCoreData (2)</w:t>
      </w:r>
    </w:p>
    <w:p w:rsidR="00000000" w:rsidDel="00000000" w:rsidP="00000000" w:rsidRDefault="00000000" w:rsidRPr="00000000" w14:paraId="00000300">
      <w:pPr>
        <w:pStyle w:val="Heading2"/>
        <w:numPr>
          <w:ilvl w:val="1"/>
          <w:numId w:val="12"/>
        </w:numPr>
        <w:ind w:left="576" w:hanging="576"/>
        <w:rPr/>
      </w:pPr>
      <w:bookmarkStart w:colFirst="0" w:colLast="0" w:name="_heading=h.3as4poj" w:id="27"/>
      <w:bookmarkEnd w:id="27"/>
      <w:r w:rsidDel="00000000" w:rsidR="00000000" w:rsidRPr="00000000">
        <w:rPr>
          <w:rtl w:val="0"/>
        </w:rPr>
        <w:t xml:space="preserve">J2735BsmPart2Content</w:t>
      </w:r>
    </w:p>
    <w:p w:rsidR="00000000" w:rsidDel="00000000" w:rsidP="00000000" w:rsidRDefault="00000000" w:rsidRPr="00000000" w14:paraId="00000301">
      <w:pPr>
        <w:rPr/>
      </w:pPr>
      <w:r w:rsidDel="00000000" w:rsidR="00000000" w:rsidRPr="00000000">
        <w:rPr>
          <w:rtl w:val="0"/>
        </w:rPr>
        <w:t xml:space="preserve">Part II data items are optional for a given BSM and are included as needed according to policies that are beyond the scope of this standard.</w:t>
      </w:r>
    </w:p>
    <w:tbl>
      <w:tblPr>
        <w:tblStyle w:val="Table2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83"/>
        <w:gridCol w:w="1559"/>
        <w:gridCol w:w="6813"/>
        <w:tblGridChange w:id="0">
          <w:tblGrid>
            <w:gridCol w:w="983"/>
            <w:gridCol w:w="1559"/>
            <w:gridCol w:w="6813"/>
          </w:tblGrid>
        </w:tblGridChange>
      </w:tblGrid>
      <w:tr>
        <w:trPr>
          <w:cantSplit w:val="0"/>
          <w:tblHeader w:val="0"/>
        </w:trPr>
        <w:tc>
          <w:tcPr/>
          <w:p w:rsidR="00000000" w:rsidDel="00000000" w:rsidP="00000000" w:rsidRDefault="00000000" w:rsidRPr="00000000" w14:paraId="00000302">
            <w:pPr>
              <w:rPr>
                <w:b w:val="1"/>
              </w:rPr>
            </w:pPr>
            <w:r w:rsidDel="00000000" w:rsidR="00000000" w:rsidRPr="00000000">
              <w:rPr>
                <w:b w:val="1"/>
                <w:rtl w:val="0"/>
              </w:rPr>
              <w:t xml:space="preserve">Name</w:t>
            </w:r>
          </w:p>
        </w:tc>
        <w:tc>
          <w:tcPr/>
          <w:p w:rsidR="00000000" w:rsidDel="00000000" w:rsidP="00000000" w:rsidRDefault="00000000" w:rsidRPr="00000000" w14:paraId="00000303">
            <w:pPr>
              <w:rPr>
                <w:b w:val="1"/>
              </w:rPr>
            </w:pPr>
            <w:r w:rsidDel="00000000" w:rsidR="00000000" w:rsidRPr="00000000">
              <w:rPr>
                <w:b w:val="1"/>
                <w:rtl w:val="0"/>
              </w:rPr>
              <w:t xml:space="preserve">Type</w:t>
            </w:r>
          </w:p>
        </w:tc>
        <w:tc>
          <w:tcPr/>
          <w:p w:rsidR="00000000" w:rsidDel="00000000" w:rsidP="00000000" w:rsidRDefault="00000000" w:rsidRPr="00000000" w14:paraId="0000030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07">
            <w:pPr>
              <w:rPr/>
            </w:pPr>
            <w:r w:rsidDel="00000000" w:rsidR="00000000" w:rsidRPr="00000000">
              <w:rPr>
                <w:rtl w:val="0"/>
              </w:rPr>
              <w:t xml:space="preserve">One of: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highlight w:val="lightGray"/>
                <w:rtl w:val="0"/>
              </w:rPr>
              <w:t xml:space="preserve">VehicleSafetyExtensions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SpecialVehicleExtensions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SupplementalVehicleExtensions</w:t>
            </w:r>
            <w:r w:rsidDel="00000000" w:rsidR="00000000" w:rsidRPr="00000000">
              <w:rPr>
                <w:rtl w:val="0"/>
              </w:rPr>
              <w:t xml:space="preserve"> }</w:t>
            </w:r>
          </w:p>
        </w:tc>
      </w:tr>
      <w:tr>
        <w:trPr>
          <w:cantSplit w:val="0"/>
          <w:tblHeader w:val="0"/>
        </w:trPr>
        <w:tc>
          <w:tcPr/>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value</w:t>
            </w:r>
          </w:p>
        </w:tc>
        <w:tc>
          <w:tcPr/>
          <w:p w:rsidR="00000000" w:rsidDel="00000000" w:rsidP="00000000" w:rsidRDefault="00000000" w:rsidRPr="00000000" w14:paraId="00000309">
            <w:pPr>
              <w:rPr>
                <w:rFonts w:ascii="Courier New" w:cs="Courier New" w:eastAsia="Courier New" w:hAnsi="Courier New"/>
              </w:rPr>
            </w:pPr>
            <w:r w:rsidDel="00000000" w:rsidR="00000000" w:rsidRPr="00000000">
              <w:rPr>
                <w:rFonts w:ascii="Courier New" w:cs="Courier New" w:eastAsia="Courier New" w:hAnsi="Courier New"/>
                <w:rtl w:val="0"/>
              </w:rPr>
              <w:t xml:space="preserve">Object</w:t>
            </w:r>
          </w:p>
        </w:tc>
        <w:tc>
          <w:tcPr/>
          <w:p w:rsidR="00000000" w:rsidDel="00000000" w:rsidP="00000000" w:rsidRDefault="00000000" w:rsidRPr="00000000" w14:paraId="0000030A">
            <w:pPr>
              <w:rPr/>
            </w:pPr>
            <w:r w:rsidDel="00000000" w:rsidR="00000000" w:rsidRPr="00000000">
              <w:rPr>
                <w:rtl w:val="0"/>
              </w:rPr>
              <w:t xml:space="preserve">One of the following object types:</w:t>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pPr>
            <w:hyperlink w:anchor="_heading=h.32hioqz">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J2735VehicleSafetyExtensions</w:t>
              </w:r>
            </w:hyperlink>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fldChar w:fldCharType="begin"/>
              <w:instrText xml:space="preserve"> HYPERLINK \l "_heading=h.1hmsyys" </w:instrText>
              <w:fldChar w:fldCharType="separate"/>
            </w:r>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J2735SpecialVehicleExtensions</w:t>
            </w:r>
          </w:p>
          <w:p w:rsidR="00000000" w:rsidDel="00000000" w:rsidP="00000000" w:rsidRDefault="00000000" w:rsidRPr="00000000" w14:paraId="0000030D">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fldChar w:fldCharType="end"/>
            </w:r>
            <w:hyperlink w:anchor="_heading=h.41mghml">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J2735SupplementalVehicleExtensions</w:t>
              </w:r>
            </w:hyperlink>
            <w:r w:rsidDel="00000000" w:rsidR="00000000" w:rsidRPr="00000000">
              <w:rPr>
                <w:rtl w:val="0"/>
              </w:rPr>
            </w:r>
          </w:p>
        </w:tc>
      </w:tr>
    </w:tbl>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11 - J2735BsmPart2Content</w:t>
      </w:r>
    </w:p>
    <w:p w:rsidR="00000000" w:rsidDel="00000000" w:rsidP="00000000" w:rsidRDefault="00000000" w:rsidRPr="00000000" w14:paraId="0000030F">
      <w:pPr>
        <w:pStyle w:val="Heading2"/>
        <w:numPr>
          <w:ilvl w:val="1"/>
          <w:numId w:val="12"/>
        </w:numPr>
        <w:ind w:left="576" w:hanging="576"/>
        <w:rPr/>
      </w:pPr>
      <w:bookmarkStart w:colFirst="0" w:colLast="0" w:name="_heading=h.1pxezwc" w:id="28"/>
      <w:bookmarkEnd w:id="28"/>
      <w:r w:rsidDel="00000000" w:rsidR="00000000" w:rsidRPr="00000000">
        <w:rPr>
          <w:rtl w:val="0"/>
        </w:rPr>
        <w:t xml:space="preserve">OdePosition3D</w:t>
      </w:r>
    </w:p>
    <w:p w:rsidR="00000000" w:rsidDel="00000000" w:rsidP="00000000" w:rsidRDefault="00000000" w:rsidRPr="00000000" w14:paraId="00000310">
      <w:pPr>
        <w:rPr/>
      </w:pPr>
      <w:r w:rsidDel="00000000" w:rsidR="00000000" w:rsidRPr="00000000">
        <w:rPr>
          <w:rtl w:val="0"/>
        </w:rPr>
        <w:t xml:space="preserve">This data structure provides a precise location in the WGS-84 coordinate system, from which short offsets may be used to create additional data using a flat earth projection centered on this location.</w:t>
      </w:r>
    </w:p>
    <w:tbl>
      <w:tblPr>
        <w:tblStyle w:val="Table22"/>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35"/>
        <w:gridCol w:w="1466"/>
        <w:gridCol w:w="1549"/>
        <w:gridCol w:w="1334"/>
        <w:gridCol w:w="1633"/>
        <w:gridCol w:w="1633"/>
        <w:tblGridChange w:id="0">
          <w:tblGrid>
            <w:gridCol w:w="1735"/>
            <w:gridCol w:w="1466"/>
            <w:gridCol w:w="1549"/>
            <w:gridCol w:w="1334"/>
            <w:gridCol w:w="1633"/>
            <w:gridCol w:w="1633"/>
          </w:tblGrid>
        </w:tblGridChange>
      </w:tblGrid>
      <w:tr>
        <w:trPr>
          <w:cantSplit w:val="0"/>
          <w:tblHeader w:val="0"/>
        </w:trPr>
        <w:tc>
          <w:tcPr/>
          <w:p w:rsidR="00000000" w:rsidDel="00000000" w:rsidP="00000000" w:rsidRDefault="00000000" w:rsidRPr="00000000" w14:paraId="00000311">
            <w:pPr>
              <w:rPr>
                <w:b w:val="1"/>
              </w:rPr>
            </w:pPr>
            <w:r w:rsidDel="00000000" w:rsidR="00000000" w:rsidRPr="00000000">
              <w:rPr>
                <w:b w:val="1"/>
                <w:rtl w:val="0"/>
              </w:rPr>
              <w:t xml:space="preserve">Name</w:t>
            </w:r>
          </w:p>
        </w:tc>
        <w:tc>
          <w:tcPr/>
          <w:p w:rsidR="00000000" w:rsidDel="00000000" w:rsidP="00000000" w:rsidRDefault="00000000" w:rsidRPr="00000000" w14:paraId="00000312">
            <w:pPr>
              <w:rPr>
                <w:b w:val="1"/>
              </w:rPr>
            </w:pPr>
            <w:r w:rsidDel="00000000" w:rsidR="00000000" w:rsidRPr="00000000">
              <w:rPr>
                <w:b w:val="1"/>
                <w:rtl w:val="0"/>
              </w:rPr>
              <w:t xml:space="preserve">Type</w:t>
            </w:r>
          </w:p>
        </w:tc>
        <w:tc>
          <w:tcPr/>
          <w:p w:rsidR="00000000" w:rsidDel="00000000" w:rsidP="00000000" w:rsidRDefault="00000000" w:rsidRPr="00000000" w14:paraId="00000313">
            <w:pPr>
              <w:rPr>
                <w:b w:val="1"/>
              </w:rPr>
            </w:pPr>
            <w:r w:rsidDel="00000000" w:rsidR="00000000" w:rsidRPr="00000000">
              <w:rPr>
                <w:b w:val="1"/>
                <w:rtl w:val="0"/>
              </w:rPr>
              <w:t xml:space="preserve">Description</w:t>
            </w:r>
          </w:p>
        </w:tc>
        <w:tc>
          <w:tcPr/>
          <w:p w:rsidR="00000000" w:rsidDel="00000000" w:rsidP="00000000" w:rsidRDefault="00000000" w:rsidRPr="00000000" w14:paraId="00000314">
            <w:pPr>
              <w:rPr>
                <w:b w:val="1"/>
              </w:rPr>
            </w:pPr>
            <w:r w:rsidDel="00000000" w:rsidR="00000000" w:rsidRPr="00000000">
              <w:rPr>
                <w:b w:val="1"/>
                <w:rtl w:val="0"/>
              </w:rPr>
              <w:t xml:space="preserve">Units</w:t>
            </w:r>
          </w:p>
        </w:tc>
        <w:tc>
          <w:tcPr/>
          <w:p w:rsidR="00000000" w:rsidDel="00000000" w:rsidP="00000000" w:rsidRDefault="00000000" w:rsidRPr="00000000" w14:paraId="00000315">
            <w:pPr>
              <w:rPr>
                <w:b w:val="1"/>
              </w:rPr>
            </w:pPr>
            <w:r w:rsidDel="00000000" w:rsidR="00000000" w:rsidRPr="00000000">
              <w:rPr>
                <w:b w:val="1"/>
                <w:rtl w:val="0"/>
              </w:rPr>
              <w:t xml:space="preserve">Valid Min</w:t>
            </w:r>
          </w:p>
        </w:tc>
        <w:tc>
          <w:tcPr/>
          <w:p w:rsidR="00000000" w:rsidDel="00000000" w:rsidP="00000000" w:rsidRDefault="00000000" w:rsidRPr="00000000" w14:paraId="00000316">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w:t>
            </w:r>
          </w:p>
        </w:tc>
        <w:tc>
          <w:tcPr/>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19">
            <w:pPr>
              <w:rPr/>
            </w:pPr>
            <w:r w:rsidDel="00000000" w:rsidR="00000000" w:rsidRPr="00000000">
              <w:rPr>
                <w:rtl w:val="0"/>
              </w:rPr>
              <w:t xml:space="preserve">The geographic position above or below the reference ellipsoid (typically WGS-84)</w:t>
            </w:r>
          </w:p>
        </w:tc>
        <w:tc>
          <w:tcPr/>
          <w:p w:rsidR="00000000" w:rsidDel="00000000" w:rsidP="00000000" w:rsidRDefault="00000000" w:rsidRPr="00000000" w14:paraId="0000031A">
            <w:pPr>
              <w:rPr/>
            </w:pPr>
            <w:r w:rsidDel="00000000" w:rsidR="00000000" w:rsidRPr="00000000">
              <w:rPr>
                <w:rtl w:val="0"/>
              </w:rPr>
              <w:t xml:space="preserve">meters</w:t>
            </w:r>
          </w:p>
        </w:tc>
        <w:tc>
          <w:tcPr/>
          <w:p w:rsidR="00000000" w:rsidDel="00000000" w:rsidP="00000000" w:rsidRDefault="00000000" w:rsidRPr="00000000" w14:paraId="0000031B">
            <w:pPr>
              <w:rPr/>
            </w:pPr>
            <w:r w:rsidDel="00000000" w:rsidR="00000000" w:rsidRPr="00000000">
              <w:rPr>
                <w:rtl w:val="0"/>
              </w:rPr>
              <w:t xml:space="preserve">-409.5</w:t>
            </w:r>
          </w:p>
        </w:tc>
        <w:tc>
          <w:tcPr/>
          <w:p w:rsidR="00000000" w:rsidDel="00000000" w:rsidP="00000000" w:rsidRDefault="00000000" w:rsidRPr="00000000" w14:paraId="0000031C">
            <w:pPr>
              <w:rPr/>
            </w:pPr>
            <w:r w:rsidDel="00000000" w:rsidR="00000000" w:rsidRPr="00000000">
              <w:rPr>
                <w:rtl w:val="0"/>
              </w:rPr>
              <w:t xml:space="preserve">6143.9</w:t>
            </w:r>
          </w:p>
        </w:tc>
      </w:tr>
      <w:tr>
        <w:trPr>
          <w:cantSplit w:val="0"/>
          <w:tblHeader w:val="0"/>
        </w:trPr>
        <w:tc>
          <w:tcPr/>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latitude†</w:t>
            </w:r>
          </w:p>
        </w:tc>
        <w:tc>
          <w:tcPr/>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1F">
            <w:pPr>
              <w:rPr/>
            </w:pPr>
            <w:r w:rsidDel="00000000" w:rsidR="00000000" w:rsidRPr="00000000">
              <w:rPr>
                <w:rtl w:val="0"/>
              </w:rPr>
              <w:t xml:space="preserve">The geographic latitude of an object</w:t>
            </w:r>
          </w:p>
        </w:tc>
        <w:tc>
          <w:tcPr/>
          <w:p w:rsidR="00000000" w:rsidDel="00000000" w:rsidP="00000000" w:rsidRDefault="00000000" w:rsidRPr="00000000" w14:paraId="00000320">
            <w:pPr>
              <w:rPr/>
            </w:pPr>
            <w:r w:rsidDel="00000000" w:rsidR="00000000" w:rsidRPr="00000000">
              <w:rPr>
                <w:rtl w:val="0"/>
              </w:rPr>
              <w:t xml:space="preserve">Degrees</w:t>
            </w:r>
          </w:p>
        </w:tc>
        <w:tc>
          <w:tcPr/>
          <w:p w:rsidR="00000000" w:rsidDel="00000000" w:rsidP="00000000" w:rsidRDefault="00000000" w:rsidRPr="00000000" w14:paraId="00000321">
            <w:pPr>
              <w:rPr/>
            </w:pPr>
            <w:r w:rsidDel="00000000" w:rsidR="00000000" w:rsidRPr="00000000">
              <w:rPr>
                <w:rtl w:val="0"/>
              </w:rPr>
              <w:t xml:space="preserve">-90.0000000</w:t>
            </w:r>
          </w:p>
        </w:tc>
        <w:tc>
          <w:tcPr/>
          <w:p w:rsidR="00000000" w:rsidDel="00000000" w:rsidP="00000000" w:rsidRDefault="00000000" w:rsidRPr="00000000" w14:paraId="00000322">
            <w:pPr>
              <w:rPr/>
            </w:pPr>
            <w:r w:rsidDel="00000000" w:rsidR="00000000" w:rsidRPr="00000000">
              <w:rPr>
                <w:rtl w:val="0"/>
              </w:rPr>
              <w:t xml:space="preserve">+90.0000001</w:t>
            </w:r>
          </w:p>
        </w:tc>
      </w:tr>
      <w:tr>
        <w:trPr>
          <w:cantSplit w:val="0"/>
          <w:tblHeader w:val="0"/>
        </w:trPr>
        <w:tc>
          <w:tcPr/>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longitude†</w:t>
            </w:r>
          </w:p>
        </w:tc>
        <w:tc>
          <w:tcPr/>
          <w:p w:rsidR="00000000" w:rsidDel="00000000" w:rsidP="00000000" w:rsidRDefault="00000000" w:rsidRPr="00000000" w14:paraId="00000324">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25">
            <w:pPr>
              <w:rPr/>
            </w:pPr>
            <w:r w:rsidDel="00000000" w:rsidR="00000000" w:rsidRPr="00000000">
              <w:rPr>
                <w:rtl w:val="0"/>
              </w:rPr>
              <w:t xml:space="preserve">The geographic longitude of an object</w:t>
            </w:r>
          </w:p>
        </w:tc>
        <w:tc>
          <w:tcPr/>
          <w:p w:rsidR="00000000" w:rsidDel="00000000" w:rsidP="00000000" w:rsidRDefault="00000000" w:rsidRPr="00000000" w14:paraId="00000326">
            <w:pPr>
              <w:rPr/>
            </w:pPr>
            <w:r w:rsidDel="00000000" w:rsidR="00000000" w:rsidRPr="00000000">
              <w:rPr>
                <w:rtl w:val="0"/>
              </w:rPr>
              <w:t xml:space="preserve">Degrees</w:t>
            </w:r>
          </w:p>
        </w:tc>
        <w:tc>
          <w:tcPr/>
          <w:p w:rsidR="00000000" w:rsidDel="00000000" w:rsidP="00000000" w:rsidRDefault="00000000" w:rsidRPr="00000000" w14:paraId="00000327">
            <w:pPr>
              <w:rPr/>
            </w:pPr>
            <w:r w:rsidDel="00000000" w:rsidR="00000000" w:rsidRPr="00000000">
              <w:rPr>
                <w:rtl w:val="0"/>
              </w:rPr>
              <w:t xml:space="preserve">- 179.9999999</w:t>
            </w:r>
          </w:p>
        </w:tc>
        <w:tc>
          <w:tcPr/>
          <w:p w:rsidR="00000000" w:rsidDel="00000000" w:rsidP="00000000" w:rsidRDefault="00000000" w:rsidRPr="00000000" w14:paraId="00000328">
            <w:pPr>
              <w:keepNext w:val="1"/>
              <w:rPr/>
            </w:pPr>
            <w:r w:rsidDel="00000000" w:rsidR="00000000" w:rsidRPr="00000000">
              <w:rPr>
                <w:rtl w:val="0"/>
              </w:rPr>
              <w:t xml:space="preserve">+ 180.0000001</w:t>
            </w:r>
          </w:p>
        </w:tc>
      </w:tr>
    </w:tb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bookmarkStart w:colFirst="0" w:colLast="0" w:name="_heading=h.49x2ik5" w:id="29"/>
      <w:bookmarkEnd w:id="29"/>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12 - OdePosition3D</w:t>
      </w:r>
    </w:p>
    <w:p w:rsidR="00000000" w:rsidDel="00000000" w:rsidP="00000000" w:rsidRDefault="00000000" w:rsidRPr="00000000" w14:paraId="0000032A">
      <w:pPr>
        <w:pStyle w:val="Heading2"/>
        <w:numPr>
          <w:ilvl w:val="1"/>
          <w:numId w:val="12"/>
        </w:numPr>
        <w:ind w:left="576" w:hanging="576"/>
        <w:rPr/>
      </w:pPr>
      <w:bookmarkStart w:colFirst="0" w:colLast="0" w:name="_heading=h.2p2csry" w:id="30"/>
      <w:bookmarkEnd w:id="30"/>
      <w:r w:rsidDel="00000000" w:rsidR="00000000" w:rsidRPr="00000000">
        <w:rPr>
          <w:rtl w:val="0"/>
        </w:rPr>
        <w:t xml:space="preserve">J2735AccelerationSet4Way</w:t>
      </w:r>
    </w:p>
    <w:p w:rsidR="00000000" w:rsidDel="00000000" w:rsidP="00000000" w:rsidRDefault="00000000" w:rsidRPr="00000000" w14:paraId="0000032B">
      <w:pPr>
        <w:rPr/>
      </w:pPr>
      <w:r w:rsidDel="00000000" w:rsidR="00000000" w:rsidRPr="00000000">
        <w:rPr>
          <w:rtl w:val="0"/>
        </w:rPr>
        <w:t xml:space="preserve">This data frame is a set of acceleration values in 3 orthogonal directions of the vehicle and with yaw rotation rates, expressed as a structure.</w:t>
      </w:r>
    </w:p>
    <w:tbl>
      <w:tblPr>
        <w:tblStyle w:val="Table23"/>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83"/>
        <w:gridCol w:w="2070"/>
        <w:gridCol w:w="1660"/>
        <w:gridCol w:w="1497"/>
        <w:gridCol w:w="1186"/>
        <w:gridCol w:w="1254"/>
        <w:tblGridChange w:id="0">
          <w:tblGrid>
            <w:gridCol w:w="1683"/>
            <w:gridCol w:w="2070"/>
            <w:gridCol w:w="1660"/>
            <w:gridCol w:w="1497"/>
            <w:gridCol w:w="1186"/>
            <w:gridCol w:w="1254"/>
          </w:tblGrid>
        </w:tblGridChange>
      </w:tblGrid>
      <w:tr>
        <w:trPr>
          <w:cantSplit w:val="0"/>
          <w:tblHeader w:val="0"/>
        </w:trPr>
        <w:tc>
          <w:tcPr/>
          <w:p w:rsidR="00000000" w:rsidDel="00000000" w:rsidP="00000000" w:rsidRDefault="00000000" w:rsidRPr="00000000" w14:paraId="0000032C">
            <w:pPr>
              <w:rPr>
                <w:b w:val="1"/>
              </w:rPr>
            </w:pPr>
            <w:r w:rsidDel="00000000" w:rsidR="00000000" w:rsidRPr="00000000">
              <w:rPr>
                <w:b w:val="1"/>
                <w:rtl w:val="0"/>
              </w:rPr>
              <w:t xml:space="preserve">Name</w:t>
            </w:r>
          </w:p>
        </w:tc>
        <w:tc>
          <w:tcPr/>
          <w:p w:rsidR="00000000" w:rsidDel="00000000" w:rsidP="00000000" w:rsidRDefault="00000000" w:rsidRPr="00000000" w14:paraId="0000032D">
            <w:pPr>
              <w:rPr>
                <w:b w:val="1"/>
              </w:rPr>
            </w:pPr>
            <w:r w:rsidDel="00000000" w:rsidR="00000000" w:rsidRPr="00000000">
              <w:rPr>
                <w:b w:val="1"/>
                <w:rtl w:val="0"/>
              </w:rPr>
              <w:t xml:space="preserve">Type</w:t>
            </w:r>
          </w:p>
        </w:tc>
        <w:tc>
          <w:tcPr/>
          <w:p w:rsidR="00000000" w:rsidDel="00000000" w:rsidP="00000000" w:rsidRDefault="00000000" w:rsidRPr="00000000" w14:paraId="0000032E">
            <w:pPr>
              <w:rPr>
                <w:b w:val="1"/>
              </w:rPr>
            </w:pPr>
            <w:r w:rsidDel="00000000" w:rsidR="00000000" w:rsidRPr="00000000">
              <w:rPr>
                <w:b w:val="1"/>
                <w:rtl w:val="0"/>
              </w:rPr>
              <w:t xml:space="preserve">Description</w:t>
            </w:r>
          </w:p>
        </w:tc>
        <w:tc>
          <w:tcPr/>
          <w:p w:rsidR="00000000" w:rsidDel="00000000" w:rsidP="00000000" w:rsidRDefault="00000000" w:rsidRPr="00000000" w14:paraId="0000032F">
            <w:pPr>
              <w:rPr>
                <w:b w:val="1"/>
              </w:rPr>
            </w:pPr>
            <w:r w:rsidDel="00000000" w:rsidR="00000000" w:rsidRPr="00000000">
              <w:rPr>
                <w:b w:val="1"/>
                <w:rtl w:val="0"/>
              </w:rPr>
              <w:t xml:space="preserve">Units</w:t>
            </w:r>
          </w:p>
        </w:tc>
        <w:tc>
          <w:tcPr/>
          <w:p w:rsidR="00000000" w:rsidDel="00000000" w:rsidP="00000000" w:rsidRDefault="00000000" w:rsidRPr="00000000" w14:paraId="00000330">
            <w:pPr>
              <w:rPr>
                <w:b w:val="1"/>
              </w:rPr>
            </w:pPr>
            <w:r w:rsidDel="00000000" w:rsidR="00000000" w:rsidRPr="00000000">
              <w:rPr>
                <w:b w:val="1"/>
                <w:rtl w:val="0"/>
              </w:rPr>
              <w:t xml:space="preserve">Valid Min</w:t>
            </w:r>
          </w:p>
        </w:tc>
        <w:tc>
          <w:tcPr/>
          <w:p w:rsidR="00000000" w:rsidDel="00000000" w:rsidP="00000000" w:rsidRDefault="00000000" w:rsidRPr="00000000" w14:paraId="00000331">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accelLat†</w:t>
            </w:r>
          </w:p>
        </w:tc>
        <w:tc>
          <w:tcPr/>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34">
            <w:pPr>
              <w:rPr/>
            </w:pPr>
            <w:r w:rsidDel="00000000" w:rsidR="00000000" w:rsidRPr="00000000">
              <w:rPr>
                <w:rtl w:val="0"/>
              </w:rPr>
              <w:t xml:space="preserve">Latitudinal acceleration, i.e. acceleration perpendicular to the direction of travel. </w:t>
            </w:r>
          </w:p>
        </w:tc>
        <w:tc>
          <w:tcPr/>
          <w:p w:rsidR="00000000" w:rsidDel="00000000" w:rsidP="00000000" w:rsidRDefault="00000000" w:rsidRPr="00000000" w14:paraId="00000335">
            <w:pPr>
              <w:rPr>
                <w:vertAlign w:val="superscript"/>
              </w:rPr>
            </w:pPr>
            <w:r w:rsidDel="00000000" w:rsidR="00000000" w:rsidRPr="00000000">
              <w:rPr>
                <w:rtl w:val="0"/>
              </w:rPr>
              <w:t xml:space="preserve">m/s</w:t>
            </w:r>
            <w:r w:rsidDel="00000000" w:rsidR="00000000" w:rsidRPr="00000000">
              <w:rPr>
                <w:vertAlign w:val="superscript"/>
                <w:rtl w:val="0"/>
              </w:rPr>
              <w:t xml:space="preserve">2</w:t>
            </w:r>
          </w:p>
        </w:tc>
        <w:tc>
          <w:tcPr/>
          <w:p w:rsidR="00000000" w:rsidDel="00000000" w:rsidP="00000000" w:rsidRDefault="00000000" w:rsidRPr="00000000" w14:paraId="00000336">
            <w:pPr>
              <w:rPr/>
            </w:pPr>
            <w:r w:rsidDel="00000000" w:rsidR="00000000" w:rsidRPr="00000000">
              <w:rPr>
                <w:rtl w:val="0"/>
              </w:rPr>
              <w:t xml:space="preserve">-20.00</w:t>
            </w:r>
          </w:p>
        </w:tc>
        <w:tc>
          <w:tcPr/>
          <w:p w:rsidR="00000000" w:rsidDel="00000000" w:rsidP="00000000" w:rsidRDefault="00000000" w:rsidRPr="00000000" w14:paraId="00000337">
            <w:pP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 xml:space="preserve">accelLong†</w:t>
            </w:r>
          </w:p>
        </w:tc>
        <w:tc>
          <w:tcPr/>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3A">
            <w:pPr>
              <w:rPr/>
            </w:pPr>
            <w:r w:rsidDel="00000000" w:rsidR="00000000" w:rsidRPr="00000000">
              <w:rPr>
                <w:rtl w:val="0"/>
              </w:rPr>
              <w:t xml:space="preserve">Longitudinal acceleration, i.e. acceleration in the direction of travel.</w:t>
            </w:r>
          </w:p>
        </w:tc>
        <w:tc>
          <w:tcPr/>
          <w:p w:rsidR="00000000" w:rsidDel="00000000" w:rsidP="00000000" w:rsidRDefault="00000000" w:rsidRPr="00000000" w14:paraId="0000033B">
            <w:pPr>
              <w:rPr/>
            </w:pPr>
            <w:r w:rsidDel="00000000" w:rsidR="00000000" w:rsidRPr="00000000">
              <w:rPr>
                <w:rtl w:val="0"/>
              </w:rPr>
              <w:t xml:space="preserve">m/s</w:t>
            </w:r>
            <w:r w:rsidDel="00000000" w:rsidR="00000000" w:rsidRPr="00000000">
              <w:rPr>
                <w:vertAlign w:val="superscript"/>
                <w:rtl w:val="0"/>
              </w:rPr>
              <w:t xml:space="preserve">2</w:t>
            </w:r>
            <w:r w:rsidDel="00000000" w:rsidR="00000000" w:rsidRPr="00000000">
              <w:rPr>
                <w:rtl w:val="0"/>
              </w:rPr>
            </w:r>
          </w:p>
        </w:tc>
        <w:tc>
          <w:tcPr/>
          <w:p w:rsidR="00000000" w:rsidDel="00000000" w:rsidP="00000000" w:rsidRDefault="00000000" w:rsidRPr="00000000" w14:paraId="0000033C">
            <w:pPr>
              <w:rPr/>
            </w:pPr>
            <w:r w:rsidDel="00000000" w:rsidR="00000000" w:rsidRPr="00000000">
              <w:rPr>
                <w:rtl w:val="0"/>
              </w:rPr>
              <w:t xml:space="preserve">-20.00</w:t>
            </w:r>
          </w:p>
        </w:tc>
        <w:tc>
          <w:tcPr/>
          <w:p w:rsidR="00000000" w:rsidDel="00000000" w:rsidP="00000000" w:rsidRDefault="00000000" w:rsidRPr="00000000" w14:paraId="0000033D">
            <w:pP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accelVert†</w:t>
            </w:r>
          </w:p>
        </w:tc>
        <w:tc>
          <w:tcPr/>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40">
            <w:pPr>
              <w:rPr/>
            </w:pPr>
            <w:r w:rsidDel="00000000" w:rsidR="00000000" w:rsidRPr="00000000">
              <w:rPr>
                <w:rtl w:val="0"/>
              </w:rPr>
              <w:t xml:space="preserve">Vertical acceleration, i.e. acceleration along the z-axis </w:t>
            </w:r>
          </w:p>
        </w:tc>
        <w:tc>
          <w:tcPr/>
          <w:p w:rsidR="00000000" w:rsidDel="00000000" w:rsidP="00000000" w:rsidRDefault="00000000" w:rsidRPr="00000000" w14:paraId="00000341">
            <w:pPr>
              <w:rPr/>
            </w:pPr>
            <w:r w:rsidDel="00000000" w:rsidR="00000000" w:rsidRPr="00000000">
              <w:rPr>
                <w:rtl w:val="0"/>
              </w:rPr>
              <w:t xml:space="preserve">G</w:t>
            </w:r>
          </w:p>
        </w:tc>
        <w:tc>
          <w:tcPr/>
          <w:p w:rsidR="00000000" w:rsidDel="00000000" w:rsidP="00000000" w:rsidRDefault="00000000" w:rsidRPr="00000000" w14:paraId="00000342">
            <w:pPr>
              <w:rPr/>
            </w:pPr>
            <w:r w:rsidDel="00000000" w:rsidR="00000000" w:rsidRPr="00000000">
              <w:rPr>
                <w:rtl w:val="0"/>
              </w:rPr>
              <w:t xml:space="preserve">-3.4</w:t>
            </w:r>
          </w:p>
        </w:tc>
        <w:tc>
          <w:tcPr/>
          <w:p w:rsidR="00000000" w:rsidDel="00000000" w:rsidP="00000000" w:rsidRDefault="00000000" w:rsidRPr="00000000" w14:paraId="00000343">
            <w:pPr>
              <w:rPr/>
            </w:pPr>
            <w:r w:rsidDel="00000000" w:rsidR="00000000" w:rsidRPr="00000000">
              <w:rPr>
                <w:rtl w:val="0"/>
              </w:rPr>
              <w:t xml:space="preserve">+1.54</w:t>
            </w:r>
          </w:p>
        </w:tc>
      </w:tr>
      <w:tr>
        <w:trPr>
          <w:cantSplit w:val="0"/>
          <w:tblHeader w:val="0"/>
        </w:trPr>
        <w:tc>
          <w:tcPr/>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 xml:space="preserve">accelYaw†</w:t>
            </w:r>
          </w:p>
        </w:tc>
        <w:tc>
          <w:tcPr/>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46">
            <w:pPr>
              <w:rPr/>
            </w:pPr>
            <w:r w:rsidDel="00000000" w:rsidR="00000000" w:rsidRPr="00000000">
              <w:rPr>
                <w:rtl w:val="0"/>
              </w:rPr>
              <w:t xml:space="preserve">Rotational acceleration around the z axis</w:t>
            </w:r>
          </w:p>
        </w:tc>
        <w:tc>
          <w:tcPr/>
          <w:p w:rsidR="00000000" w:rsidDel="00000000" w:rsidP="00000000" w:rsidRDefault="00000000" w:rsidRPr="00000000" w14:paraId="00000347">
            <w:pPr>
              <w:rPr/>
            </w:pPr>
            <w:r w:rsidDel="00000000" w:rsidR="00000000" w:rsidRPr="00000000">
              <w:rPr>
                <w:rtl w:val="0"/>
              </w:rPr>
              <w:t xml:space="preserve">Degrees/sec</w:t>
            </w:r>
          </w:p>
        </w:tc>
        <w:tc>
          <w:tcPr/>
          <w:p w:rsidR="00000000" w:rsidDel="00000000" w:rsidP="00000000" w:rsidRDefault="00000000" w:rsidRPr="00000000" w14:paraId="00000348">
            <w:pPr>
              <w:rPr/>
            </w:pPr>
            <w:r w:rsidDel="00000000" w:rsidR="00000000" w:rsidRPr="00000000">
              <w:rPr>
                <w:rtl w:val="0"/>
              </w:rPr>
              <w:t xml:space="preserve">-327.67</w:t>
            </w:r>
          </w:p>
        </w:tc>
        <w:tc>
          <w:tcPr/>
          <w:p w:rsidR="00000000" w:rsidDel="00000000" w:rsidP="00000000" w:rsidRDefault="00000000" w:rsidRPr="00000000" w14:paraId="00000349">
            <w:pPr>
              <w:keepNext w:val="1"/>
              <w:rPr/>
            </w:pPr>
            <w:r w:rsidDel="00000000" w:rsidR="00000000" w:rsidRPr="00000000">
              <w:rPr>
                <w:rtl w:val="0"/>
              </w:rPr>
              <w:t xml:space="preserve">+327.67</w:t>
            </w:r>
          </w:p>
        </w:tc>
      </w:tr>
    </w:tbl>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13 - J2735AccelerationSet4Way</w:t>
      </w:r>
    </w:p>
    <w:p w:rsidR="00000000" w:rsidDel="00000000" w:rsidP="00000000" w:rsidRDefault="00000000" w:rsidRPr="00000000" w14:paraId="0000034B">
      <w:pPr>
        <w:pStyle w:val="Heading2"/>
        <w:numPr>
          <w:ilvl w:val="1"/>
          <w:numId w:val="12"/>
        </w:numPr>
        <w:ind w:left="576" w:hanging="576"/>
        <w:rPr/>
      </w:pPr>
      <w:bookmarkStart w:colFirst="0" w:colLast="0" w:name="_heading=h.147n2zr" w:id="31"/>
      <w:bookmarkEnd w:id="31"/>
      <w:r w:rsidDel="00000000" w:rsidR="00000000" w:rsidRPr="00000000">
        <w:rPr>
          <w:rtl w:val="0"/>
        </w:rPr>
        <w:t xml:space="preserve">J2735PositionalAccuracy</w:t>
      </w:r>
    </w:p>
    <w:p w:rsidR="00000000" w:rsidDel="00000000" w:rsidP="00000000" w:rsidRDefault="00000000" w:rsidRPr="00000000" w14:paraId="0000034C">
      <w:pPr>
        <w:rPr/>
      </w:pPr>
      <w:r w:rsidDel="00000000" w:rsidR="00000000" w:rsidRPr="00000000">
        <w:rPr>
          <w:rtl w:val="0"/>
        </w:rPr>
        <w:t xml:space="preserve">The J2735PositionalAccuracy data frame consists of various parameters of quality used to model the accuracy of the positional determination with respect to each given axis.</w:t>
      </w:r>
    </w:p>
    <w:tbl>
      <w:tblPr>
        <w:tblStyle w:val="Table24"/>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1"/>
        <w:gridCol w:w="1382"/>
        <w:gridCol w:w="2009"/>
        <w:gridCol w:w="937"/>
        <w:gridCol w:w="1499"/>
        <w:gridCol w:w="1722"/>
        <w:tblGridChange w:id="0">
          <w:tblGrid>
            <w:gridCol w:w="1801"/>
            <w:gridCol w:w="1382"/>
            <w:gridCol w:w="2009"/>
            <w:gridCol w:w="937"/>
            <w:gridCol w:w="1499"/>
            <w:gridCol w:w="1722"/>
          </w:tblGrid>
        </w:tblGridChange>
      </w:tblGrid>
      <w:tr>
        <w:trPr>
          <w:cantSplit w:val="0"/>
          <w:tblHeader w:val="0"/>
        </w:trPr>
        <w:tc>
          <w:tcPr/>
          <w:p w:rsidR="00000000" w:rsidDel="00000000" w:rsidP="00000000" w:rsidRDefault="00000000" w:rsidRPr="00000000" w14:paraId="0000034D">
            <w:pPr>
              <w:rPr>
                <w:b w:val="1"/>
              </w:rPr>
            </w:pPr>
            <w:r w:rsidDel="00000000" w:rsidR="00000000" w:rsidRPr="00000000">
              <w:rPr>
                <w:b w:val="1"/>
                <w:rtl w:val="0"/>
              </w:rPr>
              <w:t xml:space="preserve">Name</w:t>
            </w:r>
          </w:p>
        </w:tc>
        <w:tc>
          <w:tcPr/>
          <w:p w:rsidR="00000000" w:rsidDel="00000000" w:rsidP="00000000" w:rsidRDefault="00000000" w:rsidRPr="00000000" w14:paraId="0000034E">
            <w:pPr>
              <w:rPr>
                <w:b w:val="1"/>
              </w:rPr>
            </w:pPr>
            <w:r w:rsidDel="00000000" w:rsidR="00000000" w:rsidRPr="00000000">
              <w:rPr>
                <w:b w:val="1"/>
                <w:rtl w:val="0"/>
              </w:rPr>
              <w:t xml:space="preserve">Type</w:t>
            </w:r>
          </w:p>
        </w:tc>
        <w:tc>
          <w:tcPr/>
          <w:p w:rsidR="00000000" w:rsidDel="00000000" w:rsidP="00000000" w:rsidRDefault="00000000" w:rsidRPr="00000000" w14:paraId="0000034F">
            <w:pPr>
              <w:rPr>
                <w:b w:val="1"/>
              </w:rPr>
            </w:pPr>
            <w:r w:rsidDel="00000000" w:rsidR="00000000" w:rsidRPr="00000000">
              <w:rPr>
                <w:b w:val="1"/>
                <w:rtl w:val="0"/>
              </w:rPr>
              <w:t xml:space="preserve">Description</w:t>
            </w:r>
          </w:p>
        </w:tc>
        <w:tc>
          <w:tcPr/>
          <w:p w:rsidR="00000000" w:rsidDel="00000000" w:rsidP="00000000" w:rsidRDefault="00000000" w:rsidRPr="00000000" w14:paraId="00000350">
            <w:pPr>
              <w:rPr>
                <w:b w:val="1"/>
              </w:rPr>
            </w:pPr>
            <w:r w:rsidDel="00000000" w:rsidR="00000000" w:rsidRPr="00000000">
              <w:rPr>
                <w:b w:val="1"/>
                <w:rtl w:val="0"/>
              </w:rPr>
              <w:t xml:space="preserve">Units</w:t>
            </w:r>
          </w:p>
        </w:tc>
        <w:tc>
          <w:tcPr/>
          <w:p w:rsidR="00000000" w:rsidDel="00000000" w:rsidP="00000000" w:rsidRDefault="00000000" w:rsidRPr="00000000" w14:paraId="00000351">
            <w:pPr>
              <w:rPr>
                <w:b w:val="1"/>
              </w:rPr>
            </w:pPr>
            <w:r w:rsidDel="00000000" w:rsidR="00000000" w:rsidRPr="00000000">
              <w:rPr>
                <w:b w:val="1"/>
                <w:rtl w:val="0"/>
              </w:rPr>
              <w:t xml:space="preserve">Valid Min</w:t>
            </w:r>
          </w:p>
        </w:tc>
        <w:tc>
          <w:tcPr/>
          <w:p w:rsidR="00000000" w:rsidDel="00000000" w:rsidP="00000000" w:rsidRDefault="00000000" w:rsidRPr="00000000" w14:paraId="00000352">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tl w:val="0"/>
              </w:rPr>
              <w:t xml:space="preserve">semiMajor†</w:t>
            </w:r>
          </w:p>
        </w:tc>
        <w:tc>
          <w:tcPr/>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55">
            <w:pPr>
              <w:rPr/>
            </w:pPr>
            <w:r w:rsidDel="00000000" w:rsidR="00000000" w:rsidRPr="00000000">
              <w:rPr>
                <w:rtl w:val="0"/>
              </w:rPr>
              <w:t xml:space="preserve">semi-major axis accuracy at one standard dev</w:t>
            </w:r>
          </w:p>
        </w:tc>
        <w:tc>
          <w:tcPr/>
          <w:p w:rsidR="00000000" w:rsidDel="00000000" w:rsidP="00000000" w:rsidRDefault="00000000" w:rsidRPr="00000000" w14:paraId="00000356">
            <w:pPr>
              <w:rPr/>
            </w:pPr>
            <w:r w:rsidDel="00000000" w:rsidR="00000000" w:rsidRPr="00000000">
              <w:rPr>
                <w:rtl w:val="0"/>
              </w:rPr>
              <w:t xml:space="preserve">Meter</w:t>
            </w:r>
          </w:p>
        </w:tc>
        <w:tc>
          <w:tcPr/>
          <w:p w:rsidR="00000000" w:rsidDel="00000000" w:rsidP="00000000" w:rsidRDefault="00000000" w:rsidRPr="00000000" w14:paraId="00000357">
            <w:pPr>
              <w:rPr/>
            </w:pPr>
            <w:r w:rsidDel="00000000" w:rsidR="00000000" w:rsidRPr="00000000">
              <w:rPr>
                <w:rtl w:val="0"/>
              </w:rPr>
              <w:t xml:space="preserve">0.00</w:t>
            </w:r>
          </w:p>
        </w:tc>
        <w:tc>
          <w:tcPr/>
          <w:p w:rsidR="00000000" w:rsidDel="00000000" w:rsidP="00000000" w:rsidRDefault="00000000" w:rsidRPr="00000000" w14:paraId="00000358">
            <w:pPr>
              <w:rPr/>
            </w:pPr>
            <w:r w:rsidDel="00000000" w:rsidR="00000000" w:rsidRPr="00000000">
              <w:rPr>
                <w:rtl w:val="0"/>
              </w:rPr>
              <w:t xml:space="preserve">12.70</w:t>
            </w:r>
          </w:p>
        </w:tc>
      </w:tr>
      <w:tr>
        <w:trPr>
          <w:cantSplit w:val="0"/>
          <w:tblHeader w:val="0"/>
        </w:trPr>
        <w:tc>
          <w:tcPr/>
          <w:p w:rsidR="00000000" w:rsidDel="00000000" w:rsidP="00000000" w:rsidRDefault="00000000" w:rsidRPr="00000000" w14:paraId="00000359">
            <w:pPr>
              <w:rPr>
                <w:rFonts w:ascii="Courier New" w:cs="Courier New" w:eastAsia="Courier New" w:hAnsi="Courier New"/>
              </w:rPr>
            </w:pPr>
            <w:r w:rsidDel="00000000" w:rsidR="00000000" w:rsidRPr="00000000">
              <w:rPr>
                <w:rFonts w:ascii="Courier New" w:cs="Courier New" w:eastAsia="Courier New" w:hAnsi="Courier New"/>
                <w:rtl w:val="0"/>
              </w:rPr>
              <w:t xml:space="preserve">semiMinor†</w:t>
            </w:r>
          </w:p>
        </w:tc>
        <w:tc>
          <w:tcPr/>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5B">
            <w:pPr>
              <w:rPr/>
            </w:pPr>
            <w:r w:rsidDel="00000000" w:rsidR="00000000" w:rsidRPr="00000000">
              <w:rPr>
                <w:rtl w:val="0"/>
              </w:rPr>
              <w:t xml:space="preserve">semi-major axis accuracy at one standard dev</w:t>
            </w:r>
          </w:p>
        </w:tc>
        <w:tc>
          <w:tcPr/>
          <w:p w:rsidR="00000000" w:rsidDel="00000000" w:rsidP="00000000" w:rsidRDefault="00000000" w:rsidRPr="00000000" w14:paraId="0000035C">
            <w:pPr>
              <w:rPr/>
            </w:pPr>
            <w:r w:rsidDel="00000000" w:rsidR="00000000" w:rsidRPr="00000000">
              <w:rPr>
                <w:rtl w:val="0"/>
              </w:rPr>
              <w:t xml:space="preserve">Meter</w:t>
            </w:r>
          </w:p>
        </w:tc>
        <w:tc>
          <w:tcPr/>
          <w:p w:rsidR="00000000" w:rsidDel="00000000" w:rsidP="00000000" w:rsidRDefault="00000000" w:rsidRPr="00000000" w14:paraId="0000035D">
            <w:pPr>
              <w:rPr/>
            </w:pPr>
            <w:r w:rsidDel="00000000" w:rsidR="00000000" w:rsidRPr="00000000">
              <w:rPr>
                <w:rtl w:val="0"/>
              </w:rPr>
              <w:t xml:space="preserve">0.00</w:t>
            </w:r>
          </w:p>
        </w:tc>
        <w:tc>
          <w:tcPr/>
          <w:p w:rsidR="00000000" w:rsidDel="00000000" w:rsidP="00000000" w:rsidRDefault="00000000" w:rsidRPr="00000000" w14:paraId="0000035E">
            <w:pPr>
              <w:rPr/>
            </w:pPr>
            <w:r w:rsidDel="00000000" w:rsidR="00000000" w:rsidRPr="00000000">
              <w:rPr>
                <w:rtl w:val="0"/>
              </w:rPr>
              <w:t xml:space="preserve">12.70</w:t>
            </w:r>
          </w:p>
        </w:tc>
      </w:tr>
      <w:tr>
        <w:trPr>
          <w:cantSplit w:val="0"/>
          <w:tblHeader w:val="0"/>
        </w:trPr>
        <w:tc>
          <w:tcPr/>
          <w:p w:rsidR="00000000" w:rsidDel="00000000" w:rsidP="00000000" w:rsidRDefault="00000000" w:rsidRPr="00000000" w14:paraId="0000035F">
            <w:pPr>
              <w:rPr>
                <w:rFonts w:ascii="Courier New" w:cs="Courier New" w:eastAsia="Courier New" w:hAnsi="Courier New"/>
              </w:rPr>
            </w:pPr>
            <w:r w:rsidDel="00000000" w:rsidR="00000000" w:rsidRPr="00000000">
              <w:rPr>
                <w:rFonts w:ascii="Courier New" w:cs="Courier New" w:eastAsia="Courier New" w:hAnsi="Courier New"/>
                <w:rtl w:val="0"/>
              </w:rPr>
              <w:t xml:space="preserve">orientation†</w:t>
            </w:r>
          </w:p>
        </w:tc>
        <w:tc>
          <w:tcPr/>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361">
            <w:pPr>
              <w:rPr/>
            </w:pPr>
            <w:r w:rsidDel="00000000" w:rsidR="00000000" w:rsidRPr="00000000">
              <w:rPr>
                <w:rtl w:val="0"/>
              </w:rPr>
              <w:t xml:space="preserve">orientation of semi-major axis -- relative to true north (0~359.9945078786 degrees)</w:t>
            </w:r>
          </w:p>
        </w:tc>
        <w:tc>
          <w:tcPr/>
          <w:p w:rsidR="00000000" w:rsidDel="00000000" w:rsidP="00000000" w:rsidRDefault="00000000" w:rsidRPr="00000000" w14:paraId="00000362">
            <w:pPr>
              <w:rPr/>
            </w:pPr>
            <w:r w:rsidDel="00000000" w:rsidR="00000000" w:rsidRPr="00000000">
              <w:rPr>
                <w:rtl w:val="0"/>
              </w:rPr>
              <w:t xml:space="preserve">Degree</w:t>
            </w:r>
          </w:p>
        </w:tc>
        <w:tc>
          <w:tcPr/>
          <w:p w:rsidR="00000000" w:rsidDel="00000000" w:rsidP="00000000" w:rsidRDefault="00000000" w:rsidRPr="00000000" w14:paraId="00000363">
            <w:pPr>
              <w:rPr/>
            </w:pPr>
            <w:r w:rsidDel="00000000" w:rsidR="00000000" w:rsidRPr="00000000">
              <w:rPr>
                <w:rtl w:val="0"/>
              </w:rPr>
              <w:t xml:space="preserve">0.0000000000</w:t>
            </w:r>
          </w:p>
        </w:tc>
        <w:tc>
          <w:tcPr/>
          <w:p w:rsidR="00000000" w:rsidDel="00000000" w:rsidP="00000000" w:rsidRDefault="00000000" w:rsidRPr="00000000" w14:paraId="00000364">
            <w:pPr>
              <w:keepNext w:val="1"/>
              <w:rPr/>
            </w:pPr>
            <w:r w:rsidDel="00000000" w:rsidR="00000000" w:rsidRPr="00000000">
              <w:rPr>
                <w:rtl w:val="0"/>
              </w:rPr>
              <w:t xml:space="preserve">359.9945078786</w:t>
            </w:r>
          </w:p>
        </w:tc>
      </w:tr>
    </w:tbl>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14 - J2735PositionalAccuracy</w:t>
      </w:r>
    </w:p>
    <w:p w:rsidR="00000000" w:rsidDel="00000000" w:rsidP="00000000" w:rsidRDefault="00000000" w:rsidRPr="00000000" w14:paraId="00000366">
      <w:pPr>
        <w:pStyle w:val="Heading2"/>
        <w:numPr>
          <w:ilvl w:val="1"/>
          <w:numId w:val="12"/>
        </w:numPr>
        <w:ind w:left="576" w:hanging="576"/>
        <w:rPr/>
      </w:pPr>
      <w:bookmarkStart w:colFirst="0" w:colLast="0" w:name="_heading=h.3o7alnk" w:id="32"/>
      <w:bookmarkEnd w:id="32"/>
      <w:r w:rsidDel="00000000" w:rsidR="00000000" w:rsidRPr="00000000">
        <w:rPr>
          <w:rtl w:val="0"/>
        </w:rPr>
        <w:t xml:space="preserve">J2735BrakeSystemStatus</w:t>
      </w:r>
    </w:p>
    <w:p w:rsidR="00000000" w:rsidDel="00000000" w:rsidP="00000000" w:rsidRDefault="00000000" w:rsidRPr="00000000" w14:paraId="00000367">
      <w:pPr>
        <w:rPr/>
      </w:pPr>
      <w:r w:rsidDel="00000000" w:rsidR="00000000" w:rsidRPr="00000000">
        <w:rPr>
          <w:rtl w:val="0"/>
        </w:rPr>
        <w:t xml:space="preserve">The Brake System Status data frame conveys a variety of information about the current brake and system control activity of the vehicle. The structure consists of a sequence of items which provide status flags for any active brakes per wheel, the traction control system, the anti-lock brake system, the stability control system, the brake boost system, and the auxiliary brake system.</w:t>
      </w:r>
    </w:p>
    <w:tbl>
      <w:tblPr>
        <w:tblStyle w:val="Table25"/>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71"/>
        <w:gridCol w:w="2682"/>
        <w:gridCol w:w="4897"/>
        <w:tblGridChange w:id="0">
          <w:tblGrid>
            <w:gridCol w:w="1771"/>
            <w:gridCol w:w="2682"/>
            <w:gridCol w:w="4897"/>
          </w:tblGrid>
        </w:tblGridChange>
      </w:tblGrid>
      <w:tr>
        <w:trPr>
          <w:cantSplit w:val="0"/>
          <w:tblHeader w:val="0"/>
        </w:trPr>
        <w:tc>
          <w:tcPr/>
          <w:p w:rsidR="00000000" w:rsidDel="00000000" w:rsidP="00000000" w:rsidRDefault="00000000" w:rsidRPr="00000000" w14:paraId="00000368">
            <w:pPr>
              <w:rPr>
                <w:b w:val="1"/>
              </w:rPr>
            </w:pPr>
            <w:r w:rsidDel="00000000" w:rsidR="00000000" w:rsidRPr="00000000">
              <w:rPr>
                <w:b w:val="1"/>
                <w:rtl w:val="0"/>
              </w:rPr>
              <w:t xml:space="preserve">Name</w:t>
            </w:r>
          </w:p>
        </w:tc>
        <w:tc>
          <w:tcPr/>
          <w:p w:rsidR="00000000" w:rsidDel="00000000" w:rsidP="00000000" w:rsidRDefault="00000000" w:rsidRPr="00000000" w14:paraId="00000369">
            <w:pPr>
              <w:rPr>
                <w:b w:val="1"/>
              </w:rPr>
            </w:pPr>
            <w:r w:rsidDel="00000000" w:rsidR="00000000" w:rsidRPr="00000000">
              <w:rPr>
                <w:b w:val="1"/>
                <w:rtl w:val="0"/>
              </w:rPr>
              <w:t xml:space="preserve">Type</w:t>
            </w:r>
          </w:p>
        </w:tc>
        <w:tc>
          <w:tcPr/>
          <w:p w:rsidR="00000000" w:rsidDel="00000000" w:rsidP="00000000" w:rsidRDefault="00000000" w:rsidRPr="00000000" w14:paraId="0000036A">
            <w:pPr>
              <w:rPr>
                <w:b w:val="1"/>
              </w:rPr>
            </w:pPr>
            <w:r w:rsidDel="00000000" w:rsidR="00000000" w:rsidRPr="00000000">
              <w:rPr>
                <w:b w:val="1"/>
                <w:rtl w:val="0"/>
              </w:rPr>
              <w:t xml:space="preserve">Description</w:t>
            </w:r>
          </w:p>
          <w:p w:rsidR="00000000" w:rsidDel="00000000" w:rsidP="00000000" w:rsidRDefault="00000000" w:rsidRPr="00000000" w14:paraId="0000036B">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wheelBrakes</w:t>
            </w:r>
          </w:p>
        </w:tc>
        <w:tc>
          <w:tcPr/>
          <w:p w:rsidR="00000000" w:rsidDel="00000000" w:rsidP="00000000" w:rsidRDefault="00000000" w:rsidRPr="00000000" w14:paraId="0000036D">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36E">
            <w:pPr>
              <w:rPr/>
            </w:pPr>
            <w:r w:rsidDel="00000000" w:rsidR="00000000" w:rsidRPr="00000000">
              <w:rPr>
                <w:rtl w:val="0"/>
              </w:rPr>
              <w:t xml:space="preserve">Indicates independently for each of four wheels whether braking is currently active. A Boolean dictionary of the following indicators:</w:t>
            </w:r>
          </w:p>
          <w:p w:rsidR="00000000" w:rsidDel="00000000" w:rsidP="00000000" w:rsidRDefault="00000000" w:rsidRPr="00000000" w14:paraId="0000036F">
            <w:pPr>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unavailable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leftFront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leftRear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rightFront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rightRear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When set, the brake applied status is unavailable </w:t>
            </w:r>
          </w:p>
          <w:p w:rsidR="00000000" w:rsidDel="00000000" w:rsidP="00000000" w:rsidRDefault="00000000" w:rsidRPr="00000000" w14:paraId="000003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leftFront -- Left Front Active </w:t>
            </w:r>
          </w:p>
          <w:p w:rsidR="00000000" w:rsidDel="00000000" w:rsidP="00000000" w:rsidRDefault="00000000" w:rsidRPr="00000000" w14:paraId="000003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leftRear -- Left Rear Active </w:t>
            </w:r>
          </w:p>
          <w:p w:rsidR="00000000" w:rsidDel="00000000" w:rsidP="00000000" w:rsidRDefault="00000000" w:rsidRPr="00000000" w14:paraId="000003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rightFront -- Right Front Active </w:t>
            </w:r>
          </w:p>
          <w:p w:rsidR="00000000" w:rsidDel="00000000" w:rsidP="00000000" w:rsidRDefault="00000000" w:rsidRPr="00000000" w14:paraId="000003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rightRear -- Right Rear Active</w:t>
            </w:r>
            <w:r w:rsidDel="00000000" w:rsidR="00000000" w:rsidRPr="00000000">
              <w:rPr>
                <w:rtl w:val="0"/>
              </w:rPr>
            </w:r>
          </w:p>
        </w:tc>
      </w:tr>
      <w:tr>
        <w:trPr>
          <w:cantSplit w:val="0"/>
          <w:tblHeader w:val="0"/>
        </w:trPr>
        <w:tc>
          <w:tcPr/>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 xml:space="preserve">traction</w:t>
            </w:r>
          </w:p>
        </w:tc>
        <w:tc>
          <w:tcPr/>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77">
            <w:pPr>
              <w:rPr/>
            </w:pPr>
            <w:r w:rsidDel="00000000" w:rsidR="00000000" w:rsidRPr="00000000">
              <w:rPr>
                <w:rtl w:val="0"/>
              </w:rPr>
              <w:t xml:space="preserve">Reflects the status of the vehicle traction control system. One of:</w:t>
            </w:r>
          </w:p>
          <w:p w:rsidR="00000000" w:rsidDel="00000000" w:rsidP="00000000" w:rsidRDefault="00000000" w:rsidRPr="00000000" w14:paraId="000003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B'00 Not Equipped with traction control or traction control status is unavailable </w:t>
            </w:r>
          </w:p>
          <w:p w:rsidR="00000000" w:rsidDel="00000000" w:rsidP="00000000" w:rsidRDefault="00000000" w:rsidRPr="00000000" w14:paraId="000003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 -- B'01 traction control is Off </w:t>
            </w:r>
          </w:p>
          <w:p w:rsidR="00000000" w:rsidDel="00000000" w:rsidP="00000000" w:rsidRDefault="00000000" w:rsidRPr="00000000" w14:paraId="000003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 -- B'10 traction control is On (but not Engaged) </w:t>
            </w:r>
          </w:p>
          <w:p w:rsidR="00000000" w:rsidDel="00000000" w:rsidP="00000000" w:rsidRDefault="00000000" w:rsidRPr="00000000" w14:paraId="000003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engaged -- B'11 traction control is Engaged</w:t>
            </w:r>
            <w:r w:rsidDel="00000000" w:rsidR="00000000" w:rsidRPr="00000000">
              <w:rPr>
                <w:rtl w:val="0"/>
              </w:rPr>
            </w:r>
          </w:p>
        </w:tc>
      </w:tr>
      <w:tr>
        <w:trPr>
          <w:cantSplit w:val="0"/>
          <w:tblHeader w:val="0"/>
        </w:trPr>
        <w:tc>
          <w:tcPr/>
          <w:p w:rsidR="00000000" w:rsidDel="00000000" w:rsidP="00000000" w:rsidRDefault="00000000" w:rsidRPr="00000000" w14:paraId="0000037C">
            <w:pPr>
              <w:rPr>
                <w:rFonts w:ascii="Courier New" w:cs="Courier New" w:eastAsia="Courier New" w:hAnsi="Courier New"/>
              </w:rPr>
            </w:pPr>
            <w:r w:rsidDel="00000000" w:rsidR="00000000" w:rsidRPr="00000000">
              <w:rPr>
                <w:rFonts w:ascii="Courier New" w:cs="Courier New" w:eastAsia="Courier New" w:hAnsi="Courier New"/>
                <w:rtl w:val="0"/>
              </w:rPr>
              <w:t xml:space="preserve">abs</w:t>
            </w:r>
          </w:p>
        </w:tc>
        <w:tc>
          <w:tcPr/>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7E">
            <w:pPr>
              <w:rPr/>
            </w:pPr>
            <w:r w:rsidDel="00000000" w:rsidR="00000000" w:rsidRPr="00000000">
              <w:rPr>
                <w:rtl w:val="0"/>
              </w:rPr>
              <w:t xml:space="preserve">Reflects the status of the vehicle ABS. One of:</w:t>
            </w:r>
          </w:p>
          <w:p w:rsidR="00000000" w:rsidDel="00000000" w:rsidP="00000000" w:rsidRDefault="00000000" w:rsidRPr="00000000" w14:paraId="0000037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B'00 Vehicle Not Equipped with ABS Brakes or ABS Brakes status is unavailable </w:t>
            </w:r>
          </w:p>
          <w:p w:rsidR="00000000" w:rsidDel="00000000" w:rsidP="00000000" w:rsidRDefault="00000000" w:rsidRPr="00000000" w14:paraId="000003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 -- B'01 Vehicle's ABS are Off </w:t>
            </w:r>
          </w:p>
          <w:p w:rsidR="00000000" w:rsidDel="00000000" w:rsidP="00000000" w:rsidRDefault="00000000" w:rsidRPr="00000000" w14:paraId="000003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 -- B'10 Vehicle's ABS are On ( but not Engaged ) </w:t>
            </w:r>
          </w:p>
          <w:p w:rsidR="00000000" w:rsidDel="00000000" w:rsidP="00000000" w:rsidRDefault="00000000" w:rsidRPr="00000000" w14:paraId="0000038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engaged -- B'11 Vehicle's ABS control is Engaged on any wheel</w:t>
            </w:r>
            <w:r w:rsidDel="00000000" w:rsidR="00000000" w:rsidRPr="00000000">
              <w:rPr>
                <w:rtl w:val="0"/>
              </w:rPr>
            </w:r>
          </w:p>
        </w:tc>
      </w:tr>
      <w:tr>
        <w:trPr>
          <w:cantSplit w:val="0"/>
          <w:tblHeader w:val="0"/>
        </w:trPr>
        <w:tc>
          <w:tcPr/>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 xml:space="preserve">scs</w:t>
            </w:r>
          </w:p>
        </w:tc>
        <w:tc>
          <w:tcPr/>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85">
            <w:pPr>
              <w:rPr/>
            </w:pPr>
            <w:r w:rsidDel="00000000" w:rsidR="00000000" w:rsidRPr="00000000">
              <w:rPr>
                <w:rtl w:val="0"/>
              </w:rPr>
              <w:t xml:space="preserve">Reflects the current state of the stability control system. One of:</w:t>
            </w:r>
          </w:p>
          <w:p w:rsidR="00000000" w:rsidDel="00000000" w:rsidP="00000000" w:rsidRDefault="00000000" w:rsidRPr="00000000" w14:paraId="000003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B'00 Not Equipped with SC or SC status is unavailable </w:t>
            </w:r>
          </w:p>
          <w:p w:rsidR="00000000" w:rsidDel="00000000" w:rsidP="00000000" w:rsidRDefault="00000000" w:rsidRPr="00000000" w14:paraId="000003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 -- B'01 Off </w:t>
            </w:r>
          </w:p>
          <w:p w:rsidR="00000000" w:rsidDel="00000000" w:rsidP="00000000" w:rsidRDefault="00000000" w:rsidRPr="00000000" w14:paraId="000003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 -- B'10 On or active (but not engaged) </w:t>
            </w:r>
          </w:p>
          <w:p w:rsidR="00000000" w:rsidDel="00000000" w:rsidP="00000000" w:rsidRDefault="00000000" w:rsidRPr="00000000" w14:paraId="000003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engaged -- B'11 stability control is Engaged</w:t>
            </w:r>
            <w:r w:rsidDel="00000000" w:rsidR="00000000" w:rsidRPr="00000000">
              <w:rPr>
                <w:rtl w:val="0"/>
              </w:rPr>
            </w:r>
          </w:p>
        </w:tc>
      </w:tr>
      <w:tr>
        <w:trPr>
          <w:cantSplit w:val="0"/>
          <w:tblHeader w:val="0"/>
        </w:trPr>
        <w:tc>
          <w:tcPr/>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brakeBoost</w:t>
            </w:r>
          </w:p>
        </w:tc>
        <w:tc>
          <w:tcPr/>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8C">
            <w:pPr>
              <w:rPr/>
            </w:pPr>
            <w:r w:rsidDel="00000000" w:rsidR="00000000" w:rsidRPr="00000000">
              <w:rPr>
                <w:rtl w:val="0"/>
              </w:rPr>
              <w:t xml:space="preserve">This is a data element which, when set to the "on" state, indicates emergency braking. One of:</w:t>
            </w:r>
          </w:p>
          <w:p w:rsidR="00000000" w:rsidDel="00000000" w:rsidP="00000000" w:rsidRDefault="00000000" w:rsidRPr="00000000" w14:paraId="0000038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Vehicle not equipped with brake boost or brake boost data is unavailable </w:t>
            </w:r>
          </w:p>
          <w:p w:rsidR="00000000" w:rsidDel="00000000" w:rsidP="00000000" w:rsidRDefault="00000000" w:rsidRPr="00000000" w14:paraId="0000038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 -- Vehicle's brake boost is off </w:t>
            </w:r>
          </w:p>
          <w:p w:rsidR="00000000" w:rsidDel="00000000" w:rsidP="00000000" w:rsidRDefault="00000000" w:rsidRPr="00000000" w14:paraId="0000038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 -- Vehicle's brake boost is on (applied)</w:t>
            </w:r>
            <w:r w:rsidDel="00000000" w:rsidR="00000000" w:rsidRPr="00000000">
              <w:rPr>
                <w:rtl w:val="0"/>
              </w:rPr>
            </w:r>
          </w:p>
        </w:tc>
      </w:tr>
      <w:tr>
        <w:trPr>
          <w:cantSplit w:val="0"/>
          <w:tblHeader w:val="0"/>
        </w:trPr>
        <w:tc>
          <w:tcPr/>
          <w:p w:rsidR="00000000" w:rsidDel="00000000" w:rsidP="00000000" w:rsidRDefault="00000000" w:rsidRPr="00000000" w14:paraId="00000390">
            <w:pPr>
              <w:rPr>
                <w:rFonts w:ascii="Courier New" w:cs="Courier New" w:eastAsia="Courier New" w:hAnsi="Courier New"/>
              </w:rPr>
            </w:pPr>
            <w:r w:rsidDel="00000000" w:rsidR="00000000" w:rsidRPr="00000000">
              <w:rPr>
                <w:rFonts w:ascii="Courier New" w:cs="Courier New" w:eastAsia="Courier New" w:hAnsi="Courier New"/>
                <w:rtl w:val="0"/>
              </w:rPr>
              <w:t xml:space="preserve">auxBrakes</w:t>
            </w:r>
          </w:p>
        </w:tc>
        <w:tc>
          <w:tcPr/>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392">
            <w:pPr>
              <w:rPr/>
            </w:pPr>
            <w:r w:rsidDel="00000000" w:rsidR="00000000" w:rsidRPr="00000000">
              <w:rPr>
                <w:rtl w:val="0"/>
              </w:rPr>
              <w:t xml:space="preserve">Reflects the status of the auxiliary brakes (sometimes referred to as the parking brake) of the vehicle. One of:</w:t>
            </w:r>
          </w:p>
          <w:p w:rsidR="00000000" w:rsidDel="00000000" w:rsidP="00000000" w:rsidRDefault="00000000" w:rsidRPr="00000000" w14:paraId="0000039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B'00 Vehicle Not Equipped with Aux Brakes or Aux Brakes status is unavailable </w:t>
            </w:r>
          </w:p>
          <w:p w:rsidR="00000000" w:rsidDel="00000000" w:rsidP="00000000" w:rsidRDefault="00000000" w:rsidRPr="00000000" w14:paraId="0000039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 -- B'01 Vehicle's Aux Brakes are Off </w:t>
            </w:r>
          </w:p>
          <w:p w:rsidR="00000000" w:rsidDel="00000000" w:rsidP="00000000" w:rsidRDefault="00000000" w:rsidRPr="00000000" w14:paraId="0000039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 -- B'10 Vehicle's Aux Brakes are On (Engaged) </w:t>
            </w:r>
          </w:p>
          <w:p w:rsidR="00000000" w:rsidDel="00000000" w:rsidP="00000000" w:rsidRDefault="00000000" w:rsidRPr="00000000" w14:paraId="00000396">
            <w:pPr>
              <w:keepNext w:val="1"/>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reserved -- B'11</w:t>
            </w:r>
            <w:r w:rsidDel="00000000" w:rsidR="00000000" w:rsidRPr="00000000">
              <w:rPr>
                <w:rtl w:val="0"/>
              </w:rPr>
            </w:r>
          </w:p>
        </w:tc>
      </w:tr>
    </w:tbl>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15 - J2735BrakeSystemStatus</w:t>
      </w:r>
    </w:p>
    <w:p w:rsidR="00000000" w:rsidDel="00000000" w:rsidP="00000000" w:rsidRDefault="00000000" w:rsidRPr="00000000" w14:paraId="00000398">
      <w:pPr>
        <w:pStyle w:val="Heading2"/>
        <w:numPr>
          <w:ilvl w:val="1"/>
          <w:numId w:val="12"/>
        </w:numPr>
        <w:ind w:left="576" w:hanging="576"/>
        <w:rPr/>
      </w:pPr>
      <w:bookmarkStart w:colFirst="0" w:colLast="0" w:name="_heading=h.23ckvvd" w:id="33"/>
      <w:bookmarkEnd w:id="33"/>
      <w:r w:rsidDel="00000000" w:rsidR="00000000" w:rsidRPr="00000000">
        <w:rPr>
          <w:rtl w:val="0"/>
        </w:rPr>
        <w:t xml:space="preserve">J2735VehicleSize</w:t>
      </w:r>
    </w:p>
    <w:p w:rsidR="00000000" w:rsidDel="00000000" w:rsidP="00000000" w:rsidRDefault="00000000" w:rsidRPr="00000000" w14:paraId="00000399">
      <w:pPr>
        <w:rPr/>
      </w:pPr>
      <w:r w:rsidDel="00000000" w:rsidR="00000000" w:rsidRPr="00000000">
        <w:rPr>
          <w:rtl w:val="0"/>
        </w:rPr>
        <w:t xml:space="preserve">The J2735VehicleSize is a data structure representing the vehicle length and vehicle width in a single data concept.</w:t>
      </w:r>
    </w:p>
    <w:tbl>
      <w:tblPr>
        <w:tblStyle w:val="Table2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446"/>
        <w:gridCol w:w="2332"/>
        <w:gridCol w:w="1609"/>
        <w:gridCol w:w="1498"/>
        <w:gridCol w:w="1208"/>
        <w:gridCol w:w="1257"/>
        <w:tblGridChange w:id="0">
          <w:tblGrid>
            <w:gridCol w:w="1446"/>
            <w:gridCol w:w="2332"/>
            <w:gridCol w:w="1609"/>
            <w:gridCol w:w="1498"/>
            <w:gridCol w:w="1208"/>
            <w:gridCol w:w="1257"/>
          </w:tblGrid>
        </w:tblGridChange>
      </w:tblGrid>
      <w:tr>
        <w:trPr>
          <w:cantSplit w:val="0"/>
          <w:tblHeader w:val="0"/>
        </w:trPr>
        <w:tc>
          <w:tcPr/>
          <w:p w:rsidR="00000000" w:rsidDel="00000000" w:rsidP="00000000" w:rsidRDefault="00000000" w:rsidRPr="00000000" w14:paraId="0000039A">
            <w:pPr>
              <w:rPr>
                <w:b w:val="1"/>
              </w:rPr>
            </w:pPr>
            <w:r w:rsidDel="00000000" w:rsidR="00000000" w:rsidRPr="00000000">
              <w:rPr>
                <w:b w:val="1"/>
                <w:rtl w:val="0"/>
              </w:rPr>
              <w:t xml:space="preserve">Name</w:t>
            </w:r>
          </w:p>
        </w:tc>
        <w:tc>
          <w:tcPr/>
          <w:p w:rsidR="00000000" w:rsidDel="00000000" w:rsidP="00000000" w:rsidRDefault="00000000" w:rsidRPr="00000000" w14:paraId="0000039B">
            <w:pPr>
              <w:rPr>
                <w:b w:val="1"/>
              </w:rPr>
            </w:pPr>
            <w:r w:rsidDel="00000000" w:rsidR="00000000" w:rsidRPr="00000000">
              <w:rPr>
                <w:b w:val="1"/>
                <w:rtl w:val="0"/>
              </w:rPr>
              <w:t xml:space="preserve">Type</w:t>
            </w:r>
          </w:p>
        </w:tc>
        <w:tc>
          <w:tcPr/>
          <w:p w:rsidR="00000000" w:rsidDel="00000000" w:rsidP="00000000" w:rsidRDefault="00000000" w:rsidRPr="00000000" w14:paraId="0000039C">
            <w:pPr>
              <w:rPr>
                <w:b w:val="1"/>
              </w:rPr>
            </w:pPr>
            <w:r w:rsidDel="00000000" w:rsidR="00000000" w:rsidRPr="00000000">
              <w:rPr>
                <w:b w:val="1"/>
                <w:rtl w:val="0"/>
              </w:rPr>
              <w:t xml:space="preserve">Description</w:t>
            </w:r>
          </w:p>
        </w:tc>
        <w:tc>
          <w:tcPr/>
          <w:p w:rsidR="00000000" w:rsidDel="00000000" w:rsidP="00000000" w:rsidRDefault="00000000" w:rsidRPr="00000000" w14:paraId="0000039D">
            <w:pPr>
              <w:rPr>
                <w:b w:val="1"/>
              </w:rPr>
            </w:pPr>
            <w:r w:rsidDel="00000000" w:rsidR="00000000" w:rsidRPr="00000000">
              <w:rPr>
                <w:b w:val="1"/>
                <w:rtl w:val="0"/>
              </w:rPr>
              <w:t xml:space="preserve">Units</w:t>
            </w:r>
          </w:p>
        </w:tc>
        <w:tc>
          <w:tcPr/>
          <w:p w:rsidR="00000000" w:rsidDel="00000000" w:rsidP="00000000" w:rsidRDefault="00000000" w:rsidRPr="00000000" w14:paraId="0000039E">
            <w:pPr>
              <w:rPr>
                <w:b w:val="1"/>
              </w:rPr>
            </w:pPr>
            <w:r w:rsidDel="00000000" w:rsidR="00000000" w:rsidRPr="00000000">
              <w:rPr>
                <w:b w:val="1"/>
                <w:rtl w:val="0"/>
              </w:rPr>
              <w:t xml:space="preserve">Valid Min</w:t>
            </w:r>
          </w:p>
        </w:tc>
        <w:tc>
          <w:tcPr/>
          <w:p w:rsidR="00000000" w:rsidDel="00000000" w:rsidP="00000000" w:rsidRDefault="00000000" w:rsidRPr="00000000" w14:paraId="0000039F">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length</w:t>
            </w:r>
          </w:p>
        </w:tc>
        <w:tc>
          <w:tcPr/>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3A2">
            <w:pPr>
              <w:rPr/>
            </w:pPr>
            <w:r w:rsidDel="00000000" w:rsidR="00000000" w:rsidRPr="00000000">
              <w:rPr>
                <w:rtl w:val="0"/>
              </w:rPr>
              <w:t xml:space="preserve">Vehicle length</w:t>
            </w:r>
          </w:p>
        </w:tc>
        <w:tc>
          <w:tcPr/>
          <w:p w:rsidR="00000000" w:rsidDel="00000000" w:rsidP="00000000" w:rsidRDefault="00000000" w:rsidRPr="00000000" w14:paraId="000003A3">
            <w:pPr>
              <w:rPr/>
            </w:pPr>
            <w:r w:rsidDel="00000000" w:rsidR="00000000" w:rsidRPr="00000000">
              <w:rPr>
                <w:rtl w:val="0"/>
              </w:rPr>
              <w:t xml:space="preserve">Centimeter</w:t>
            </w:r>
          </w:p>
        </w:tc>
        <w:tc>
          <w:tcPr/>
          <w:p w:rsidR="00000000" w:rsidDel="00000000" w:rsidP="00000000" w:rsidRDefault="00000000" w:rsidRPr="00000000" w14:paraId="000003A4">
            <w:pPr>
              <w:rPr/>
            </w:pPr>
            <w:r w:rsidDel="00000000" w:rsidR="00000000" w:rsidRPr="00000000">
              <w:rPr>
                <w:rtl w:val="0"/>
              </w:rPr>
              <w:t xml:space="preserve">0</w:t>
            </w:r>
          </w:p>
        </w:tc>
        <w:tc>
          <w:tcPr/>
          <w:p w:rsidR="00000000" w:rsidDel="00000000" w:rsidP="00000000" w:rsidRDefault="00000000" w:rsidRPr="00000000" w14:paraId="000003A5">
            <w:pPr>
              <w:rPr/>
            </w:pPr>
            <w:r w:rsidDel="00000000" w:rsidR="00000000" w:rsidRPr="00000000">
              <w:rPr>
                <w:rtl w:val="0"/>
              </w:rPr>
              <w:t xml:space="preserve">16383</w:t>
            </w:r>
          </w:p>
        </w:tc>
      </w:tr>
      <w:tr>
        <w:trPr>
          <w:cantSplit w:val="0"/>
          <w:tblHeader w:val="0"/>
        </w:trPr>
        <w:tc>
          <w:tcPr/>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 xml:space="preserve">width</w:t>
            </w:r>
          </w:p>
        </w:tc>
        <w:tc>
          <w:tcPr/>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3A8">
            <w:pPr>
              <w:rPr/>
            </w:pPr>
            <w:r w:rsidDel="00000000" w:rsidR="00000000" w:rsidRPr="00000000">
              <w:rPr>
                <w:rtl w:val="0"/>
              </w:rPr>
              <w:t xml:space="preserve">Vehicle Width</w:t>
            </w:r>
          </w:p>
        </w:tc>
        <w:tc>
          <w:tcPr/>
          <w:p w:rsidR="00000000" w:rsidDel="00000000" w:rsidP="00000000" w:rsidRDefault="00000000" w:rsidRPr="00000000" w14:paraId="000003A9">
            <w:pPr>
              <w:rPr/>
            </w:pPr>
            <w:r w:rsidDel="00000000" w:rsidR="00000000" w:rsidRPr="00000000">
              <w:rPr>
                <w:rtl w:val="0"/>
              </w:rPr>
              <w:t xml:space="preserve">Centimeter</w:t>
            </w:r>
          </w:p>
        </w:tc>
        <w:tc>
          <w:tcPr/>
          <w:p w:rsidR="00000000" w:rsidDel="00000000" w:rsidP="00000000" w:rsidRDefault="00000000" w:rsidRPr="00000000" w14:paraId="000003AA">
            <w:pPr>
              <w:rPr/>
            </w:pPr>
            <w:r w:rsidDel="00000000" w:rsidR="00000000" w:rsidRPr="00000000">
              <w:rPr>
                <w:rtl w:val="0"/>
              </w:rPr>
              <w:t xml:space="preserve">0</w:t>
            </w:r>
          </w:p>
        </w:tc>
        <w:tc>
          <w:tcPr/>
          <w:p w:rsidR="00000000" w:rsidDel="00000000" w:rsidP="00000000" w:rsidRDefault="00000000" w:rsidRPr="00000000" w14:paraId="000003AB">
            <w:pPr>
              <w:keepNext w:val="1"/>
              <w:rPr/>
            </w:pPr>
            <w:r w:rsidDel="00000000" w:rsidR="00000000" w:rsidRPr="00000000">
              <w:rPr>
                <w:rtl w:val="0"/>
              </w:rPr>
              <w:t xml:space="preserve">1023</w:t>
            </w:r>
          </w:p>
        </w:tc>
      </w:tr>
    </w:tbl>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16 - J2735VehicleSize</w:t>
      </w:r>
    </w:p>
    <w:p w:rsidR="00000000" w:rsidDel="00000000" w:rsidP="00000000" w:rsidRDefault="00000000" w:rsidRPr="00000000" w14:paraId="000003AD">
      <w:pPr>
        <w:pStyle w:val="Heading2"/>
        <w:numPr>
          <w:ilvl w:val="1"/>
          <w:numId w:val="12"/>
        </w:numPr>
        <w:ind w:left="576" w:hanging="576"/>
        <w:rPr/>
      </w:pPr>
      <w:bookmarkStart w:colFirst="0" w:colLast="0" w:name="_heading=h.ihv636" w:id="34"/>
      <w:bookmarkEnd w:id="34"/>
      <w:r w:rsidDel="00000000" w:rsidR="00000000" w:rsidRPr="00000000">
        <w:rPr>
          <w:rtl w:val="0"/>
        </w:rPr>
        <w:t xml:space="preserve">J2735BitString</w:t>
      </w:r>
    </w:p>
    <w:p w:rsidR="00000000" w:rsidDel="00000000" w:rsidP="00000000" w:rsidRDefault="00000000" w:rsidRPr="00000000" w14:paraId="000003AE">
      <w:pPr>
        <w:rPr/>
      </w:pPr>
      <w:r w:rsidDel="00000000" w:rsidR="00000000" w:rsidRPr="00000000">
        <w:rPr>
          <w:rtl w:val="0"/>
        </w:rPr>
        <w:t xml:space="preserve">A J2735BitString is represented by a Boolean dictionary, a collection of name-value pairs where the name identifies a Boolean indicator and the value represents the state of the indicator as </w:t>
      </w:r>
      <w:r w:rsidDel="00000000" w:rsidR="00000000" w:rsidRPr="00000000">
        <w:rPr>
          <w:i w:val="1"/>
          <w:rtl w:val="0"/>
        </w:rPr>
        <w:t xml:space="preserve">true</w:t>
      </w:r>
      <w:r w:rsidDel="00000000" w:rsidR="00000000" w:rsidRPr="00000000">
        <w:rPr>
          <w:rtl w:val="0"/>
        </w:rPr>
        <w:t xml:space="preserve"> or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2"/>
        <w:numPr>
          <w:ilvl w:val="1"/>
          <w:numId w:val="12"/>
        </w:numPr>
        <w:ind w:left="576" w:hanging="576"/>
        <w:rPr/>
      </w:pPr>
      <w:bookmarkStart w:colFirst="0" w:colLast="0" w:name="_heading=h.32hioqz" w:id="35"/>
      <w:bookmarkEnd w:id="35"/>
      <w:r w:rsidDel="00000000" w:rsidR="00000000" w:rsidRPr="00000000">
        <w:rPr>
          <w:rtl w:val="0"/>
        </w:rPr>
        <w:t xml:space="preserve">J2735VehicleSafetyExtensions</w:t>
      </w:r>
    </w:p>
    <w:p w:rsidR="00000000" w:rsidDel="00000000" w:rsidP="00000000" w:rsidRDefault="00000000" w:rsidRPr="00000000" w14:paraId="000003B1">
      <w:pPr>
        <w:rPr/>
      </w:pPr>
      <w:r w:rsidDel="00000000" w:rsidR="00000000" w:rsidRPr="00000000">
        <w:rPr>
          <w:rtl w:val="0"/>
        </w:rPr>
        <w:t xml:space="preserve">J2735VehicleSafetyExtensions data frame is used to send various additional details about the vehicle.</w:t>
      </w:r>
    </w:p>
    <w:tbl>
      <w:tblPr>
        <w:tblStyle w:val="Table27"/>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065"/>
        <w:gridCol w:w="2730"/>
        <w:gridCol w:w="1733"/>
        <w:gridCol w:w="993"/>
        <w:gridCol w:w="932"/>
        <w:gridCol w:w="897"/>
        <w:tblGridChange w:id="0">
          <w:tblGrid>
            <w:gridCol w:w="2065"/>
            <w:gridCol w:w="2730"/>
            <w:gridCol w:w="1733"/>
            <w:gridCol w:w="993"/>
            <w:gridCol w:w="932"/>
            <w:gridCol w:w="897"/>
          </w:tblGrid>
        </w:tblGridChange>
      </w:tblGrid>
      <w:tr>
        <w:trPr>
          <w:cantSplit w:val="0"/>
          <w:tblHeader w:val="0"/>
        </w:trPr>
        <w:tc>
          <w:tcPr/>
          <w:p w:rsidR="00000000" w:rsidDel="00000000" w:rsidP="00000000" w:rsidRDefault="00000000" w:rsidRPr="00000000" w14:paraId="000003B2">
            <w:pPr>
              <w:rPr>
                <w:b w:val="1"/>
              </w:rPr>
            </w:pPr>
            <w:r w:rsidDel="00000000" w:rsidR="00000000" w:rsidRPr="00000000">
              <w:rPr>
                <w:b w:val="1"/>
                <w:rtl w:val="0"/>
              </w:rPr>
              <w:t xml:space="preserve">Name</w:t>
            </w:r>
          </w:p>
        </w:tc>
        <w:tc>
          <w:tcPr/>
          <w:p w:rsidR="00000000" w:rsidDel="00000000" w:rsidP="00000000" w:rsidRDefault="00000000" w:rsidRPr="00000000" w14:paraId="000003B3">
            <w:pPr>
              <w:rPr>
                <w:b w:val="1"/>
              </w:rPr>
            </w:pPr>
            <w:r w:rsidDel="00000000" w:rsidR="00000000" w:rsidRPr="00000000">
              <w:rPr>
                <w:b w:val="1"/>
                <w:rtl w:val="0"/>
              </w:rPr>
              <w:t xml:space="preserve">Type</w:t>
            </w:r>
          </w:p>
        </w:tc>
        <w:tc>
          <w:tcPr/>
          <w:p w:rsidR="00000000" w:rsidDel="00000000" w:rsidP="00000000" w:rsidRDefault="00000000" w:rsidRPr="00000000" w14:paraId="000003B4">
            <w:pPr>
              <w:rPr>
                <w:b w:val="1"/>
              </w:rPr>
            </w:pPr>
            <w:r w:rsidDel="00000000" w:rsidR="00000000" w:rsidRPr="00000000">
              <w:rPr>
                <w:b w:val="1"/>
                <w:rtl w:val="0"/>
              </w:rPr>
              <w:t xml:space="preserve">Description</w:t>
            </w:r>
          </w:p>
        </w:tc>
        <w:tc>
          <w:tcPr/>
          <w:p w:rsidR="00000000" w:rsidDel="00000000" w:rsidP="00000000" w:rsidRDefault="00000000" w:rsidRPr="00000000" w14:paraId="000003B5">
            <w:pPr>
              <w:rPr>
                <w:b w:val="1"/>
              </w:rPr>
            </w:pPr>
            <w:r w:rsidDel="00000000" w:rsidR="00000000" w:rsidRPr="00000000">
              <w:rPr>
                <w:b w:val="1"/>
                <w:rtl w:val="0"/>
              </w:rPr>
              <w:t xml:space="preserve">Units</w:t>
            </w:r>
          </w:p>
        </w:tc>
        <w:tc>
          <w:tcPr/>
          <w:p w:rsidR="00000000" w:rsidDel="00000000" w:rsidP="00000000" w:rsidRDefault="00000000" w:rsidRPr="00000000" w14:paraId="000003B6">
            <w:pPr>
              <w:rPr>
                <w:b w:val="1"/>
              </w:rPr>
            </w:pPr>
            <w:r w:rsidDel="00000000" w:rsidR="00000000" w:rsidRPr="00000000">
              <w:rPr>
                <w:b w:val="1"/>
                <w:rtl w:val="0"/>
              </w:rPr>
              <w:t xml:space="preserve">Valid Min</w:t>
            </w:r>
          </w:p>
        </w:tc>
        <w:tc>
          <w:tcPr/>
          <w:p w:rsidR="00000000" w:rsidDel="00000000" w:rsidP="00000000" w:rsidRDefault="00000000" w:rsidRPr="00000000" w14:paraId="000003B7">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events</w:t>
            </w:r>
          </w:p>
        </w:tc>
        <w:tc>
          <w:tcPr/>
          <w:p w:rsidR="00000000" w:rsidDel="00000000" w:rsidP="00000000" w:rsidRDefault="00000000" w:rsidRPr="00000000" w14:paraId="000003B9">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gridSpan w:val="4"/>
          </w:tcPr>
          <w:p w:rsidR="00000000" w:rsidDel="00000000" w:rsidP="00000000" w:rsidRDefault="00000000" w:rsidRPr="00000000" w14:paraId="000003BA">
            <w:pPr>
              <w:rPr/>
            </w:pPr>
            <w:r w:rsidDel="00000000" w:rsidR="00000000" w:rsidRPr="00000000">
              <w:rPr>
                <w:rtl w:val="0"/>
              </w:rPr>
              <w:t xml:space="preserve">Conveys the sender's state regarding a set of events. A Boolean dictionary of the following indicators:</w:t>
            </w:r>
          </w:p>
          <w:p w:rsidR="00000000" w:rsidDel="00000000" w:rsidP="00000000" w:rsidRDefault="00000000" w:rsidRPr="00000000" w14:paraId="000003B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eventHazardLights </w:t>
            </w:r>
          </w:p>
          <w:p w:rsidR="00000000" w:rsidDel="00000000" w:rsidP="00000000" w:rsidRDefault="00000000" w:rsidRPr="00000000" w14:paraId="000003B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eventStopLineViolation -- Intersection Violation </w:t>
            </w:r>
          </w:p>
          <w:p w:rsidR="00000000" w:rsidDel="00000000" w:rsidP="00000000" w:rsidRDefault="00000000" w:rsidRPr="00000000" w14:paraId="000003B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eventABSactivated </w:t>
            </w:r>
          </w:p>
          <w:p w:rsidR="00000000" w:rsidDel="00000000" w:rsidP="00000000" w:rsidRDefault="00000000" w:rsidRPr="00000000" w14:paraId="000003B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eventTractionControlLoss </w:t>
            </w:r>
          </w:p>
          <w:p w:rsidR="00000000" w:rsidDel="00000000" w:rsidP="00000000" w:rsidRDefault="00000000" w:rsidRPr="00000000" w14:paraId="000003B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eventStabilityControlactivated </w:t>
            </w:r>
          </w:p>
          <w:p w:rsidR="00000000" w:rsidDel="00000000" w:rsidP="00000000" w:rsidRDefault="00000000" w:rsidRPr="00000000" w14:paraId="000003C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eventHazardousMaterials </w:t>
            </w:r>
          </w:p>
          <w:p w:rsidR="00000000" w:rsidDel="00000000" w:rsidP="00000000" w:rsidRDefault="00000000" w:rsidRPr="00000000" w14:paraId="000003C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eventReserved1 </w:t>
            </w:r>
          </w:p>
          <w:p w:rsidR="00000000" w:rsidDel="00000000" w:rsidP="00000000" w:rsidRDefault="00000000" w:rsidRPr="00000000" w14:paraId="000003C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eventHardBraking </w:t>
            </w:r>
          </w:p>
          <w:p w:rsidR="00000000" w:rsidDel="00000000" w:rsidP="00000000" w:rsidRDefault="00000000" w:rsidRPr="00000000" w14:paraId="000003C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eventLightsChanged </w:t>
            </w:r>
          </w:p>
          <w:p w:rsidR="00000000" w:rsidDel="00000000" w:rsidP="00000000" w:rsidRDefault="00000000" w:rsidRPr="00000000" w14:paraId="000003C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eventWipersChanged </w:t>
            </w:r>
          </w:p>
          <w:p w:rsidR="00000000" w:rsidDel="00000000" w:rsidP="00000000" w:rsidRDefault="00000000" w:rsidRPr="00000000" w14:paraId="000003C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eventFlatTire </w:t>
            </w:r>
          </w:p>
          <w:p w:rsidR="00000000" w:rsidDel="00000000" w:rsidP="00000000" w:rsidRDefault="00000000" w:rsidRPr="00000000" w14:paraId="000003C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eventDisabledVehicle -- The DisabledVehicle DF may also be sent </w:t>
            </w:r>
          </w:p>
          <w:p w:rsidR="00000000" w:rsidDel="00000000" w:rsidP="00000000" w:rsidRDefault="00000000" w:rsidRPr="00000000" w14:paraId="000003C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eventAirBagDeployment</w:t>
            </w:r>
            <w:r w:rsidDel="00000000" w:rsidR="00000000" w:rsidRPr="00000000">
              <w:rPr>
                <w:rtl w:val="0"/>
              </w:rPr>
            </w:r>
          </w:p>
        </w:tc>
      </w:tr>
      <w:tr>
        <w:trPr>
          <w:cantSplit w:val="0"/>
          <w:tblHeader w:val="0"/>
        </w:trPr>
        <w:tc>
          <w:tcPr/>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 xml:space="preserve">pathHistory</w:t>
            </w:r>
          </w:p>
        </w:tc>
        <w:tc>
          <w:tcPr/>
          <w:p w:rsidR="00000000" w:rsidDel="00000000" w:rsidP="00000000" w:rsidRDefault="00000000" w:rsidRPr="00000000" w14:paraId="000003CC">
            <w:pPr>
              <w:rPr>
                <w:rFonts w:ascii="Courier New" w:cs="Courier New" w:eastAsia="Courier New" w:hAnsi="Courier New"/>
              </w:rPr>
            </w:pPr>
            <w:hyperlink w:anchor="_heading=h.2grqrue">
              <w:r w:rsidDel="00000000" w:rsidR="00000000" w:rsidRPr="00000000">
                <w:rPr>
                  <w:rFonts w:ascii="Courier New" w:cs="Courier New" w:eastAsia="Courier New" w:hAnsi="Courier New"/>
                  <w:color w:val="0563c1"/>
                  <w:u w:val="single"/>
                  <w:rtl w:val="0"/>
                </w:rPr>
                <w:t xml:space="preserve">J2735PathHistory</w:t>
              </w:r>
            </w:hyperlink>
            <w:r w:rsidDel="00000000" w:rsidR="00000000" w:rsidRPr="00000000">
              <w:rPr>
                <w:rtl w:val="0"/>
              </w:rPr>
            </w:r>
          </w:p>
        </w:tc>
        <w:tc>
          <w:tcPr>
            <w:gridSpan w:val="4"/>
          </w:tcPr>
          <w:p w:rsidR="00000000" w:rsidDel="00000000" w:rsidP="00000000" w:rsidRDefault="00000000" w:rsidRPr="00000000" w14:paraId="000003CD">
            <w:pPr>
              <w:rPr/>
            </w:pPr>
            <w:r w:rsidDel="00000000" w:rsidR="00000000" w:rsidRPr="00000000">
              <w:rPr>
                <w:rtl w:val="0"/>
              </w:rPr>
              <w:t xml:space="preserve">A geometric path reflecting time-tagged vehicle movement over some period of time and/or distance.</w:t>
            </w:r>
          </w:p>
        </w:tc>
      </w:tr>
      <w:tr>
        <w:trPr>
          <w:cantSplit w:val="0"/>
          <w:tblHeader w:val="0"/>
        </w:trPr>
        <w:tc>
          <w:tcPr/>
          <w:p w:rsidR="00000000" w:rsidDel="00000000" w:rsidP="00000000" w:rsidRDefault="00000000" w:rsidRPr="00000000" w14:paraId="000003D1">
            <w:pPr>
              <w:rPr>
                <w:rFonts w:ascii="Courier New" w:cs="Courier New" w:eastAsia="Courier New" w:hAnsi="Courier New"/>
              </w:rPr>
            </w:pPr>
            <w:r w:rsidDel="00000000" w:rsidR="00000000" w:rsidRPr="00000000">
              <w:rPr>
                <w:rFonts w:ascii="Courier New" w:cs="Courier New" w:eastAsia="Courier New" w:hAnsi="Courier New"/>
                <w:rtl w:val="0"/>
              </w:rPr>
              <w:t xml:space="preserve">pathPrediction</w:t>
            </w:r>
          </w:p>
        </w:tc>
        <w:tc>
          <w:tcPr/>
          <w:p w:rsidR="00000000" w:rsidDel="00000000" w:rsidP="00000000" w:rsidRDefault="00000000" w:rsidRPr="00000000" w14:paraId="000003D2">
            <w:pPr>
              <w:rPr>
                <w:rFonts w:ascii="Courier New" w:cs="Courier New" w:eastAsia="Courier New" w:hAnsi="Courier New"/>
              </w:rPr>
            </w:pPr>
            <w:hyperlink w:anchor="_heading=h.vx1227">
              <w:r w:rsidDel="00000000" w:rsidR="00000000" w:rsidRPr="00000000">
                <w:rPr>
                  <w:rFonts w:ascii="Courier New" w:cs="Courier New" w:eastAsia="Courier New" w:hAnsi="Courier New"/>
                  <w:color w:val="0563c1"/>
                  <w:u w:val="single"/>
                  <w:rtl w:val="0"/>
                </w:rPr>
                <w:t xml:space="preserve">J2735PathPrediction</w:t>
              </w:r>
            </w:hyperlink>
            <w:r w:rsidDel="00000000" w:rsidR="00000000" w:rsidRPr="00000000">
              <w:rPr>
                <w:rtl w:val="0"/>
              </w:rPr>
            </w:r>
          </w:p>
        </w:tc>
        <w:tc>
          <w:tcPr>
            <w:gridSpan w:val="4"/>
          </w:tcPr>
          <w:p w:rsidR="00000000" w:rsidDel="00000000" w:rsidP="00000000" w:rsidRDefault="00000000" w:rsidRPr="00000000" w14:paraId="000003D3">
            <w:pPr>
              <w:rPr/>
            </w:pPr>
            <w:r w:rsidDel="00000000" w:rsidR="00000000" w:rsidRPr="00000000">
              <w:rPr>
                <w:rtl w:val="0"/>
              </w:rPr>
              <w:t xml:space="preserve">Allows vehicles and other type of users to share their predicted path trajectory by estimating a future path of travel.</w:t>
            </w:r>
          </w:p>
        </w:tc>
      </w:tr>
      <w:tr>
        <w:trPr>
          <w:cantSplit w:val="0"/>
          <w:tblHeader w:val="0"/>
        </w:trPr>
        <w:tc>
          <w:tcPr/>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 xml:space="preserve">lights</w:t>
            </w:r>
          </w:p>
        </w:tc>
        <w:tc>
          <w:tcPr/>
          <w:p w:rsidR="00000000" w:rsidDel="00000000" w:rsidP="00000000" w:rsidRDefault="00000000" w:rsidRPr="00000000" w14:paraId="000003D8">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gridSpan w:val="4"/>
          </w:tcPr>
          <w:p w:rsidR="00000000" w:rsidDel="00000000" w:rsidP="00000000" w:rsidRDefault="00000000" w:rsidRPr="00000000" w14:paraId="000003D9">
            <w:pPr>
              <w:rPr/>
            </w:pPr>
            <w:r w:rsidDel="00000000" w:rsidR="00000000" w:rsidRPr="00000000">
              <w:rPr>
                <w:rtl w:val="0"/>
              </w:rPr>
              <w:t xml:space="preserve">Provides the status of various exterior lights. A Boolean dictionary of the following indicators:</w:t>
            </w:r>
          </w:p>
          <w:p w:rsidR="00000000" w:rsidDel="00000000" w:rsidP="00000000" w:rsidRDefault="00000000" w:rsidRPr="00000000" w14:paraId="000003D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lowBeamHeadlightsOn</w:t>
            </w:r>
          </w:p>
          <w:p w:rsidR="00000000" w:rsidDel="00000000" w:rsidP="00000000" w:rsidRDefault="00000000" w:rsidRPr="00000000" w14:paraId="000003D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highBeamHeadlightsOn</w:t>
            </w:r>
          </w:p>
          <w:p w:rsidR="00000000" w:rsidDel="00000000" w:rsidP="00000000" w:rsidRDefault="00000000" w:rsidRPr="00000000" w14:paraId="000003D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leftTurnSignalOn</w:t>
            </w:r>
          </w:p>
          <w:p w:rsidR="00000000" w:rsidDel="00000000" w:rsidP="00000000" w:rsidRDefault="00000000" w:rsidRPr="00000000" w14:paraId="000003D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rightTurnSignalOn</w:t>
            </w:r>
          </w:p>
          <w:p w:rsidR="00000000" w:rsidDel="00000000" w:rsidP="00000000" w:rsidRDefault="00000000" w:rsidRPr="00000000" w14:paraId="000003D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hazardSignalOn</w:t>
            </w:r>
          </w:p>
          <w:p w:rsidR="00000000" w:rsidDel="00000000" w:rsidP="00000000" w:rsidRDefault="00000000" w:rsidRPr="00000000" w14:paraId="000003D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automaticLightControlOn</w:t>
            </w:r>
          </w:p>
          <w:p w:rsidR="00000000" w:rsidDel="00000000" w:rsidP="00000000" w:rsidRDefault="00000000" w:rsidRPr="00000000" w14:paraId="000003E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daytimeRunningLightsOn</w:t>
            </w:r>
          </w:p>
          <w:p w:rsidR="00000000" w:rsidDel="00000000" w:rsidP="00000000" w:rsidRDefault="00000000" w:rsidRPr="00000000" w14:paraId="000003E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fogLightOn</w:t>
            </w:r>
          </w:p>
          <w:p w:rsidR="00000000" w:rsidDel="00000000" w:rsidP="00000000" w:rsidRDefault="00000000" w:rsidRPr="00000000" w14:paraId="000003E2">
            <w:pPr>
              <w:keepNext w:val="1"/>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parkingLightsOn</w:t>
            </w:r>
            <w:r w:rsidDel="00000000" w:rsidR="00000000" w:rsidRPr="00000000">
              <w:rPr>
                <w:rtl w:val="0"/>
              </w:rPr>
            </w:r>
          </w:p>
        </w:tc>
      </w:tr>
    </w:tbl>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17 - J2735VehicleSafetyExtensions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2"/>
        <w:numPr>
          <w:ilvl w:val="1"/>
          <w:numId w:val="12"/>
        </w:numPr>
        <w:ind w:left="576" w:hanging="576"/>
        <w:rPr/>
      </w:pPr>
      <w:bookmarkStart w:colFirst="0" w:colLast="0" w:name="_heading=h.1hmsyys" w:id="36"/>
      <w:bookmarkEnd w:id="36"/>
      <w:r w:rsidDel="00000000" w:rsidR="00000000" w:rsidRPr="00000000">
        <w:rPr>
          <w:rtl w:val="0"/>
        </w:rPr>
        <w:t xml:space="preserve">J2735SpecialVehicleExtensions</w:t>
      </w:r>
    </w:p>
    <w:p w:rsidR="00000000" w:rsidDel="00000000" w:rsidP="00000000" w:rsidRDefault="00000000" w:rsidRPr="00000000" w14:paraId="000003E9">
      <w:pPr>
        <w:rPr/>
      </w:pPr>
      <w:r w:rsidDel="00000000" w:rsidR="00000000" w:rsidRPr="00000000">
        <w:rPr>
          <w:rtl w:val="0"/>
        </w:rPr>
        <w:t xml:space="preserve">J2735SpecialVehicleExtensions is used to send various additional optional information elements in the Part II BSM used by special vehicles.</w:t>
      </w:r>
    </w:p>
    <w:tbl>
      <w:tblPr>
        <w:tblStyle w:val="Table28"/>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33"/>
        <w:gridCol w:w="3259"/>
        <w:gridCol w:w="4158"/>
        <w:tblGridChange w:id="0">
          <w:tblGrid>
            <w:gridCol w:w="1933"/>
            <w:gridCol w:w="3259"/>
            <w:gridCol w:w="4158"/>
          </w:tblGrid>
        </w:tblGridChange>
      </w:tblGrid>
      <w:tr>
        <w:trPr>
          <w:cantSplit w:val="0"/>
          <w:tblHeader w:val="0"/>
        </w:trPr>
        <w:tc>
          <w:tcPr/>
          <w:p w:rsidR="00000000" w:rsidDel="00000000" w:rsidP="00000000" w:rsidRDefault="00000000" w:rsidRPr="00000000" w14:paraId="000003EA">
            <w:pPr>
              <w:rPr>
                <w:b w:val="1"/>
              </w:rPr>
            </w:pPr>
            <w:r w:rsidDel="00000000" w:rsidR="00000000" w:rsidRPr="00000000">
              <w:rPr>
                <w:b w:val="1"/>
                <w:rtl w:val="0"/>
              </w:rPr>
              <w:t xml:space="preserve">Name</w:t>
            </w:r>
          </w:p>
        </w:tc>
        <w:tc>
          <w:tcPr/>
          <w:p w:rsidR="00000000" w:rsidDel="00000000" w:rsidP="00000000" w:rsidRDefault="00000000" w:rsidRPr="00000000" w14:paraId="000003EB">
            <w:pPr>
              <w:rPr>
                <w:b w:val="1"/>
              </w:rPr>
            </w:pPr>
            <w:r w:rsidDel="00000000" w:rsidR="00000000" w:rsidRPr="00000000">
              <w:rPr>
                <w:b w:val="1"/>
                <w:rtl w:val="0"/>
              </w:rPr>
              <w:t xml:space="preserve">Type</w:t>
            </w:r>
          </w:p>
        </w:tc>
        <w:tc>
          <w:tcPr/>
          <w:p w:rsidR="00000000" w:rsidDel="00000000" w:rsidP="00000000" w:rsidRDefault="00000000" w:rsidRPr="00000000" w14:paraId="000003E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 xml:space="preserve">vehicleAlerts</w:t>
            </w:r>
          </w:p>
        </w:tc>
        <w:tc>
          <w:tcPr/>
          <w:p w:rsidR="00000000" w:rsidDel="00000000" w:rsidP="00000000" w:rsidRDefault="00000000" w:rsidRPr="00000000" w14:paraId="000003EE">
            <w:pPr>
              <w:rPr>
                <w:rFonts w:ascii="Courier New" w:cs="Courier New" w:eastAsia="Courier New" w:hAnsi="Courier New"/>
              </w:rPr>
            </w:pPr>
            <w:hyperlink w:anchor="_heading=h.3fwokq0">
              <w:r w:rsidDel="00000000" w:rsidR="00000000" w:rsidRPr="00000000">
                <w:rPr>
                  <w:rFonts w:ascii="Courier New" w:cs="Courier New" w:eastAsia="Courier New" w:hAnsi="Courier New"/>
                  <w:color w:val="0563c1"/>
                  <w:u w:val="single"/>
                  <w:rtl w:val="0"/>
                </w:rPr>
                <w:t xml:space="preserve">J2735EmergencyDetails</w:t>
              </w:r>
            </w:hyperlink>
            <w:r w:rsidDel="00000000" w:rsidR="00000000" w:rsidRPr="00000000">
              <w:rPr>
                <w:rtl w:val="0"/>
              </w:rPr>
            </w:r>
          </w:p>
        </w:tc>
        <w:tc>
          <w:tcPr/>
          <w:p w:rsidR="00000000" w:rsidDel="00000000" w:rsidP="00000000" w:rsidRDefault="00000000" w:rsidRPr="00000000" w14:paraId="000003EF">
            <w:pPr>
              <w:rPr/>
            </w:pPr>
            <w:r w:rsidDel="00000000" w:rsidR="00000000" w:rsidRPr="00000000">
              <w:rPr>
                <w:rtl w:val="0"/>
              </w:rPr>
              <w:t xml:space="preserve">Combines several bit level items into a structure for efficient transmission about the vehicle during a response call. See section 6.14.</w:t>
            </w:r>
          </w:p>
        </w:tc>
      </w:tr>
      <w:tr>
        <w:trPr>
          <w:cantSplit w:val="0"/>
          <w:tblHeader w:val="0"/>
        </w:trPr>
        <w:tc>
          <w:tcPr/>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c>
          <w:tcPr/>
          <w:p w:rsidR="00000000" w:rsidDel="00000000" w:rsidP="00000000" w:rsidRDefault="00000000" w:rsidRPr="00000000" w14:paraId="000003F1">
            <w:pPr>
              <w:rPr>
                <w:rFonts w:ascii="Courier New" w:cs="Courier New" w:eastAsia="Courier New" w:hAnsi="Courier New"/>
              </w:rPr>
            </w:pPr>
            <w:hyperlink w:anchor="_heading=h.1v1yuxt">
              <w:r w:rsidDel="00000000" w:rsidR="00000000" w:rsidRPr="00000000">
                <w:rPr>
                  <w:rFonts w:ascii="Courier New" w:cs="Courier New" w:eastAsia="Courier New" w:hAnsi="Courier New"/>
                  <w:color w:val="0563c1"/>
                  <w:u w:val="single"/>
                  <w:rtl w:val="0"/>
                </w:rPr>
                <w:t xml:space="preserve">J2735EventDescription</w:t>
              </w:r>
            </w:hyperlink>
            <w:r w:rsidDel="00000000" w:rsidR="00000000" w:rsidRPr="00000000">
              <w:rPr>
                <w:rtl w:val="0"/>
              </w:rPr>
            </w:r>
          </w:p>
        </w:tc>
        <w:tc>
          <w:tcPr/>
          <w:p w:rsidR="00000000" w:rsidDel="00000000" w:rsidP="00000000" w:rsidRDefault="00000000" w:rsidRPr="00000000" w14:paraId="000003F2">
            <w:pPr>
              <w:rPr/>
            </w:pPr>
            <w:r w:rsidDel="00000000" w:rsidR="00000000" w:rsidRPr="00000000">
              <w:rPr>
                <w:rtl w:val="0"/>
              </w:rPr>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slow-moving vehicle as well as fire/police movement with flashing light details.</w:t>
            </w:r>
          </w:p>
        </w:tc>
      </w:tr>
      <w:tr>
        <w:trPr>
          <w:cantSplit w:val="0"/>
          <w:tblHeader w:val="0"/>
        </w:trPr>
        <w:tc>
          <w:tcPr/>
          <w:p w:rsidR="00000000" w:rsidDel="00000000" w:rsidP="00000000" w:rsidRDefault="00000000" w:rsidRPr="00000000" w14:paraId="000003F3">
            <w:pPr>
              <w:rPr>
                <w:rFonts w:ascii="Courier New" w:cs="Courier New" w:eastAsia="Courier New" w:hAnsi="Courier New"/>
              </w:rPr>
            </w:pPr>
            <w:r w:rsidDel="00000000" w:rsidR="00000000" w:rsidRPr="00000000">
              <w:rPr>
                <w:rFonts w:ascii="Courier New" w:cs="Courier New" w:eastAsia="Courier New" w:hAnsi="Courier New"/>
                <w:rtl w:val="0"/>
              </w:rPr>
              <w:t xml:space="preserve">trailers</w:t>
            </w:r>
          </w:p>
        </w:tc>
        <w:tc>
          <w:tcPr/>
          <w:p w:rsidR="00000000" w:rsidDel="00000000" w:rsidP="00000000" w:rsidRDefault="00000000" w:rsidRPr="00000000" w14:paraId="000003F4">
            <w:pPr>
              <w:rPr>
                <w:rFonts w:ascii="Courier New" w:cs="Courier New" w:eastAsia="Courier New" w:hAnsi="Courier New"/>
              </w:rPr>
            </w:pPr>
            <w:hyperlink w:anchor="_heading=h.4f1mdlm">
              <w:r w:rsidDel="00000000" w:rsidR="00000000" w:rsidRPr="00000000">
                <w:rPr>
                  <w:rFonts w:ascii="Courier New" w:cs="Courier New" w:eastAsia="Courier New" w:hAnsi="Courier New"/>
                  <w:color w:val="0563c1"/>
                  <w:u w:val="single"/>
                  <w:rtl w:val="0"/>
                </w:rPr>
                <w:t xml:space="preserve">J2735TrailerData</w:t>
              </w:r>
            </w:hyperlink>
            <w:r w:rsidDel="00000000" w:rsidR="00000000" w:rsidRPr="00000000">
              <w:rPr>
                <w:rtl w:val="0"/>
              </w:rPr>
            </w:r>
          </w:p>
        </w:tc>
        <w:tc>
          <w:tcPr/>
          <w:p w:rsidR="00000000" w:rsidDel="00000000" w:rsidP="00000000" w:rsidRDefault="00000000" w:rsidRPr="00000000" w14:paraId="000003F5">
            <w:pPr>
              <w:keepNext w:val="1"/>
              <w:rPr/>
            </w:pPr>
            <w:r w:rsidDel="00000000" w:rsidR="00000000" w:rsidRPr="00000000">
              <w:rPr>
                <w:rtl w:val="0"/>
              </w:rPr>
              <w:t xml:space="preserve">Provides a means to describe trailers pulled by a motor vehicle and/or other equipped devices.</w:t>
            </w:r>
          </w:p>
        </w:tc>
      </w:tr>
    </w:tbl>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18 - J2735SpecialVehicleExtensions</w:t>
      </w:r>
    </w:p>
    <w:p w:rsidR="00000000" w:rsidDel="00000000" w:rsidP="00000000" w:rsidRDefault="00000000" w:rsidRPr="00000000" w14:paraId="000003F7">
      <w:pPr>
        <w:pStyle w:val="Heading2"/>
        <w:numPr>
          <w:ilvl w:val="1"/>
          <w:numId w:val="12"/>
        </w:numPr>
        <w:ind w:left="576" w:hanging="576"/>
        <w:rPr/>
      </w:pPr>
      <w:bookmarkStart w:colFirst="0" w:colLast="0" w:name="_heading=h.41mghml" w:id="37"/>
      <w:bookmarkEnd w:id="37"/>
      <w:r w:rsidDel="00000000" w:rsidR="00000000" w:rsidRPr="00000000">
        <w:rPr>
          <w:rtl w:val="0"/>
        </w:rPr>
        <w:t xml:space="preserve">J2735SupplementalVehicleExtensions</w:t>
      </w:r>
    </w:p>
    <w:p w:rsidR="00000000" w:rsidDel="00000000" w:rsidP="00000000" w:rsidRDefault="00000000" w:rsidRPr="00000000" w14:paraId="000003F8">
      <w:pPr>
        <w:rPr/>
      </w:pPr>
      <w:r w:rsidDel="00000000" w:rsidR="00000000" w:rsidRPr="00000000">
        <w:rPr>
          <w:rtl w:val="0"/>
        </w:rPr>
        <w:t xml:space="preserve">This data structure is 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29"/>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065"/>
        <w:gridCol w:w="1170"/>
        <w:gridCol w:w="3874"/>
        <w:gridCol w:w="757"/>
        <w:gridCol w:w="742"/>
        <w:gridCol w:w="742"/>
        <w:tblGridChange w:id="0">
          <w:tblGrid>
            <w:gridCol w:w="2065"/>
            <w:gridCol w:w="1170"/>
            <w:gridCol w:w="3874"/>
            <w:gridCol w:w="757"/>
            <w:gridCol w:w="742"/>
            <w:gridCol w:w="742"/>
          </w:tblGrid>
        </w:tblGridChange>
      </w:tblGrid>
      <w:tr>
        <w:trPr>
          <w:cantSplit w:val="0"/>
          <w:tblHeader w:val="0"/>
        </w:trPr>
        <w:tc>
          <w:tcPr/>
          <w:p w:rsidR="00000000" w:rsidDel="00000000" w:rsidP="00000000" w:rsidRDefault="00000000" w:rsidRPr="00000000" w14:paraId="000003F9">
            <w:pPr>
              <w:rPr>
                <w:b w:val="1"/>
              </w:rPr>
            </w:pPr>
            <w:r w:rsidDel="00000000" w:rsidR="00000000" w:rsidRPr="00000000">
              <w:rPr>
                <w:b w:val="1"/>
                <w:rtl w:val="0"/>
              </w:rPr>
              <w:t xml:space="preserve">Name</w:t>
            </w:r>
          </w:p>
        </w:tc>
        <w:tc>
          <w:tcPr/>
          <w:p w:rsidR="00000000" w:rsidDel="00000000" w:rsidP="00000000" w:rsidRDefault="00000000" w:rsidRPr="00000000" w14:paraId="000003FA">
            <w:pPr>
              <w:rPr>
                <w:b w:val="1"/>
              </w:rPr>
            </w:pPr>
            <w:r w:rsidDel="00000000" w:rsidR="00000000" w:rsidRPr="00000000">
              <w:rPr>
                <w:b w:val="1"/>
                <w:rtl w:val="0"/>
              </w:rPr>
              <w:t xml:space="preserve">Type</w:t>
            </w:r>
          </w:p>
        </w:tc>
        <w:tc>
          <w:tcPr/>
          <w:p w:rsidR="00000000" w:rsidDel="00000000" w:rsidP="00000000" w:rsidRDefault="00000000" w:rsidRPr="00000000" w14:paraId="000003FB">
            <w:pPr>
              <w:rPr>
                <w:b w:val="1"/>
              </w:rPr>
            </w:pPr>
            <w:r w:rsidDel="00000000" w:rsidR="00000000" w:rsidRPr="00000000">
              <w:rPr>
                <w:b w:val="1"/>
                <w:rtl w:val="0"/>
              </w:rPr>
              <w:t xml:space="preserve">Description</w:t>
            </w:r>
          </w:p>
        </w:tc>
        <w:tc>
          <w:tcPr/>
          <w:p w:rsidR="00000000" w:rsidDel="00000000" w:rsidP="00000000" w:rsidRDefault="00000000" w:rsidRPr="00000000" w14:paraId="000003FC">
            <w:pPr>
              <w:rPr>
                <w:b w:val="1"/>
              </w:rPr>
            </w:pPr>
            <w:r w:rsidDel="00000000" w:rsidR="00000000" w:rsidRPr="00000000">
              <w:rPr>
                <w:b w:val="1"/>
                <w:rtl w:val="0"/>
              </w:rPr>
              <w:t xml:space="preserve">Units</w:t>
            </w:r>
          </w:p>
        </w:tc>
        <w:tc>
          <w:tcPr/>
          <w:p w:rsidR="00000000" w:rsidDel="00000000" w:rsidP="00000000" w:rsidRDefault="00000000" w:rsidRPr="00000000" w14:paraId="000003FD">
            <w:pPr>
              <w:rPr>
                <w:b w:val="1"/>
              </w:rPr>
            </w:pPr>
            <w:r w:rsidDel="00000000" w:rsidR="00000000" w:rsidRPr="00000000">
              <w:rPr>
                <w:b w:val="1"/>
                <w:rtl w:val="0"/>
              </w:rPr>
              <w:t xml:space="preserve">Valid Min</w:t>
            </w:r>
          </w:p>
        </w:tc>
        <w:tc>
          <w:tcPr/>
          <w:p w:rsidR="00000000" w:rsidDel="00000000" w:rsidP="00000000" w:rsidRDefault="00000000" w:rsidRPr="00000000" w14:paraId="000003FE">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tl w:val="0"/>
              </w:rPr>
              <w:t xml:space="preserve">classification</w:t>
            </w:r>
          </w:p>
        </w:tc>
        <w:tc>
          <w:tcPr/>
          <w:p w:rsidR="00000000" w:rsidDel="00000000" w:rsidP="00000000" w:rsidRDefault="00000000" w:rsidRPr="00000000" w14:paraId="00000400">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401">
            <w:pPr>
              <w:rPr/>
            </w:pPr>
            <w:r w:rsidDel="00000000" w:rsidR="00000000" w:rsidRPr="00000000">
              <w:rPr>
                <w:rtl w:val="0"/>
              </w:rPr>
              <w:t xml:space="preserve">Used to provide a common classification system to categorize DSRC- equipped devices for various cross-cutting uses. See J2735 spec for details.</w:t>
            </w:r>
          </w:p>
        </w:tc>
        <w:tc>
          <w:tcPr/>
          <w:p w:rsidR="00000000" w:rsidDel="00000000" w:rsidP="00000000" w:rsidRDefault="00000000" w:rsidRPr="00000000" w14:paraId="00000402">
            <w:pPr>
              <w:rPr/>
            </w:pPr>
            <w:r w:rsidDel="00000000" w:rsidR="00000000" w:rsidRPr="00000000">
              <w:rPr>
                <w:rtl w:val="0"/>
              </w:rPr>
              <w:t xml:space="preserve">N/A</w:t>
            </w:r>
          </w:p>
        </w:tc>
        <w:tc>
          <w:tcPr/>
          <w:p w:rsidR="00000000" w:rsidDel="00000000" w:rsidP="00000000" w:rsidRDefault="00000000" w:rsidRPr="00000000" w14:paraId="00000403">
            <w:pPr>
              <w:rPr/>
            </w:pPr>
            <w:r w:rsidDel="00000000" w:rsidR="00000000" w:rsidRPr="00000000">
              <w:rPr>
                <w:rtl w:val="0"/>
              </w:rPr>
              <w:t xml:space="preserve">0</w:t>
            </w:r>
          </w:p>
        </w:tc>
        <w:tc>
          <w:tcPr/>
          <w:p w:rsidR="00000000" w:rsidDel="00000000" w:rsidP="00000000" w:rsidRDefault="00000000" w:rsidRPr="00000000" w14:paraId="00000404">
            <w:pPr>
              <w:keepNext w:val="1"/>
              <w:rPr/>
            </w:pPr>
            <w:r w:rsidDel="00000000" w:rsidR="00000000" w:rsidRPr="00000000">
              <w:rPr>
                <w:rtl w:val="0"/>
              </w:rPr>
              <w:t xml:space="preserve">255</w:t>
            </w:r>
          </w:p>
        </w:tc>
      </w:tr>
    </w:tbl>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19 - J2735SupplementalVehicleExtensions (1)</w:t>
      </w:r>
    </w:p>
    <w:tbl>
      <w:tblPr>
        <w:tblStyle w:val="Table30"/>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065"/>
        <w:gridCol w:w="3649"/>
        <w:gridCol w:w="3636"/>
        <w:tblGridChange w:id="0">
          <w:tblGrid>
            <w:gridCol w:w="2065"/>
            <w:gridCol w:w="3649"/>
            <w:gridCol w:w="3636"/>
          </w:tblGrid>
        </w:tblGridChange>
      </w:tblGrid>
      <w:tr>
        <w:trPr>
          <w:cantSplit w:val="0"/>
          <w:tblHeader w:val="0"/>
        </w:trPr>
        <w:tc>
          <w:tcPr/>
          <w:p w:rsidR="00000000" w:rsidDel="00000000" w:rsidP="00000000" w:rsidRDefault="00000000" w:rsidRPr="00000000" w14:paraId="00000406">
            <w:pPr>
              <w:rPr>
                <w:b w:val="1"/>
              </w:rPr>
            </w:pPr>
            <w:r w:rsidDel="00000000" w:rsidR="00000000" w:rsidRPr="00000000">
              <w:rPr>
                <w:b w:val="1"/>
                <w:rtl w:val="0"/>
              </w:rPr>
              <w:t xml:space="preserve">Name</w:t>
            </w:r>
          </w:p>
        </w:tc>
        <w:tc>
          <w:tcPr/>
          <w:p w:rsidR="00000000" w:rsidDel="00000000" w:rsidP="00000000" w:rsidRDefault="00000000" w:rsidRPr="00000000" w14:paraId="00000407">
            <w:pPr>
              <w:rPr>
                <w:b w:val="1"/>
              </w:rPr>
            </w:pPr>
            <w:r w:rsidDel="00000000" w:rsidR="00000000" w:rsidRPr="00000000">
              <w:rPr>
                <w:b w:val="1"/>
                <w:rtl w:val="0"/>
              </w:rPr>
              <w:t xml:space="preserve">Type</w:t>
            </w:r>
          </w:p>
        </w:tc>
        <w:tc>
          <w:tcPr/>
          <w:p w:rsidR="00000000" w:rsidDel="00000000" w:rsidP="00000000" w:rsidRDefault="00000000" w:rsidRPr="00000000" w14:paraId="0000040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9">
            <w:pPr>
              <w:rPr>
                <w:rFonts w:ascii="Courier New" w:cs="Courier New" w:eastAsia="Courier New" w:hAnsi="Courier New"/>
              </w:rPr>
            </w:pPr>
            <w:r w:rsidDel="00000000" w:rsidR="00000000" w:rsidRPr="00000000">
              <w:rPr>
                <w:rFonts w:ascii="Courier New" w:cs="Courier New" w:eastAsia="Courier New" w:hAnsi="Courier New"/>
                <w:rtl w:val="0"/>
              </w:rPr>
              <w:t xml:space="preserve">classDetails</w:t>
            </w:r>
          </w:p>
        </w:tc>
        <w:tc>
          <w:tcPr/>
          <w:p w:rsidR="00000000" w:rsidDel="00000000" w:rsidP="00000000" w:rsidRDefault="00000000" w:rsidRPr="00000000" w14:paraId="0000040A">
            <w:pPr>
              <w:rPr>
                <w:rFonts w:ascii="Courier New" w:cs="Courier New" w:eastAsia="Courier New" w:hAnsi="Courier New"/>
              </w:rPr>
            </w:pPr>
            <w:hyperlink w:anchor="_heading=h.2u6wntf">
              <w:r w:rsidDel="00000000" w:rsidR="00000000" w:rsidRPr="00000000">
                <w:rPr>
                  <w:rFonts w:ascii="Courier New" w:cs="Courier New" w:eastAsia="Courier New" w:hAnsi="Courier New"/>
                  <w:color w:val="0563c1"/>
                  <w:u w:val="single"/>
                  <w:rtl w:val="0"/>
                </w:rPr>
                <w:t xml:space="preserve">J2735VehicleClassification</w:t>
              </w:r>
            </w:hyperlink>
            <w:r w:rsidDel="00000000" w:rsidR="00000000" w:rsidRPr="00000000">
              <w:rPr>
                <w:rtl w:val="0"/>
              </w:rPr>
            </w:r>
          </w:p>
        </w:tc>
        <w:tc>
          <w:tcPr/>
          <w:p w:rsidR="00000000" w:rsidDel="00000000" w:rsidP="00000000" w:rsidRDefault="00000000" w:rsidRPr="00000000" w14:paraId="0000040B">
            <w:pPr>
              <w:rPr/>
            </w:pPr>
            <w:r w:rsidDel="00000000" w:rsidR="00000000" w:rsidRPr="00000000">
              <w:rPr>
                <w:rtl w:val="0"/>
              </w:rPr>
              <w:t xml:space="preserve">Used in ITS and DSRC work. See 6.17</w:t>
            </w:r>
          </w:p>
        </w:tc>
      </w:tr>
      <w:tr>
        <w:trPr>
          <w:cantSplit w:val="0"/>
          <w:tblHeader w:val="0"/>
        </w:trPr>
        <w:tc>
          <w:tcPr/>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vehicleData</w:t>
            </w:r>
          </w:p>
        </w:tc>
        <w:tc>
          <w:tcPr/>
          <w:p w:rsidR="00000000" w:rsidDel="00000000" w:rsidP="00000000" w:rsidRDefault="00000000" w:rsidRPr="00000000" w14:paraId="0000040D">
            <w:pPr>
              <w:rPr>
                <w:rFonts w:ascii="Courier New" w:cs="Courier New" w:eastAsia="Courier New" w:hAnsi="Courier New"/>
              </w:rPr>
            </w:pPr>
            <w:hyperlink w:anchor="_heading=h.19c6y18">
              <w:r w:rsidDel="00000000" w:rsidR="00000000" w:rsidRPr="00000000">
                <w:rPr>
                  <w:rFonts w:ascii="Courier New" w:cs="Courier New" w:eastAsia="Courier New" w:hAnsi="Courier New"/>
                  <w:color w:val="0563c1"/>
                  <w:u w:val="single"/>
                  <w:rtl w:val="0"/>
                </w:rPr>
                <w:t xml:space="preserve">J2735VehicleData</w:t>
              </w:r>
            </w:hyperlink>
            <w:r w:rsidDel="00000000" w:rsidR="00000000" w:rsidRPr="00000000">
              <w:rPr>
                <w:rtl w:val="0"/>
              </w:rPr>
            </w:r>
          </w:p>
        </w:tc>
        <w:tc>
          <w:tcPr/>
          <w:p w:rsidR="00000000" w:rsidDel="00000000" w:rsidP="00000000" w:rsidRDefault="00000000" w:rsidRPr="00000000" w14:paraId="0000040E">
            <w:pPr>
              <w:rPr/>
            </w:pPr>
            <w:r w:rsidDel="00000000" w:rsidR="00000000" w:rsidRPr="00000000">
              <w:rPr>
                <w:rtl w:val="0"/>
              </w:rPr>
              <w:t xml:space="preserve">Used to convey additional data about the vehicle not found in the BSM Part I data frame.</w:t>
            </w:r>
          </w:p>
        </w:tc>
      </w:tr>
      <w:tr>
        <w:trPr>
          <w:cantSplit w:val="0"/>
          <w:tblHeader w:val="0"/>
        </w:trPr>
        <w:tc>
          <w:tcPr/>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 xml:space="preserve">weatherReport</w:t>
            </w:r>
          </w:p>
        </w:tc>
        <w:tc>
          <w:tcPr/>
          <w:p w:rsidR="00000000" w:rsidDel="00000000" w:rsidP="00000000" w:rsidRDefault="00000000" w:rsidRPr="00000000" w14:paraId="00000410">
            <w:pPr>
              <w:rPr>
                <w:rFonts w:ascii="Courier New" w:cs="Courier New" w:eastAsia="Courier New" w:hAnsi="Courier New"/>
              </w:rPr>
            </w:pPr>
            <w:hyperlink w:anchor="_heading=h.3tbugp1">
              <w:r w:rsidDel="00000000" w:rsidR="00000000" w:rsidRPr="00000000">
                <w:rPr>
                  <w:rFonts w:ascii="Courier New" w:cs="Courier New" w:eastAsia="Courier New" w:hAnsi="Courier New"/>
                  <w:color w:val="0563c1"/>
                  <w:u w:val="single"/>
                  <w:rtl w:val="0"/>
                </w:rPr>
                <w:t xml:space="preserve">J2735WeatherReport</w:t>
              </w:r>
            </w:hyperlink>
            <w:r w:rsidDel="00000000" w:rsidR="00000000" w:rsidRPr="00000000">
              <w:rPr>
                <w:rtl w:val="0"/>
              </w:rPr>
            </w:r>
          </w:p>
        </w:tc>
        <w:tc>
          <w:tcPr/>
          <w:p w:rsidR="00000000" w:rsidDel="00000000" w:rsidP="00000000" w:rsidRDefault="00000000" w:rsidRPr="00000000" w14:paraId="00000411">
            <w:pPr>
              <w:rPr/>
            </w:pPr>
            <w:r w:rsidDel="00000000" w:rsidR="00000000" w:rsidRPr="00000000">
              <w:rPr>
                <w:rtl w:val="0"/>
              </w:rPr>
              <w:t xml:space="preserve">Used to convey weather measurements made by the sending device</w:t>
            </w:r>
          </w:p>
        </w:tc>
      </w:tr>
      <w:tr>
        <w:trPr>
          <w:cantSplit w:val="0"/>
          <w:tblHeader w:val="0"/>
        </w:trPr>
        <w:tc>
          <w:tcPr/>
          <w:p w:rsidR="00000000" w:rsidDel="00000000" w:rsidP="00000000" w:rsidRDefault="00000000" w:rsidRPr="00000000" w14:paraId="00000412">
            <w:pPr>
              <w:rPr>
                <w:rFonts w:ascii="Courier New" w:cs="Courier New" w:eastAsia="Courier New" w:hAnsi="Courier New"/>
              </w:rPr>
            </w:pPr>
            <w:r w:rsidDel="00000000" w:rsidR="00000000" w:rsidRPr="00000000">
              <w:rPr>
                <w:rFonts w:ascii="Courier New" w:cs="Courier New" w:eastAsia="Courier New" w:hAnsi="Courier New"/>
                <w:rtl w:val="0"/>
              </w:rPr>
              <w:t xml:space="preserve">weatherProbe</w:t>
            </w:r>
          </w:p>
        </w:tc>
        <w:tc>
          <w:tcPr/>
          <w:p w:rsidR="00000000" w:rsidDel="00000000" w:rsidP="00000000" w:rsidRDefault="00000000" w:rsidRPr="00000000" w14:paraId="00000413">
            <w:pPr>
              <w:rPr>
                <w:rFonts w:ascii="Courier New" w:cs="Courier New" w:eastAsia="Courier New" w:hAnsi="Courier New"/>
              </w:rPr>
            </w:pPr>
            <w:hyperlink w:anchor="_heading=h.28h4qwu">
              <w:r w:rsidDel="00000000" w:rsidR="00000000" w:rsidRPr="00000000">
                <w:rPr>
                  <w:rFonts w:ascii="Courier New" w:cs="Courier New" w:eastAsia="Courier New" w:hAnsi="Courier New"/>
                  <w:color w:val="0563c1"/>
                  <w:u w:val="single"/>
                  <w:rtl w:val="0"/>
                </w:rPr>
                <w:t xml:space="preserve">J2735WeatherProbe</w:t>
              </w:r>
            </w:hyperlink>
            <w:r w:rsidDel="00000000" w:rsidR="00000000" w:rsidRPr="00000000">
              <w:rPr>
                <w:rtl w:val="0"/>
              </w:rPr>
            </w:r>
          </w:p>
        </w:tc>
        <w:tc>
          <w:tcPr/>
          <w:p w:rsidR="00000000" w:rsidDel="00000000" w:rsidP="00000000" w:rsidRDefault="00000000" w:rsidRPr="00000000" w14:paraId="00000414">
            <w:pPr>
              <w:rPr/>
            </w:pPr>
            <w:r w:rsidDel="00000000" w:rsidR="00000000" w:rsidRPr="00000000">
              <w:rPr>
                <w:rtl w:val="0"/>
              </w:rPr>
              <w:t xml:space="preserve">Provides basic data on the air temperature and barometric pressure experienced by a vehicle, as well as the current status of the wiper systems on the vehicle, including front and rear wiper systems (where equipped) to indicate coarse rainfall levels.</w:t>
            </w:r>
          </w:p>
        </w:tc>
      </w:tr>
      <w:tr>
        <w:trPr>
          <w:cantSplit w:val="0"/>
          <w:tblHeader w:val="0"/>
        </w:trPr>
        <w:tc>
          <w:tcPr/>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 xml:space="preserve">obstacle</w:t>
            </w:r>
          </w:p>
        </w:tc>
        <w:tc>
          <w:tcPr/>
          <w:p w:rsidR="00000000" w:rsidDel="00000000" w:rsidP="00000000" w:rsidRDefault="00000000" w:rsidRPr="00000000" w14:paraId="00000416">
            <w:pPr>
              <w:rPr>
                <w:rFonts w:ascii="Courier New" w:cs="Courier New" w:eastAsia="Courier New" w:hAnsi="Courier New"/>
              </w:rPr>
            </w:pPr>
            <w:hyperlink w:anchor="_heading=h.37m2jsg">
              <w:r w:rsidDel="00000000" w:rsidR="00000000" w:rsidRPr="00000000">
                <w:rPr>
                  <w:rFonts w:ascii="Courier New" w:cs="Courier New" w:eastAsia="Courier New" w:hAnsi="Courier New"/>
                  <w:color w:val="0563c1"/>
                  <w:u w:val="single"/>
                  <w:rtl w:val="0"/>
                </w:rPr>
                <w:t xml:space="preserve">J2735ObstacleDetection</w:t>
              </w:r>
            </w:hyperlink>
            <w:r w:rsidDel="00000000" w:rsidR="00000000" w:rsidRPr="00000000">
              <w:rPr>
                <w:rtl w:val="0"/>
              </w:rPr>
            </w:r>
          </w:p>
        </w:tc>
        <w:tc>
          <w:tcPr/>
          <w:p w:rsidR="00000000" w:rsidDel="00000000" w:rsidP="00000000" w:rsidRDefault="00000000" w:rsidRPr="00000000" w14:paraId="00000417">
            <w:pPr>
              <w:rPr/>
            </w:pPr>
            <w:r w:rsidDel="00000000" w:rsidR="00000000" w:rsidRPr="00000000">
              <w:rPr>
                <w:rtl w:val="0"/>
              </w:rPr>
              <w:t xml:space="preserve">Used to relate basic location information about a detect obstacle or a road hazard in a vehicles path.</w:t>
            </w:r>
          </w:p>
        </w:tc>
      </w:tr>
      <w:tr>
        <w:trPr>
          <w:cantSplit w:val="0"/>
          <w:tblHeader w:val="0"/>
        </w:trPr>
        <w:tc>
          <w:tcPr/>
          <w:p w:rsidR="00000000" w:rsidDel="00000000" w:rsidP="00000000" w:rsidRDefault="00000000" w:rsidRPr="00000000" w14:paraId="00000418">
            <w:pPr>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419">
            <w:pPr>
              <w:rPr>
                <w:rFonts w:ascii="Courier New" w:cs="Courier New" w:eastAsia="Courier New" w:hAnsi="Courier New"/>
              </w:rPr>
            </w:pPr>
            <w:hyperlink w:anchor="_heading=h.46r0co2">
              <w:r w:rsidDel="00000000" w:rsidR="00000000" w:rsidRPr="00000000">
                <w:rPr>
                  <w:rFonts w:ascii="Courier New" w:cs="Courier New" w:eastAsia="Courier New" w:hAnsi="Courier New"/>
                  <w:color w:val="0563c1"/>
                  <w:u w:val="single"/>
                  <w:rtl w:val="0"/>
                </w:rPr>
                <w:t xml:space="preserve">J2735DisabledVehicle</w:t>
              </w:r>
            </w:hyperlink>
            <w:r w:rsidDel="00000000" w:rsidR="00000000" w:rsidRPr="00000000">
              <w:rPr>
                <w:rtl w:val="0"/>
              </w:rPr>
            </w:r>
          </w:p>
        </w:tc>
        <w:tc>
          <w:tcPr/>
          <w:p w:rsidR="00000000" w:rsidDel="00000000" w:rsidP="00000000" w:rsidRDefault="00000000" w:rsidRPr="00000000" w14:paraId="0000041A">
            <w:pPr>
              <w:rPr/>
            </w:pPr>
            <w:r w:rsidDel="00000000" w:rsidR="00000000" w:rsidRPr="00000000">
              <w:rPr>
                <w:rtl w:val="0"/>
              </w:rPr>
              <w:t xml:space="preserve">Provides a means for a vehicle (or other equipped device) to describe its operational status and gross location to others using a subset of the ITIS codes.</w:t>
            </w:r>
          </w:p>
        </w:tc>
      </w:tr>
      <w:tr>
        <w:trPr>
          <w:cantSplit w:val="0"/>
          <w:tblHeader w:val="0"/>
        </w:trPr>
        <w:tc>
          <w:tcPr/>
          <w:p w:rsidR="00000000" w:rsidDel="00000000" w:rsidP="00000000" w:rsidRDefault="00000000" w:rsidRPr="00000000" w14:paraId="0000041B">
            <w:pPr>
              <w:rPr>
                <w:rFonts w:ascii="Courier New" w:cs="Courier New" w:eastAsia="Courier New" w:hAnsi="Courier New"/>
              </w:rPr>
            </w:pPr>
            <w:r w:rsidDel="00000000" w:rsidR="00000000" w:rsidRPr="00000000">
              <w:rPr>
                <w:rFonts w:ascii="Courier New" w:cs="Courier New" w:eastAsia="Courier New" w:hAnsi="Courier New"/>
                <w:rtl w:val="0"/>
              </w:rPr>
              <w:t xml:space="preserve">speedProfile</w:t>
            </w:r>
          </w:p>
        </w:tc>
        <w:tc>
          <w:tcPr/>
          <w:p w:rsidR="00000000" w:rsidDel="00000000" w:rsidP="00000000" w:rsidRDefault="00000000" w:rsidRPr="00000000" w14:paraId="0000041C">
            <w:pPr>
              <w:rPr>
                <w:rFonts w:ascii="Courier New" w:cs="Courier New" w:eastAsia="Courier New" w:hAnsi="Courier New"/>
              </w:rPr>
            </w:pPr>
            <w:hyperlink w:anchor="_heading=h.2lwamvv">
              <w:r w:rsidDel="00000000" w:rsidR="00000000" w:rsidRPr="00000000">
                <w:rPr>
                  <w:rFonts w:ascii="Courier New" w:cs="Courier New" w:eastAsia="Courier New" w:hAnsi="Courier New"/>
                  <w:color w:val="0563c1"/>
                  <w:u w:val="single"/>
                  <w:rtl w:val="0"/>
                </w:rPr>
                <w:t xml:space="preserve">J2735SpeedProfile</w:t>
              </w:r>
            </w:hyperlink>
            <w:r w:rsidDel="00000000" w:rsidR="00000000" w:rsidRPr="00000000">
              <w:rPr>
                <w:rtl w:val="0"/>
              </w:rPr>
            </w:r>
          </w:p>
        </w:tc>
        <w:tc>
          <w:tcPr/>
          <w:p w:rsidR="00000000" w:rsidDel="00000000" w:rsidP="00000000" w:rsidRDefault="00000000" w:rsidRPr="00000000" w14:paraId="0000041D">
            <w:pPr>
              <w:rPr/>
            </w:pPr>
            <w:r w:rsidDel="00000000" w:rsidR="00000000" w:rsidRPr="00000000">
              <w:rPr>
                <w:rtl w:val="0"/>
              </w:rPr>
              <w:t xml:space="preserve">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trPr>
          <w:cantSplit w:val="0"/>
          <w:tblHeader w:val="0"/>
        </w:trPr>
        <w:tc>
          <w:tcPr/>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 xml:space="preserve">theRTCM</w:t>
            </w:r>
          </w:p>
        </w:tc>
        <w:tc>
          <w:tcPr/>
          <w:p w:rsidR="00000000" w:rsidDel="00000000" w:rsidP="00000000" w:rsidRDefault="00000000" w:rsidRPr="00000000" w14:paraId="0000041F">
            <w:pPr>
              <w:rPr>
                <w:rFonts w:ascii="Courier New" w:cs="Courier New" w:eastAsia="Courier New" w:hAnsi="Courier New"/>
              </w:rPr>
            </w:pPr>
            <w:hyperlink w:anchor="_heading=h.111kx3o">
              <w:r w:rsidDel="00000000" w:rsidR="00000000" w:rsidRPr="00000000">
                <w:rPr>
                  <w:rFonts w:ascii="Courier New" w:cs="Courier New" w:eastAsia="Courier New" w:hAnsi="Courier New"/>
                  <w:color w:val="0563c1"/>
                  <w:u w:val="single"/>
                  <w:rtl w:val="0"/>
                </w:rPr>
                <w:t xml:space="preserve">J2735RTCMPackage</w:t>
              </w:r>
            </w:hyperlink>
            <w:r w:rsidDel="00000000" w:rsidR="00000000" w:rsidRPr="00000000">
              <w:rPr>
                <w:rtl w:val="0"/>
              </w:rPr>
            </w:r>
          </w:p>
        </w:tc>
        <w:tc>
          <w:tcPr/>
          <w:p w:rsidR="00000000" w:rsidDel="00000000" w:rsidP="00000000" w:rsidRDefault="00000000" w:rsidRPr="00000000" w14:paraId="00000420">
            <w:pPr>
              <w:rPr/>
            </w:pPr>
            <w:r w:rsidDel="00000000" w:rsidR="00000000" w:rsidRPr="00000000">
              <w:rPr>
                <w:rtl w:val="0"/>
              </w:rPr>
              <w:t xml:space="preserve">Used to convey RTCM messages which deal with differential corrections between users from one mobile device to another.</w:t>
            </w:r>
          </w:p>
        </w:tc>
      </w:tr>
      <w:tr>
        <w:trPr>
          <w:cantSplit w:val="0"/>
          <w:tblHeader w:val="0"/>
        </w:trPr>
        <w:tc>
          <w:tcPr/>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tl w:val="0"/>
              </w:rPr>
              <w:t xml:space="preserve">regional</w:t>
            </w:r>
          </w:p>
        </w:tc>
        <w:tc>
          <w:tcPr/>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3l18frh">
              <w:r w:rsidDel="00000000" w:rsidR="00000000" w:rsidRPr="00000000">
                <w:rPr>
                  <w:rFonts w:ascii="Courier New" w:cs="Courier New" w:eastAsia="Courier New" w:hAnsi="Courier New"/>
                  <w:color w:val="0563c1"/>
                  <w:u w:val="single"/>
                  <w:rtl w:val="0"/>
                </w:rPr>
                <w:t xml:space="preserve">J2735RegionalContent</w:t>
              </w:r>
            </w:hyperlink>
            <w:r w:rsidDel="00000000" w:rsidR="00000000" w:rsidRPr="00000000">
              <w:rPr>
                <w:rtl w:val="0"/>
              </w:rPr>
            </w:r>
          </w:p>
        </w:tc>
        <w:tc>
          <w:tcPr/>
          <w:p w:rsidR="00000000" w:rsidDel="00000000" w:rsidP="00000000" w:rsidRDefault="00000000" w:rsidRPr="00000000" w14:paraId="00000423">
            <w:pPr>
              <w:keepNext w:val="1"/>
              <w:rPr/>
            </w:pPr>
            <w:r w:rsidDel="00000000" w:rsidR="00000000" w:rsidRPr="00000000">
              <w:rPr>
                <w:rtl w:val="0"/>
              </w:rPr>
              <w:t xml:space="preserve">Regional extensions is NOT currently implemented.</w:t>
            </w:r>
          </w:p>
        </w:tc>
      </w:tr>
    </w:tbl>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20 - J2735SupplementalVehicleExtensions (2)</w:t>
      </w:r>
    </w:p>
    <w:p w:rsidR="00000000" w:rsidDel="00000000" w:rsidP="00000000" w:rsidRDefault="00000000" w:rsidRPr="00000000" w14:paraId="00000425">
      <w:pPr>
        <w:pStyle w:val="Heading2"/>
        <w:numPr>
          <w:ilvl w:val="1"/>
          <w:numId w:val="12"/>
        </w:numPr>
        <w:ind w:left="576" w:hanging="576"/>
        <w:rPr/>
      </w:pPr>
      <w:bookmarkStart w:colFirst="0" w:colLast="0" w:name="_heading=h.2grqrue" w:id="38"/>
      <w:bookmarkEnd w:id="38"/>
      <w:r w:rsidDel="00000000" w:rsidR="00000000" w:rsidRPr="00000000">
        <w:rPr>
          <w:rtl w:val="0"/>
        </w:rPr>
        <w:t xml:space="preserve">J2735PathHistory</w:t>
      </w:r>
    </w:p>
    <w:p w:rsidR="00000000" w:rsidDel="00000000" w:rsidP="00000000" w:rsidRDefault="00000000" w:rsidRPr="00000000" w14:paraId="00000426">
      <w:pPr>
        <w:rPr/>
      </w:pPr>
      <w:r w:rsidDel="00000000" w:rsidR="00000000" w:rsidRPr="00000000">
        <w:rPr>
          <w:rtl w:val="0"/>
        </w:rPr>
        <w:t xml:space="preserve">The J2735PathHistory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3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89"/>
        <w:gridCol w:w="3240"/>
        <w:gridCol w:w="3921"/>
        <w:tblGridChange w:id="0">
          <w:tblGrid>
            <w:gridCol w:w="2189"/>
            <w:gridCol w:w="3240"/>
            <w:gridCol w:w="3921"/>
          </w:tblGrid>
        </w:tblGridChange>
      </w:tblGrid>
      <w:tr>
        <w:trPr>
          <w:cantSplit w:val="0"/>
          <w:tblHeader w:val="0"/>
        </w:trPr>
        <w:tc>
          <w:tcPr/>
          <w:p w:rsidR="00000000" w:rsidDel="00000000" w:rsidP="00000000" w:rsidRDefault="00000000" w:rsidRPr="00000000" w14:paraId="00000427">
            <w:pPr>
              <w:rPr>
                <w:b w:val="1"/>
              </w:rPr>
            </w:pPr>
            <w:r w:rsidDel="00000000" w:rsidR="00000000" w:rsidRPr="00000000">
              <w:rPr>
                <w:b w:val="1"/>
                <w:rtl w:val="0"/>
              </w:rPr>
              <w:t xml:space="preserve">Name</w:t>
            </w:r>
          </w:p>
        </w:tc>
        <w:tc>
          <w:tcPr/>
          <w:p w:rsidR="00000000" w:rsidDel="00000000" w:rsidP="00000000" w:rsidRDefault="00000000" w:rsidRPr="00000000" w14:paraId="00000428">
            <w:pPr>
              <w:rPr>
                <w:b w:val="1"/>
              </w:rPr>
            </w:pPr>
            <w:r w:rsidDel="00000000" w:rsidR="00000000" w:rsidRPr="00000000">
              <w:rPr>
                <w:b w:val="1"/>
                <w:rtl w:val="0"/>
              </w:rPr>
              <w:t xml:space="preserve">Type</w:t>
            </w:r>
          </w:p>
        </w:tc>
        <w:tc>
          <w:tcPr/>
          <w:p w:rsidR="00000000" w:rsidDel="00000000" w:rsidP="00000000" w:rsidRDefault="00000000" w:rsidRPr="00000000" w14:paraId="00000429">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2A">
            <w:pPr>
              <w:rPr>
                <w:rFonts w:ascii="Courier New" w:cs="Courier New" w:eastAsia="Courier New" w:hAnsi="Courier New"/>
              </w:rPr>
            </w:pPr>
            <w:r w:rsidDel="00000000" w:rsidR="00000000" w:rsidRPr="00000000">
              <w:rPr>
                <w:rFonts w:ascii="Courier New" w:cs="Courier New" w:eastAsia="Courier New" w:hAnsi="Courier New"/>
                <w:rtl w:val="0"/>
              </w:rPr>
              <w:t xml:space="preserve">initialPosition</w:t>
            </w:r>
          </w:p>
        </w:tc>
        <w:tc>
          <w:tcPr/>
          <w:p w:rsidR="00000000" w:rsidDel="00000000" w:rsidP="00000000" w:rsidRDefault="00000000" w:rsidRPr="00000000" w14:paraId="0000042B">
            <w:pPr>
              <w:rPr>
                <w:rFonts w:ascii="Courier New" w:cs="Courier New" w:eastAsia="Courier New" w:hAnsi="Courier New"/>
              </w:rPr>
            </w:pPr>
            <w:hyperlink w:anchor="_heading=h.2zbgiuw">
              <w:r w:rsidDel="00000000" w:rsidR="00000000" w:rsidRPr="00000000">
                <w:rPr>
                  <w:rFonts w:ascii="Courier New" w:cs="Courier New" w:eastAsia="Courier New" w:hAnsi="Courier New"/>
                  <w:color w:val="0563c1"/>
                  <w:u w:val="single"/>
                  <w:rtl w:val="0"/>
                </w:rPr>
                <w:t xml:space="preserve">J2735FullPositionVector</w:t>
              </w:r>
            </w:hyperlink>
            <w:r w:rsidDel="00000000" w:rsidR="00000000" w:rsidRPr="00000000">
              <w:rPr>
                <w:rtl w:val="0"/>
              </w:rPr>
            </w:r>
          </w:p>
        </w:tc>
        <w:tc>
          <w:tcPr/>
          <w:p w:rsidR="00000000" w:rsidDel="00000000" w:rsidP="00000000" w:rsidRDefault="00000000" w:rsidRPr="00000000" w14:paraId="0000042C">
            <w:pPr>
              <w:rPr/>
            </w:pPr>
            <w:r w:rsidDel="00000000" w:rsidR="00000000" w:rsidRPr="00000000">
              <w:rPr>
                <w:rtl w:val="0"/>
              </w:rPr>
              <w:t xml:space="preserve">A complete report of the vehicle's position, speed, and heading at an instant in time.</w:t>
            </w:r>
          </w:p>
        </w:tc>
      </w:tr>
      <w:tr>
        <w:trPr>
          <w:cantSplit w:val="0"/>
          <w:tblHeader w:val="0"/>
        </w:trPr>
        <w:tc>
          <w:tcPr/>
          <w:p w:rsidR="00000000" w:rsidDel="00000000" w:rsidP="00000000" w:rsidRDefault="00000000" w:rsidRPr="00000000" w14:paraId="0000042D">
            <w:pPr>
              <w:rPr>
                <w:rFonts w:ascii="Courier New" w:cs="Courier New" w:eastAsia="Courier New" w:hAnsi="Courier New"/>
              </w:rPr>
            </w:pPr>
            <w:r w:rsidDel="00000000" w:rsidR="00000000" w:rsidRPr="00000000">
              <w:rPr>
                <w:rFonts w:ascii="Courier New" w:cs="Courier New" w:eastAsia="Courier New" w:hAnsi="Courier New"/>
                <w:rtl w:val="0"/>
              </w:rPr>
              <w:t xml:space="preserve">currGNSSstatus</w:t>
            </w:r>
          </w:p>
        </w:tc>
        <w:tc>
          <w:tcPr/>
          <w:p w:rsidR="00000000" w:rsidDel="00000000" w:rsidP="00000000" w:rsidRDefault="00000000" w:rsidRPr="00000000" w14:paraId="0000042E">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42F">
            <w:pPr>
              <w:rPr/>
            </w:pPr>
            <w:r w:rsidDel="00000000" w:rsidR="00000000" w:rsidRPr="00000000">
              <w:rPr>
                <w:rtl w:val="0"/>
              </w:rPr>
              <w:t xml:space="preserve">A Boolean (true/false) dictionary (name/value pairs) of the following indicators:</w:t>
            </w:r>
          </w:p>
          <w:p w:rsidR="00000000" w:rsidDel="00000000" w:rsidP="00000000" w:rsidRDefault="00000000" w:rsidRPr="00000000" w14:paraId="0000043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Not Equipped or unavailable </w:t>
            </w:r>
          </w:p>
          <w:p w:rsidR="00000000" w:rsidDel="00000000" w:rsidP="00000000" w:rsidRDefault="00000000" w:rsidRPr="00000000" w14:paraId="0000043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isHealthy </w:t>
            </w:r>
          </w:p>
          <w:p w:rsidR="00000000" w:rsidDel="00000000" w:rsidP="00000000" w:rsidRDefault="00000000" w:rsidRPr="00000000" w14:paraId="0000043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isMonitored</w:t>
            </w:r>
          </w:p>
          <w:p w:rsidR="00000000" w:rsidDel="00000000" w:rsidP="00000000" w:rsidRDefault="00000000" w:rsidRPr="00000000" w14:paraId="0000043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baseStationType -- Set to zero if a moving base station, or if a rover device (an OBU), set to one if it is a fixed base station </w:t>
            </w:r>
          </w:p>
          <w:p w:rsidR="00000000" w:rsidDel="00000000" w:rsidP="00000000" w:rsidRDefault="00000000" w:rsidRPr="00000000" w14:paraId="0000043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aPDOPofUnder5 -- A dilution of precision greater than 5 </w:t>
            </w:r>
          </w:p>
          <w:p w:rsidR="00000000" w:rsidDel="00000000" w:rsidP="00000000" w:rsidRDefault="00000000" w:rsidRPr="00000000" w14:paraId="0000043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inViewOfUnder5 -- Less than 5 satellites in view </w:t>
            </w:r>
          </w:p>
          <w:p w:rsidR="00000000" w:rsidDel="00000000" w:rsidP="00000000" w:rsidRDefault="00000000" w:rsidRPr="00000000" w14:paraId="0000043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localCorrectionsPresent -- DGPS type corrections used </w:t>
            </w:r>
          </w:p>
          <w:p w:rsidR="00000000" w:rsidDel="00000000" w:rsidP="00000000" w:rsidRDefault="00000000" w:rsidRPr="00000000" w14:paraId="0000043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networkCorrectionsPresent -- RTK type corrections used</w:t>
            </w:r>
            <w:r w:rsidDel="00000000" w:rsidR="00000000" w:rsidRPr="00000000">
              <w:rPr>
                <w:rtl w:val="0"/>
              </w:rPr>
            </w:r>
          </w:p>
        </w:tc>
      </w:tr>
      <w:tr>
        <w:trPr>
          <w:cantSplit w:val="0"/>
          <w:tblHeader w:val="0"/>
        </w:trPr>
        <w:tc>
          <w:tcPr/>
          <w:p w:rsidR="00000000" w:rsidDel="00000000" w:rsidP="00000000" w:rsidRDefault="00000000" w:rsidRPr="00000000" w14:paraId="00000438">
            <w:pPr>
              <w:rPr>
                <w:rFonts w:ascii="Courier New" w:cs="Courier New" w:eastAsia="Courier New" w:hAnsi="Courier New"/>
              </w:rPr>
            </w:pPr>
            <w:r w:rsidDel="00000000" w:rsidR="00000000" w:rsidRPr="00000000">
              <w:rPr>
                <w:rFonts w:ascii="Courier New" w:cs="Courier New" w:eastAsia="Courier New" w:hAnsi="Courier New"/>
                <w:rtl w:val="0"/>
              </w:rPr>
              <w:t xml:space="preserve">crumbData</w:t>
            </w:r>
          </w:p>
        </w:tc>
        <w:tc>
          <w:tcPr/>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3cqmetx">
              <w:r w:rsidDel="00000000" w:rsidR="00000000" w:rsidRPr="00000000">
                <w:rPr>
                  <w:rFonts w:ascii="Courier New" w:cs="Courier New" w:eastAsia="Courier New" w:hAnsi="Courier New"/>
                  <w:color w:val="0563c1"/>
                  <w:u w:val="single"/>
                  <w:rtl w:val="0"/>
                </w:rPr>
                <w:t xml:space="preserve">J2735PathHistoryPoint</w:t>
              </w:r>
            </w:hyperlink>
            <w:r w:rsidDel="00000000" w:rsidR="00000000" w:rsidRPr="00000000">
              <w:rPr>
                <w:rtl w:val="0"/>
              </w:rPr>
            </w:r>
          </w:p>
        </w:tc>
        <w:tc>
          <w:tcPr/>
          <w:p w:rsidR="00000000" w:rsidDel="00000000" w:rsidP="00000000" w:rsidRDefault="00000000" w:rsidRPr="00000000" w14:paraId="0000043A">
            <w:pPr>
              <w:keepNext w:val="1"/>
              <w:rPr/>
            </w:pPr>
            <w:r w:rsidDel="00000000" w:rsidR="00000000" w:rsidRPr="00000000">
              <w:rPr>
                <w:rtl w:val="0"/>
              </w:rPr>
              <w:t xml:space="preserve">The Path History 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21 - J2735PathHistory</w:t>
      </w:r>
    </w:p>
    <w:p w:rsidR="00000000" w:rsidDel="00000000" w:rsidP="00000000" w:rsidRDefault="00000000" w:rsidRPr="00000000" w14:paraId="0000043C">
      <w:pPr>
        <w:pStyle w:val="Heading2"/>
        <w:numPr>
          <w:ilvl w:val="1"/>
          <w:numId w:val="12"/>
        </w:numPr>
        <w:ind w:left="576" w:hanging="576"/>
        <w:rPr/>
      </w:pPr>
      <w:bookmarkStart w:colFirst="0" w:colLast="0" w:name="_heading=h.vx1227" w:id="39"/>
      <w:bookmarkEnd w:id="39"/>
      <w:r w:rsidDel="00000000" w:rsidR="00000000" w:rsidRPr="00000000">
        <w:rPr>
          <w:rtl w:val="0"/>
        </w:rPr>
        <w:t xml:space="preserve">J2735PathPrediction</w:t>
      </w:r>
    </w:p>
    <w:p w:rsidR="00000000" w:rsidDel="00000000" w:rsidP="00000000" w:rsidRDefault="00000000" w:rsidRPr="00000000" w14:paraId="0000043D">
      <w:pPr>
        <w:rPr/>
      </w:pPr>
      <w:r w:rsidDel="00000000" w:rsidR="00000000" w:rsidRPr="00000000">
        <w:rPr>
          <w:rtl w:val="0"/>
        </w:rPr>
        <w:t xml:space="preserve">The J2735PathPrediction data frame allows vehicles and other type of users to share their predicted path trajectory by estimating a future path of travel. </w:t>
      </w:r>
    </w:p>
    <w:tbl>
      <w:tblPr>
        <w:tblStyle w:val="Table32"/>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065"/>
        <w:gridCol w:w="1792"/>
        <w:gridCol w:w="1948"/>
        <w:gridCol w:w="1140"/>
        <w:gridCol w:w="1162"/>
        <w:gridCol w:w="1243"/>
        <w:tblGridChange w:id="0">
          <w:tblGrid>
            <w:gridCol w:w="2065"/>
            <w:gridCol w:w="1792"/>
            <w:gridCol w:w="1948"/>
            <w:gridCol w:w="1140"/>
            <w:gridCol w:w="1162"/>
            <w:gridCol w:w="1243"/>
          </w:tblGrid>
        </w:tblGridChange>
      </w:tblGrid>
      <w:tr>
        <w:trPr>
          <w:cantSplit w:val="0"/>
          <w:tblHeader w:val="0"/>
        </w:trPr>
        <w:tc>
          <w:tcPr/>
          <w:p w:rsidR="00000000" w:rsidDel="00000000" w:rsidP="00000000" w:rsidRDefault="00000000" w:rsidRPr="00000000" w14:paraId="0000043E">
            <w:pPr>
              <w:rPr>
                <w:b w:val="1"/>
              </w:rPr>
            </w:pPr>
            <w:r w:rsidDel="00000000" w:rsidR="00000000" w:rsidRPr="00000000">
              <w:rPr>
                <w:b w:val="1"/>
                <w:rtl w:val="0"/>
              </w:rPr>
              <w:t xml:space="preserve">Name</w:t>
            </w:r>
          </w:p>
        </w:tc>
        <w:tc>
          <w:tcPr/>
          <w:p w:rsidR="00000000" w:rsidDel="00000000" w:rsidP="00000000" w:rsidRDefault="00000000" w:rsidRPr="00000000" w14:paraId="0000043F">
            <w:pPr>
              <w:rPr>
                <w:b w:val="1"/>
              </w:rPr>
            </w:pPr>
            <w:r w:rsidDel="00000000" w:rsidR="00000000" w:rsidRPr="00000000">
              <w:rPr>
                <w:b w:val="1"/>
                <w:rtl w:val="0"/>
              </w:rPr>
              <w:t xml:space="preserve">Type</w:t>
            </w:r>
          </w:p>
        </w:tc>
        <w:tc>
          <w:tcPr/>
          <w:p w:rsidR="00000000" w:rsidDel="00000000" w:rsidP="00000000" w:rsidRDefault="00000000" w:rsidRPr="00000000" w14:paraId="00000440">
            <w:pPr>
              <w:rPr>
                <w:b w:val="1"/>
              </w:rPr>
            </w:pPr>
            <w:r w:rsidDel="00000000" w:rsidR="00000000" w:rsidRPr="00000000">
              <w:rPr>
                <w:b w:val="1"/>
                <w:rtl w:val="0"/>
              </w:rPr>
              <w:t xml:space="preserve">Description</w:t>
            </w:r>
          </w:p>
        </w:tc>
        <w:tc>
          <w:tcPr/>
          <w:p w:rsidR="00000000" w:rsidDel="00000000" w:rsidP="00000000" w:rsidRDefault="00000000" w:rsidRPr="00000000" w14:paraId="00000441">
            <w:pPr>
              <w:rPr>
                <w:b w:val="1"/>
              </w:rPr>
            </w:pPr>
            <w:r w:rsidDel="00000000" w:rsidR="00000000" w:rsidRPr="00000000">
              <w:rPr>
                <w:b w:val="1"/>
                <w:rtl w:val="0"/>
              </w:rPr>
              <w:t xml:space="preserve">Units</w:t>
            </w:r>
          </w:p>
        </w:tc>
        <w:tc>
          <w:tcPr/>
          <w:p w:rsidR="00000000" w:rsidDel="00000000" w:rsidP="00000000" w:rsidRDefault="00000000" w:rsidRPr="00000000" w14:paraId="00000442">
            <w:pPr>
              <w:rPr>
                <w:b w:val="1"/>
              </w:rPr>
            </w:pPr>
            <w:r w:rsidDel="00000000" w:rsidR="00000000" w:rsidRPr="00000000">
              <w:rPr>
                <w:b w:val="1"/>
                <w:rtl w:val="0"/>
              </w:rPr>
              <w:t xml:space="preserve">Valid Min</w:t>
            </w:r>
          </w:p>
        </w:tc>
        <w:tc>
          <w:tcPr/>
          <w:p w:rsidR="00000000" w:rsidDel="00000000" w:rsidP="00000000" w:rsidRDefault="00000000" w:rsidRPr="00000000" w14:paraId="00000443">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444">
            <w:pPr>
              <w:rPr>
                <w:rFonts w:ascii="Courier New" w:cs="Courier New" w:eastAsia="Courier New" w:hAnsi="Courier New"/>
              </w:rPr>
            </w:pPr>
            <w:r w:rsidDel="00000000" w:rsidR="00000000" w:rsidRPr="00000000">
              <w:rPr>
                <w:rFonts w:ascii="Courier New" w:cs="Courier New" w:eastAsia="Courier New" w:hAnsi="Courier New"/>
                <w:rtl w:val="0"/>
              </w:rPr>
              <w:t xml:space="preserve">confidence†</w:t>
            </w:r>
          </w:p>
        </w:tc>
        <w:tc>
          <w:tcPr/>
          <w:p w:rsidR="00000000" w:rsidDel="00000000" w:rsidP="00000000" w:rsidRDefault="00000000" w:rsidRPr="00000000" w14:paraId="00000445">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446">
            <w:pPr>
              <w:rPr/>
            </w:pPr>
            <w:r w:rsidDel="00000000" w:rsidR="00000000" w:rsidRPr="00000000">
              <w:rPr>
                <w:rtl w:val="0"/>
              </w:rPr>
              <w:t xml:space="preserve">The Confidence is a data element representing the general confidence of another associated value, in this case, the confidence level of </w:t>
            </w:r>
            <w:r w:rsidDel="00000000" w:rsidR="00000000" w:rsidRPr="00000000">
              <w:rPr>
                <w:rFonts w:ascii="Courier New" w:cs="Courier New" w:eastAsia="Courier New" w:hAnsi="Courier New"/>
                <w:rtl w:val="0"/>
              </w:rPr>
              <w:t xml:space="preserve">radiusOfCurve</w:t>
            </w:r>
            <w:r w:rsidDel="00000000" w:rsidR="00000000" w:rsidRPr="00000000">
              <w:rPr>
                <w:rtl w:val="0"/>
              </w:rPr>
            </w:r>
          </w:p>
        </w:tc>
        <w:tc>
          <w:tcPr/>
          <w:p w:rsidR="00000000" w:rsidDel="00000000" w:rsidP="00000000" w:rsidRDefault="00000000" w:rsidRPr="00000000" w14:paraId="00000447">
            <w:pPr>
              <w:rPr>
                <w:vertAlign w:val="superscript"/>
              </w:rPr>
            </w:pPr>
            <w:r w:rsidDel="00000000" w:rsidR="00000000" w:rsidRPr="00000000">
              <w:rPr>
                <w:rtl w:val="0"/>
              </w:rPr>
              <w:t xml:space="preserve">percent</w:t>
            </w:r>
            <w:r w:rsidDel="00000000" w:rsidR="00000000" w:rsidRPr="00000000">
              <w:rPr>
                <w:rtl w:val="0"/>
              </w:rPr>
            </w:r>
          </w:p>
        </w:tc>
        <w:tc>
          <w:tcPr/>
          <w:p w:rsidR="00000000" w:rsidDel="00000000" w:rsidP="00000000" w:rsidRDefault="00000000" w:rsidRPr="00000000" w14:paraId="00000448">
            <w:pPr>
              <w:rPr/>
            </w:pPr>
            <w:r w:rsidDel="00000000" w:rsidR="00000000" w:rsidRPr="00000000">
              <w:rPr>
                <w:rtl w:val="0"/>
              </w:rPr>
              <w:t xml:space="preserve">0.0</w:t>
            </w:r>
          </w:p>
        </w:tc>
        <w:tc>
          <w:tcPr/>
          <w:p w:rsidR="00000000" w:rsidDel="00000000" w:rsidP="00000000" w:rsidRDefault="00000000" w:rsidRPr="00000000" w14:paraId="00000449">
            <w:pP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 xml:space="preserve">radiusOfCurve†</w:t>
            </w:r>
          </w:p>
        </w:tc>
        <w:tc>
          <w:tcPr/>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44C">
            <w:pPr>
              <w:rPr/>
            </w:pPr>
            <w:r w:rsidDel="00000000" w:rsidR="00000000" w:rsidRPr="00000000">
              <w:rPr>
                <w:rtl w:val="0"/>
              </w:rPr>
              <w:t xml:space="preserve">A data element representing an estimate of the current trajectory of the sender. See J2735 spec for details.</w:t>
            </w:r>
          </w:p>
        </w:tc>
        <w:tc>
          <w:tcPr/>
          <w:p w:rsidR="00000000" w:rsidDel="00000000" w:rsidP="00000000" w:rsidRDefault="00000000" w:rsidRPr="00000000" w14:paraId="0000044D">
            <w:pPr>
              <w:rPr/>
            </w:pPr>
            <w:r w:rsidDel="00000000" w:rsidR="00000000" w:rsidRPr="00000000">
              <w:rPr>
                <w:rtl w:val="0"/>
              </w:rPr>
              <w:t xml:space="preserve">meters</w:t>
            </w:r>
          </w:p>
        </w:tc>
        <w:tc>
          <w:tcPr/>
          <w:p w:rsidR="00000000" w:rsidDel="00000000" w:rsidP="00000000" w:rsidRDefault="00000000" w:rsidRPr="00000000" w14:paraId="0000044E">
            <w:pPr>
              <w:rPr/>
            </w:pPr>
            <w:r w:rsidDel="00000000" w:rsidR="00000000" w:rsidRPr="00000000">
              <w:rPr>
                <w:rtl w:val="0"/>
              </w:rPr>
              <w:t xml:space="preserve">-32767.0</w:t>
            </w:r>
          </w:p>
        </w:tc>
        <w:tc>
          <w:tcPr/>
          <w:p w:rsidR="00000000" w:rsidDel="00000000" w:rsidP="00000000" w:rsidRDefault="00000000" w:rsidRPr="00000000" w14:paraId="0000044F">
            <w:pPr>
              <w:rPr/>
            </w:pPr>
            <w:r w:rsidDel="00000000" w:rsidR="00000000" w:rsidRPr="00000000">
              <w:rPr>
                <w:rtl w:val="0"/>
              </w:rPr>
              <w:t xml:space="preserve">+32767.0</w:t>
            </w:r>
          </w:p>
        </w:tc>
      </w:tr>
    </w:tbl>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pStyle w:val="Heading2"/>
        <w:numPr>
          <w:ilvl w:val="1"/>
          <w:numId w:val="12"/>
        </w:numPr>
        <w:ind w:left="576" w:hanging="576"/>
        <w:rPr/>
      </w:pPr>
      <w:bookmarkStart w:colFirst="0" w:colLast="0" w:name="_heading=h.3fwokq0" w:id="40"/>
      <w:bookmarkEnd w:id="40"/>
      <w:r w:rsidDel="00000000" w:rsidR="00000000" w:rsidRPr="00000000">
        <w:rPr>
          <w:rtl w:val="0"/>
        </w:rPr>
        <w:t xml:space="preserve">J2735EmergencyDetails</w:t>
      </w:r>
    </w:p>
    <w:p w:rsidR="00000000" w:rsidDel="00000000" w:rsidP="00000000" w:rsidRDefault="00000000" w:rsidRPr="00000000" w14:paraId="00000452">
      <w:pPr>
        <w:rPr/>
      </w:pPr>
      <w:r w:rsidDel="00000000" w:rsidR="00000000" w:rsidRPr="00000000">
        <w:rPr>
          <w:rtl w:val="0"/>
        </w:rPr>
        <w:t xml:space="preserve">This data structure combines several bit level items into a structure for efficient transmission about the vehicle during a response call.</w:t>
      </w:r>
    </w:p>
    <w:tbl>
      <w:tblPr>
        <w:tblStyle w:val="Table33"/>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6"/>
        <w:gridCol w:w="3030"/>
        <w:gridCol w:w="1764"/>
        <w:gridCol w:w="926"/>
        <w:gridCol w:w="912"/>
        <w:gridCol w:w="912"/>
        <w:tblGridChange w:id="0">
          <w:tblGrid>
            <w:gridCol w:w="1806"/>
            <w:gridCol w:w="3030"/>
            <w:gridCol w:w="1764"/>
            <w:gridCol w:w="926"/>
            <w:gridCol w:w="912"/>
            <w:gridCol w:w="912"/>
          </w:tblGrid>
        </w:tblGridChange>
      </w:tblGrid>
      <w:tr>
        <w:trPr>
          <w:cantSplit w:val="0"/>
          <w:tblHeader w:val="0"/>
        </w:trPr>
        <w:tc>
          <w:tcPr/>
          <w:p w:rsidR="00000000" w:rsidDel="00000000" w:rsidP="00000000" w:rsidRDefault="00000000" w:rsidRPr="00000000" w14:paraId="00000453">
            <w:pPr>
              <w:rPr>
                <w:b w:val="1"/>
              </w:rPr>
            </w:pPr>
            <w:r w:rsidDel="00000000" w:rsidR="00000000" w:rsidRPr="00000000">
              <w:rPr>
                <w:b w:val="1"/>
                <w:rtl w:val="0"/>
              </w:rPr>
              <w:t xml:space="preserve">Name</w:t>
            </w:r>
          </w:p>
        </w:tc>
        <w:tc>
          <w:tcPr/>
          <w:p w:rsidR="00000000" w:rsidDel="00000000" w:rsidP="00000000" w:rsidRDefault="00000000" w:rsidRPr="00000000" w14:paraId="00000454">
            <w:pPr>
              <w:rPr>
                <w:b w:val="1"/>
              </w:rPr>
            </w:pPr>
            <w:r w:rsidDel="00000000" w:rsidR="00000000" w:rsidRPr="00000000">
              <w:rPr>
                <w:b w:val="1"/>
                <w:rtl w:val="0"/>
              </w:rPr>
              <w:t xml:space="preserve">Type</w:t>
            </w:r>
          </w:p>
        </w:tc>
        <w:tc>
          <w:tcPr/>
          <w:p w:rsidR="00000000" w:rsidDel="00000000" w:rsidP="00000000" w:rsidRDefault="00000000" w:rsidRPr="00000000" w14:paraId="00000455">
            <w:pPr>
              <w:rPr>
                <w:b w:val="1"/>
              </w:rPr>
            </w:pPr>
            <w:r w:rsidDel="00000000" w:rsidR="00000000" w:rsidRPr="00000000">
              <w:rPr>
                <w:b w:val="1"/>
                <w:rtl w:val="0"/>
              </w:rPr>
              <w:t xml:space="preserve">Description</w:t>
            </w:r>
          </w:p>
        </w:tc>
        <w:tc>
          <w:tcPr/>
          <w:p w:rsidR="00000000" w:rsidDel="00000000" w:rsidP="00000000" w:rsidRDefault="00000000" w:rsidRPr="00000000" w14:paraId="00000456">
            <w:pPr>
              <w:rPr>
                <w:b w:val="1"/>
              </w:rPr>
            </w:pPr>
            <w:r w:rsidDel="00000000" w:rsidR="00000000" w:rsidRPr="00000000">
              <w:rPr>
                <w:b w:val="1"/>
                <w:rtl w:val="0"/>
              </w:rPr>
              <w:t xml:space="preserve">Units</w:t>
            </w:r>
          </w:p>
        </w:tc>
        <w:tc>
          <w:tcPr/>
          <w:p w:rsidR="00000000" w:rsidDel="00000000" w:rsidP="00000000" w:rsidRDefault="00000000" w:rsidRPr="00000000" w14:paraId="00000457">
            <w:pPr>
              <w:rPr>
                <w:b w:val="1"/>
              </w:rPr>
            </w:pPr>
            <w:r w:rsidDel="00000000" w:rsidR="00000000" w:rsidRPr="00000000">
              <w:rPr>
                <w:b w:val="1"/>
                <w:rtl w:val="0"/>
              </w:rPr>
              <w:t xml:space="preserve">Valid Min</w:t>
            </w:r>
          </w:p>
        </w:tc>
        <w:tc>
          <w:tcPr/>
          <w:p w:rsidR="00000000" w:rsidDel="00000000" w:rsidP="00000000" w:rsidRDefault="00000000" w:rsidRPr="00000000" w14:paraId="00000458">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459">
            <w:pPr>
              <w:rPr>
                <w:rFonts w:ascii="Courier New" w:cs="Courier New" w:eastAsia="Courier New" w:hAnsi="Courier New"/>
              </w:rPr>
            </w:pPr>
            <w:r w:rsidDel="00000000" w:rsidR="00000000" w:rsidRPr="00000000">
              <w:rPr>
                <w:rFonts w:ascii="Courier New" w:cs="Courier New" w:eastAsia="Courier New" w:hAnsi="Courier New"/>
                <w:rtl w:val="0"/>
              </w:rPr>
              <w:t xml:space="preserve">sspRights</w:t>
            </w:r>
          </w:p>
        </w:tc>
        <w:tc>
          <w:tcPr/>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gridSpan w:val="4"/>
          </w:tcPr>
          <w:p w:rsidR="00000000" w:rsidDel="00000000" w:rsidP="00000000" w:rsidRDefault="00000000" w:rsidRPr="00000000" w14:paraId="0000045B">
            <w:pPr>
              <w:rPr/>
            </w:pPr>
            <w:r w:rsidDel="00000000" w:rsidR="00000000" w:rsidRPr="00000000">
              <w:rPr>
                <w:rtl w:val="0"/>
              </w:rPr>
              <w:t xml:space="preserve">Index set by CERT. The SSP index (0-31) is used to control the data elements that follow the occurrence of the index.</w:t>
            </w:r>
          </w:p>
        </w:tc>
      </w:tr>
      <w:tr>
        <w:trPr>
          <w:cantSplit w:val="0"/>
          <w:tblHeader w:val="0"/>
        </w:trPr>
        <w:tc>
          <w:tcPr/>
          <w:p w:rsidR="00000000" w:rsidDel="00000000" w:rsidP="00000000" w:rsidRDefault="00000000" w:rsidRPr="00000000" w14:paraId="0000045F">
            <w:pPr>
              <w:rPr>
                <w:rFonts w:ascii="Courier New" w:cs="Courier New" w:eastAsia="Courier New" w:hAnsi="Courier New"/>
              </w:rPr>
            </w:pPr>
            <w:r w:rsidDel="00000000" w:rsidR="00000000" w:rsidRPr="00000000">
              <w:rPr>
                <w:rFonts w:ascii="Courier New" w:cs="Courier New" w:eastAsia="Courier New" w:hAnsi="Courier New"/>
                <w:rtl w:val="0"/>
              </w:rPr>
              <w:t xml:space="preserve">events</w:t>
            </w:r>
          </w:p>
        </w:tc>
        <w:tc>
          <w:tcPr/>
          <w:p w:rsidR="00000000" w:rsidDel="00000000" w:rsidP="00000000" w:rsidRDefault="00000000" w:rsidRPr="00000000" w14:paraId="00000460">
            <w:pPr>
              <w:rPr>
                <w:rFonts w:ascii="Courier New" w:cs="Courier New" w:eastAsia="Courier New" w:hAnsi="Courier New"/>
              </w:rPr>
            </w:pPr>
            <w:hyperlink w:anchor="_heading=h.1rvwp1q">
              <w:r w:rsidDel="00000000" w:rsidR="00000000" w:rsidRPr="00000000">
                <w:rPr>
                  <w:rFonts w:ascii="Courier New" w:cs="Courier New" w:eastAsia="Courier New" w:hAnsi="Courier New"/>
                  <w:color w:val="0563c1"/>
                  <w:u w:val="single"/>
                  <w:rtl w:val="0"/>
                </w:rPr>
                <w:t xml:space="preserve">J2735PrivilegedEvents</w:t>
              </w:r>
            </w:hyperlink>
            <w:r w:rsidDel="00000000" w:rsidR="00000000" w:rsidRPr="00000000">
              <w:rPr>
                <w:rtl w:val="0"/>
              </w:rPr>
            </w:r>
          </w:p>
        </w:tc>
        <w:tc>
          <w:tcPr>
            <w:gridSpan w:val="4"/>
          </w:tcPr>
          <w:p w:rsidR="00000000" w:rsidDel="00000000" w:rsidP="00000000" w:rsidRDefault="00000000" w:rsidRPr="00000000" w14:paraId="00000461">
            <w:pPr>
              <w:spacing w:before="120" w:lineRule="auto"/>
              <w:rPr/>
            </w:pPr>
            <w:r w:rsidDel="00000000" w:rsidR="00000000" w:rsidRPr="00000000">
              <w:rPr>
                <w:rtl w:val="0"/>
              </w:rPr>
              <w:t xml:space="preserve">Provides a means to describe various public safety events.</w:t>
            </w:r>
          </w:p>
        </w:tc>
      </w:tr>
      <w:tr>
        <w:trPr>
          <w:cantSplit w:val="0"/>
          <w:tblHeader w:val="0"/>
        </w:trPr>
        <w:tc>
          <w:tcPr/>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 xml:space="preserve">lightsUse</w:t>
            </w:r>
          </w:p>
        </w:tc>
        <w:tc>
          <w:tcPr/>
          <w:p w:rsidR="00000000" w:rsidDel="00000000" w:rsidP="00000000" w:rsidRDefault="00000000" w:rsidRPr="00000000" w14:paraId="00000466">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gridSpan w:val="4"/>
          </w:tcPr>
          <w:p w:rsidR="00000000" w:rsidDel="00000000" w:rsidP="00000000" w:rsidRDefault="00000000" w:rsidRPr="00000000" w14:paraId="00000467">
            <w:pPr>
              <w:rPr/>
            </w:pPr>
            <w:r w:rsidDel="00000000" w:rsidR="00000000" w:rsidRPr="00000000">
              <w:rPr>
                <w:rtl w:val="0"/>
              </w:rPr>
              <w:t xml:space="preserve">One of the following enumeration constants:</w:t>
            </w:r>
          </w:p>
          <w:p w:rsidR="00000000" w:rsidDel="00000000" w:rsidP="00000000" w:rsidRDefault="00000000" w:rsidRPr="00000000" w14:paraId="0000046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notInUse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inUse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yellowCautionLights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schooldBusLights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arrowSignsActive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slowMovingVehicle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freqStops</w:t>
            </w:r>
            <w:r w:rsidDel="00000000" w:rsidR="00000000" w:rsidRPr="00000000">
              <w:rPr>
                <w:rtl w:val="0"/>
              </w:rPr>
            </w:r>
          </w:p>
        </w:tc>
      </w:tr>
      <w:tr>
        <w:trPr>
          <w:cantSplit w:val="0"/>
          <w:tblHeader w:val="0"/>
        </w:trPr>
        <w:tc>
          <w:tcPr/>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 xml:space="preserve">multi</w:t>
            </w:r>
          </w:p>
        </w:tc>
        <w:tc>
          <w:tcPr/>
          <w:p w:rsidR="00000000" w:rsidDel="00000000" w:rsidP="00000000" w:rsidRDefault="00000000" w:rsidRPr="00000000" w14:paraId="00000474">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gridSpan w:val="4"/>
          </w:tcPr>
          <w:p w:rsidR="00000000" w:rsidDel="00000000" w:rsidP="00000000" w:rsidRDefault="00000000" w:rsidRPr="00000000" w14:paraId="00000475">
            <w:pPr>
              <w:rPr/>
            </w:pPr>
            <w:r w:rsidDel="00000000" w:rsidR="00000000" w:rsidRPr="00000000">
              <w:rPr>
                <w:rtl w:val="0"/>
              </w:rPr>
              <w:t xml:space="preserve">One of the following enumeration constants:</w:t>
            </w:r>
          </w:p>
          <w:p w:rsidR="00000000" w:rsidDel="00000000" w:rsidP="00000000" w:rsidRDefault="00000000" w:rsidRPr="00000000" w14:paraId="000004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7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singleVehicle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7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multiVehicle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7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w:t>
            </w:r>
            <w:r w:rsidDel="00000000" w:rsidR="00000000" w:rsidRPr="00000000">
              <w:rPr>
                <w:rtl w:val="0"/>
              </w:rPr>
            </w:r>
          </w:p>
        </w:tc>
      </w:tr>
      <w:tr>
        <w:trPr>
          <w:cantSplit w:val="0"/>
          <w:tblHeader w:val="0"/>
        </w:trPr>
        <w:tc>
          <w:tcPr/>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responseType</w:t>
            </w:r>
          </w:p>
        </w:tc>
        <w:tc>
          <w:tcPr/>
          <w:p w:rsidR="00000000" w:rsidDel="00000000" w:rsidP="00000000" w:rsidRDefault="00000000" w:rsidRPr="00000000" w14:paraId="0000047E">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gridSpan w:val="4"/>
          </w:tcPr>
          <w:p w:rsidR="00000000" w:rsidDel="00000000" w:rsidP="00000000" w:rsidRDefault="00000000" w:rsidRPr="00000000" w14:paraId="0000047F">
            <w:pPr>
              <w:rPr/>
            </w:pPr>
            <w:r w:rsidDel="00000000" w:rsidR="00000000" w:rsidRPr="00000000">
              <w:rPr>
                <w:rtl w:val="0"/>
              </w:rPr>
              <w:t xml:space="preserve">One of the following enumeration constants:</w:t>
            </w:r>
          </w:p>
          <w:p w:rsidR="00000000" w:rsidDel="00000000" w:rsidP="00000000" w:rsidRDefault="00000000" w:rsidRPr="00000000" w14:paraId="0000048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notInUseOrNotEquipped</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emergency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nonEmergency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pursuit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stationary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slowMoving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stopAndGoMovement</w:t>
            </w:r>
            <w:r w:rsidDel="00000000" w:rsidR="00000000" w:rsidRPr="00000000">
              <w:rPr>
                <w:rtl w:val="0"/>
              </w:rPr>
            </w:r>
          </w:p>
        </w:tc>
      </w:tr>
      <w:tr>
        <w:trPr>
          <w:cantSplit w:val="0"/>
          <w:tblHeader w:val="0"/>
        </w:trPr>
        <w:tc>
          <w:tcPr/>
          <w:p w:rsidR="00000000" w:rsidDel="00000000" w:rsidP="00000000" w:rsidRDefault="00000000" w:rsidRPr="00000000" w14:paraId="0000048A">
            <w:pPr>
              <w:rPr>
                <w:rFonts w:ascii="Courier New" w:cs="Courier New" w:eastAsia="Courier New" w:hAnsi="Courier New"/>
              </w:rPr>
            </w:pPr>
            <w:r w:rsidDel="00000000" w:rsidR="00000000" w:rsidRPr="00000000">
              <w:rPr>
                <w:rFonts w:ascii="Courier New" w:cs="Courier New" w:eastAsia="Courier New" w:hAnsi="Courier New"/>
                <w:rtl w:val="0"/>
              </w:rPr>
              <w:t xml:space="preserve">sirenUse</w:t>
            </w:r>
          </w:p>
        </w:tc>
        <w:tc>
          <w:tcPr/>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gridSpan w:val="4"/>
          </w:tcPr>
          <w:p w:rsidR="00000000" w:rsidDel="00000000" w:rsidP="00000000" w:rsidRDefault="00000000" w:rsidRPr="00000000" w14:paraId="0000048C">
            <w:pPr>
              <w:rPr/>
            </w:pPr>
            <w:r w:rsidDel="00000000" w:rsidR="00000000" w:rsidRPr="00000000">
              <w:rPr>
                <w:rtl w:val="0"/>
              </w:rPr>
              <w:t xml:space="preserve">One of the following enumeration constants:</w:t>
            </w:r>
          </w:p>
          <w:p w:rsidR="00000000" w:rsidDel="00000000" w:rsidP="00000000" w:rsidRDefault="00000000" w:rsidRPr="00000000" w14:paraId="0000048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notInUse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8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inUse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9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w:t>
            </w:r>
            <w:r w:rsidDel="00000000" w:rsidR="00000000" w:rsidRPr="00000000">
              <w:rPr>
                <w:rtl w:val="0"/>
              </w:rPr>
            </w:r>
          </w:p>
        </w:tc>
      </w:tr>
    </w:tbl>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numPr>
          <w:ilvl w:val="1"/>
          <w:numId w:val="12"/>
        </w:numPr>
        <w:ind w:left="576" w:hanging="576"/>
        <w:rPr/>
      </w:pPr>
      <w:bookmarkStart w:colFirst="0" w:colLast="0" w:name="_heading=h.1v1yuxt" w:id="41"/>
      <w:bookmarkEnd w:id="41"/>
      <w:r w:rsidDel="00000000" w:rsidR="00000000" w:rsidRPr="00000000">
        <w:rPr>
          <w:rtl w:val="0"/>
        </w:rPr>
        <w:t xml:space="preserve">J2735EventDescription</w:t>
      </w:r>
    </w:p>
    <w:p w:rsidR="00000000" w:rsidDel="00000000" w:rsidP="00000000" w:rsidRDefault="00000000" w:rsidRPr="00000000" w14:paraId="00000496">
      <w:pPr>
        <w:rPr/>
      </w:pPr>
      <w:r w:rsidDel="00000000" w:rsidR="00000000" w:rsidRPr="00000000">
        <w:rPr>
          <w:rtl w:val="0"/>
        </w:rPr>
        <w:t xml:space="preserve">This data structure 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34"/>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41"/>
        <w:gridCol w:w="3073"/>
        <w:gridCol w:w="4536"/>
        <w:tblGridChange w:id="0">
          <w:tblGrid>
            <w:gridCol w:w="1741"/>
            <w:gridCol w:w="3073"/>
            <w:gridCol w:w="4536"/>
          </w:tblGrid>
        </w:tblGridChange>
      </w:tblGrid>
      <w:tr>
        <w:trPr>
          <w:cantSplit w:val="0"/>
          <w:tblHeader w:val="0"/>
        </w:trPr>
        <w:tc>
          <w:tcPr/>
          <w:p w:rsidR="00000000" w:rsidDel="00000000" w:rsidP="00000000" w:rsidRDefault="00000000" w:rsidRPr="00000000" w14:paraId="00000497">
            <w:pPr>
              <w:rPr>
                <w:b w:val="1"/>
              </w:rPr>
            </w:pPr>
            <w:r w:rsidDel="00000000" w:rsidR="00000000" w:rsidRPr="00000000">
              <w:rPr>
                <w:b w:val="1"/>
                <w:rtl w:val="0"/>
              </w:rPr>
              <w:t xml:space="preserve">Name</w:t>
            </w:r>
          </w:p>
        </w:tc>
        <w:tc>
          <w:tcPr/>
          <w:p w:rsidR="00000000" w:rsidDel="00000000" w:rsidP="00000000" w:rsidRDefault="00000000" w:rsidRPr="00000000" w14:paraId="00000498">
            <w:pPr>
              <w:rPr>
                <w:b w:val="1"/>
              </w:rPr>
            </w:pPr>
            <w:r w:rsidDel="00000000" w:rsidR="00000000" w:rsidRPr="00000000">
              <w:rPr>
                <w:b w:val="1"/>
                <w:rtl w:val="0"/>
              </w:rPr>
              <w:t xml:space="preserve">Type</w:t>
            </w:r>
          </w:p>
        </w:tc>
        <w:tc>
          <w:tcPr/>
          <w:p w:rsidR="00000000" w:rsidDel="00000000" w:rsidP="00000000" w:rsidRDefault="00000000" w:rsidRPr="00000000" w14:paraId="00000499">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A">
            <w:pP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c>
          <w:tcPr/>
          <w:p w:rsidR="00000000" w:rsidDel="00000000" w:rsidP="00000000" w:rsidRDefault="00000000" w:rsidRPr="00000000" w14:paraId="0000049B">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integers</w:t>
            </w:r>
          </w:p>
        </w:tc>
        <w:tc>
          <w:tcPr/>
          <w:p w:rsidR="00000000" w:rsidDel="00000000" w:rsidP="00000000" w:rsidRDefault="00000000" w:rsidRPr="00000000" w14:paraId="0000049C">
            <w:pPr>
              <w:rPr/>
            </w:pPr>
            <w:r w:rsidDel="00000000" w:rsidR="00000000" w:rsidRPr="00000000">
              <w:rPr>
                <w:sz w:val="20"/>
                <w:szCs w:val="20"/>
                <w:rtl w:val="0"/>
              </w:rPr>
              <w:t xml:space="preserve">1 to 8 ITIS.ITIScodes</w:t>
            </w:r>
            <w:r w:rsidDel="00000000" w:rsidR="00000000" w:rsidRPr="00000000">
              <w:rPr>
                <w:rtl w:val="0"/>
              </w:rPr>
            </w:r>
          </w:p>
        </w:tc>
      </w:tr>
      <w:tr>
        <w:trPr>
          <w:cantSplit w:val="0"/>
          <w:tblHeader w:val="0"/>
        </w:trPr>
        <w:tc>
          <w:tcPr/>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 xml:space="preserve">extent</w:t>
            </w:r>
          </w:p>
        </w:tc>
        <w:tc>
          <w:tcPr/>
          <w:p w:rsidR="00000000" w:rsidDel="00000000" w:rsidP="00000000" w:rsidRDefault="00000000" w:rsidRPr="00000000" w14:paraId="0000049E">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49F">
            <w:pPr>
              <w:rPr/>
            </w:pPr>
            <w:r w:rsidDel="00000000" w:rsidR="00000000" w:rsidRPr="00000000">
              <w:rPr>
                <w:rtl w:val="0"/>
              </w:rPr>
              <w:t xml:space="preserve">The spatial distance over which this message applies and should be presented to the driver. An enumeration constant:</w:t>
            </w:r>
          </w:p>
          <w:p w:rsidR="00000000" w:rsidDel="00000000" w:rsidP="00000000" w:rsidRDefault="00000000" w:rsidRPr="00000000" w14:paraId="000004A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highlight w:val="lightGray"/>
                <w:u w:val="none"/>
                <w:vertAlign w:val="baseline"/>
                <w:rtl w:val="0"/>
              </w:rPr>
              <w:t xml:space="preserve">USEINSTANTLYONLY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USEFOR3METERS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USEFOR5000000METERS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USEFOR10000000METERS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FOREVER</w:t>
            </w:r>
            <w:r w:rsidDel="00000000" w:rsidR="00000000" w:rsidRPr="00000000">
              <w:rPr>
                <w:rtl w:val="0"/>
              </w:rPr>
            </w:r>
          </w:p>
        </w:tc>
      </w:tr>
      <w:tr>
        <w:trPr>
          <w:cantSplit w:val="0"/>
          <w:tblHeader w:val="0"/>
        </w:trPr>
        <w:tc>
          <w:tcPr/>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4B1">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4B2">
            <w:pPr>
              <w:rPr/>
            </w:pPr>
            <w:r w:rsidDel="00000000" w:rsidR="00000000" w:rsidRPr="00000000">
              <w:rPr>
                <w:rtl w:val="0"/>
              </w:rPr>
              <w:t xml:space="preserve">A Boolean dictionary of the following indicators:</w:t>
            </w:r>
          </w:p>
          <w:p w:rsidR="00000000" w:rsidDel="00000000" w:rsidP="00000000" w:rsidRDefault="00000000" w:rsidRPr="00000000" w14:paraId="000004B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from000-0to022-5degrees</w:t>
            </w:r>
          </w:p>
          <w:p w:rsidR="00000000" w:rsidDel="00000000" w:rsidP="00000000" w:rsidRDefault="00000000" w:rsidRPr="00000000" w14:paraId="000004B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from022-5to045-0degrees</w:t>
            </w:r>
          </w:p>
          <w:p w:rsidR="00000000" w:rsidDel="00000000" w:rsidP="00000000" w:rsidRDefault="00000000" w:rsidRPr="00000000" w14:paraId="000004B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from045-0to067-5degrees</w:t>
            </w:r>
          </w:p>
          <w:p w:rsidR="00000000" w:rsidDel="00000000" w:rsidP="00000000" w:rsidRDefault="00000000" w:rsidRPr="00000000" w14:paraId="000004B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from067-5to090-0degrees</w:t>
            </w:r>
          </w:p>
          <w:p w:rsidR="00000000" w:rsidDel="00000000" w:rsidP="00000000" w:rsidRDefault="00000000" w:rsidRPr="00000000" w14:paraId="000004B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from090-0to112-5degrees</w:t>
            </w:r>
          </w:p>
          <w:p w:rsidR="00000000" w:rsidDel="00000000" w:rsidP="00000000" w:rsidRDefault="00000000" w:rsidRPr="00000000" w14:paraId="000004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from112-5to135-0degrees</w:t>
            </w:r>
          </w:p>
          <w:p w:rsidR="00000000" w:rsidDel="00000000" w:rsidP="00000000" w:rsidRDefault="00000000" w:rsidRPr="00000000" w14:paraId="000004B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from135-0to157-5degrees</w:t>
            </w:r>
          </w:p>
          <w:p w:rsidR="00000000" w:rsidDel="00000000" w:rsidP="00000000" w:rsidRDefault="00000000" w:rsidRPr="00000000" w14:paraId="000004B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from157-5to180-0degrees</w:t>
            </w:r>
          </w:p>
          <w:p w:rsidR="00000000" w:rsidDel="00000000" w:rsidP="00000000" w:rsidRDefault="00000000" w:rsidRPr="00000000" w14:paraId="000004B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from180-0to202-5degrees</w:t>
            </w:r>
          </w:p>
          <w:p w:rsidR="00000000" w:rsidDel="00000000" w:rsidP="00000000" w:rsidRDefault="00000000" w:rsidRPr="00000000" w14:paraId="000004B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from202-5to225-0degrees</w:t>
            </w:r>
          </w:p>
          <w:p w:rsidR="00000000" w:rsidDel="00000000" w:rsidP="00000000" w:rsidRDefault="00000000" w:rsidRPr="00000000" w14:paraId="000004B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from225-0to247-5degrees</w:t>
            </w:r>
          </w:p>
          <w:p w:rsidR="00000000" w:rsidDel="00000000" w:rsidP="00000000" w:rsidRDefault="00000000" w:rsidRPr="00000000" w14:paraId="000004B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from247-5to270-0degrees</w:t>
            </w:r>
          </w:p>
          <w:p w:rsidR="00000000" w:rsidDel="00000000" w:rsidP="00000000" w:rsidRDefault="00000000" w:rsidRPr="00000000" w14:paraId="000004B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from270-0to292-5degrees</w:t>
            </w:r>
          </w:p>
          <w:p w:rsidR="00000000" w:rsidDel="00000000" w:rsidP="00000000" w:rsidRDefault="00000000" w:rsidRPr="00000000" w14:paraId="000004C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from292-5to315-0degrees</w:t>
            </w:r>
          </w:p>
          <w:p w:rsidR="00000000" w:rsidDel="00000000" w:rsidP="00000000" w:rsidRDefault="00000000" w:rsidRPr="00000000" w14:paraId="000004C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from315-0to337-5degrees</w:t>
            </w:r>
          </w:p>
          <w:p w:rsidR="00000000" w:rsidDel="00000000" w:rsidP="00000000" w:rsidRDefault="00000000" w:rsidRPr="00000000" w14:paraId="000004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from337-5to360-0degrees</w:t>
            </w:r>
            <w:r w:rsidDel="00000000" w:rsidR="00000000" w:rsidRPr="00000000">
              <w:rPr>
                <w:rtl w:val="0"/>
              </w:rPr>
            </w:r>
          </w:p>
        </w:tc>
      </w:tr>
      <w:tr>
        <w:trPr>
          <w:cantSplit w:val="0"/>
          <w:tblHeader w:val="0"/>
        </w:trPr>
        <w:tc>
          <w:tcPr/>
          <w:p w:rsidR="00000000" w:rsidDel="00000000" w:rsidP="00000000" w:rsidRDefault="00000000" w:rsidRPr="00000000" w14:paraId="000004C3">
            <w:pPr>
              <w:rPr>
                <w:rFonts w:ascii="Courier New" w:cs="Courier New" w:eastAsia="Courier New" w:hAnsi="Courier New"/>
              </w:rPr>
            </w:pPr>
            <w:r w:rsidDel="00000000" w:rsidR="00000000" w:rsidRPr="00000000">
              <w:rPr>
                <w:rFonts w:ascii="Courier New" w:cs="Courier New" w:eastAsia="Courier New" w:hAnsi="Courier New"/>
                <w:rtl w:val="0"/>
              </w:rPr>
              <w:t xml:space="preserve">regional</w:t>
            </w:r>
          </w:p>
        </w:tc>
        <w:tc>
          <w:tcPr/>
          <w:p w:rsidR="00000000" w:rsidDel="00000000" w:rsidP="00000000" w:rsidRDefault="00000000" w:rsidRPr="00000000" w14:paraId="000004C4">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3l18frh">
              <w:r w:rsidDel="00000000" w:rsidR="00000000" w:rsidRPr="00000000">
                <w:rPr>
                  <w:rFonts w:ascii="Courier New" w:cs="Courier New" w:eastAsia="Courier New" w:hAnsi="Courier New"/>
                  <w:color w:val="0563c1"/>
                  <w:u w:val="single"/>
                  <w:rtl w:val="0"/>
                </w:rPr>
                <w:t xml:space="preserve">J2735RegionalContent</w:t>
              </w:r>
            </w:hyperlink>
            <w:r w:rsidDel="00000000" w:rsidR="00000000" w:rsidRPr="00000000">
              <w:rPr>
                <w:rtl w:val="0"/>
              </w:rPr>
            </w:r>
          </w:p>
        </w:tc>
        <w:tc>
          <w:tcPr/>
          <w:p w:rsidR="00000000" w:rsidDel="00000000" w:rsidP="00000000" w:rsidRDefault="00000000" w:rsidRPr="00000000" w14:paraId="000004C5">
            <w:pPr>
              <w:keepNext w:val="1"/>
              <w:rPr/>
            </w:pPr>
            <w:r w:rsidDel="00000000" w:rsidR="00000000" w:rsidRPr="00000000">
              <w:rPr>
                <w:rtl w:val="0"/>
              </w:rPr>
              <w:t xml:space="preserve">Regional content is NOT currently implemented.</w:t>
            </w:r>
          </w:p>
        </w:tc>
      </w:tr>
    </w:tbl>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22 - J2735EventDescription (1)</w:t>
      </w:r>
    </w:p>
    <w:p w:rsidR="00000000" w:rsidDel="00000000" w:rsidP="00000000" w:rsidRDefault="00000000" w:rsidRPr="00000000" w14:paraId="000004C7">
      <w:pPr>
        <w:rPr/>
      </w:pPr>
      <w:r w:rsidDel="00000000" w:rsidR="00000000" w:rsidRPr="00000000">
        <w:rPr>
          <w:rtl w:val="0"/>
        </w:rPr>
      </w:r>
    </w:p>
    <w:tbl>
      <w:tblPr>
        <w:tblStyle w:val="Table35"/>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41"/>
        <w:gridCol w:w="3073"/>
        <w:gridCol w:w="1503"/>
        <w:gridCol w:w="997"/>
        <w:gridCol w:w="984"/>
        <w:gridCol w:w="1052"/>
        <w:tblGridChange w:id="0">
          <w:tblGrid>
            <w:gridCol w:w="1741"/>
            <w:gridCol w:w="3073"/>
            <w:gridCol w:w="1503"/>
            <w:gridCol w:w="997"/>
            <w:gridCol w:w="984"/>
            <w:gridCol w:w="1052"/>
          </w:tblGrid>
        </w:tblGridChange>
      </w:tblGrid>
      <w:tr>
        <w:trPr>
          <w:cantSplit w:val="0"/>
          <w:tblHeader w:val="0"/>
        </w:trPr>
        <w:tc>
          <w:tcPr/>
          <w:p w:rsidR="00000000" w:rsidDel="00000000" w:rsidP="00000000" w:rsidRDefault="00000000" w:rsidRPr="00000000" w14:paraId="000004C8">
            <w:pPr>
              <w:rPr>
                <w:b w:val="1"/>
              </w:rPr>
            </w:pPr>
            <w:r w:rsidDel="00000000" w:rsidR="00000000" w:rsidRPr="00000000">
              <w:rPr>
                <w:b w:val="1"/>
                <w:rtl w:val="0"/>
              </w:rPr>
              <w:t xml:space="preserve">Name</w:t>
            </w:r>
          </w:p>
        </w:tc>
        <w:tc>
          <w:tcPr/>
          <w:p w:rsidR="00000000" w:rsidDel="00000000" w:rsidP="00000000" w:rsidRDefault="00000000" w:rsidRPr="00000000" w14:paraId="000004C9">
            <w:pPr>
              <w:rPr>
                <w:b w:val="1"/>
              </w:rPr>
            </w:pPr>
            <w:r w:rsidDel="00000000" w:rsidR="00000000" w:rsidRPr="00000000">
              <w:rPr>
                <w:b w:val="1"/>
                <w:rtl w:val="0"/>
              </w:rPr>
              <w:t xml:space="preserve">Type</w:t>
            </w:r>
          </w:p>
        </w:tc>
        <w:tc>
          <w:tcPr/>
          <w:p w:rsidR="00000000" w:rsidDel="00000000" w:rsidP="00000000" w:rsidRDefault="00000000" w:rsidRPr="00000000" w14:paraId="000004CA">
            <w:pPr>
              <w:rPr>
                <w:b w:val="1"/>
              </w:rPr>
            </w:pPr>
            <w:r w:rsidDel="00000000" w:rsidR="00000000" w:rsidRPr="00000000">
              <w:rPr>
                <w:b w:val="1"/>
                <w:rtl w:val="0"/>
              </w:rPr>
              <w:t xml:space="preserve">Description</w:t>
            </w:r>
          </w:p>
        </w:tc>
        <w:tc>
          <w:tcPr/>
          <w:p w:rsidR="00000000" w:rsidDel="00000000" w:rsidP="00000000" w:rsidRDefault="00000000" w:rsidRPr="00000000" w14:paraId="000004CB">
            <w:pPr>
              <w:rPr>
                <w:b w:val="1"/>
              </w:rPr>
            </w:pPr>
            <w:r w:rsidDel="00000000" w:rsidR="00000000" w:rsidRPr="00000000">
              <w:rPr>
                <w:b w:val="1"/>
                <w:rtl w:val="0"/>
              </w:rPr>
              <w:t xml:space="preserve">Units</w:t>
            </w:r>
          </w:p>
        </w:tc>
        <w:tc>
          <w:tcPr/>
          <w:p w:rsidR="00000000" w:rsidDel="00000000" w:rsidP="00000000" w:rsidRDefault="00000000" w:rsidRPr="00000000" w14:paraId="000004CC">
            <w:pPr>
              <w:rPr>
                <w:b w:val="1"/>
              </w:rPr>
            </w:pPr>
            <w:r w:rsidDel="00000000" w:rsidR="00000000" w:rsidRPr="00000000">
              <w:rPr>
                <w:b w:val="1"/>
                <w:rtl w:val="0"/>
              </w:rPr>
              <w:t xml:space="preserve">Valid Min</w:t>
            </w:r>
          </w:p>
        </w:tc>
        <w:tc>
          <w:tcPr/>
          <w:p w:rsidR="00000000" w:rsidDel="00000000" w:rsidP="00000000" w:rsidRDefault="00000000" w:rsidRPr="00000000" w14:paraId="000004CD">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4CE">
            <w:pPr>
              <w:rPr>
                <w:rFonts w:ascii="Courier New" w:cs="Courier New" w:eastAsia="Courier New" w:hAnsi="Courier New"/>
              </w:rPr>
            </w:pPr>
            <w:r w:rsidDel="00000000" w:rsidR="00000000" w:rsidRPr="00000000">
              <w:rPr>
                <w:rFonts w:ascii="Courier New" w:cs="Courier New" w:eastAsia="Courier New" w:hAnsi="Courier New"/>
                <w:rtl w:val="0"/>
              </w:rPr>
              <w:t xml:space="preserve">priority</w:t>
            </w:r>
          </w:p>
        </w:tc>
        <w:tc>
          <w:tcPr/>
          <w:p w:rsidR="00000000" w:rsidDel="00000000" w:rsidP="00000000" w:rsidRDefault="00000000" w:rsidRPr="00000000" w14:paraId="000004CF">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4D0">
            <w:pPr>
              <w:rPr/>
            </w:pPr>
            <w:r w:rsidDel="00000000" w:rsidR="00000000" w:rsidRPr="00000000">
              <w:rPr>
                <w:rtl w:val="0"/>
              </w:rPr>
              <w:t xml:space="preserve">The urgency of the message</w:t>
            </w:r>
          </w:p>
        </w:tc>
        <w:tc>
          <w:tcPr/>
          <w:p w:rsidR="00000000" w:rsidDel="00000000" w:rsidP="00000000" w:rsidRDefault="00000000" w:rsidRPr="00000000" w14:paraId="000004D1">
            <w:pPr>
              <w:rPr/>
            </w:pPr>
            <w:r w:rsidDel="00000000" w:rsidR="00000000" w:rsidRPr="00000000">
              <w:rPr>
                <w:rtl w:val="0"/>
              </w:rPr>
              <w:t xml:space="preserve">N/A</w:t>
            </w:r>
          </w:p>
        </w:tc>
        <w:tc>
          <w:tcPr/>
          <w:p w:rsidR="00000000" w:rsidDel="00000000" w:rsidP="00000000" w:rsidRDefault="00000000" w:rsidRPr="00000000" w14:paraId="000004D2">
            <w:pPr>
              <w:rPr/>
            </w:pPr>
            <w:r w:rsidDel="00000000" w:rsidR="00000000" w:rsidRPr="00000000">
              <w:rPr>
                <w:rtl w:val="0"/>
              </w:rPr>
              <w:t xml:space="preserve">0</w:t>
            </w:r>
          </w:p>
        </w:tc>
        <w:tc>
          <w:tcPr/>
          <w:p w:rsidR="00000000" w:rsidDel="00000000" w:rsidP="00000000" w:rsidRDefault="00000000" w:rsidRPr="00000000" w14:paraId="000004D3">
            <w:pPr>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4D4">
            <w:pPr>
              <w:rPr>
                <w:rFonts w:ascii="Courier New" w:cs="Courier New" w:eastAsia="Courier New" w:hAnsi="Courier New"/>
              </w:rPr>
            </w:pPr>
            <w:r w:rsidDel="00000000" w:rsidR="00000000" w:rsidRPr="00000000">
              <w:rPr>
                <w:rFonts w:ascii="Courier New" w:cs="Courier New" w:eastAsia="Courier New" w:hAnsi="Courier New"/>
                <w:rtl w:val="0"/>
              </w:rPr>
              <w:t xml:space="preserve">typeEvent</w:t>
            </w:r>
          </w:p>
        </w:tc>
        <w:tc>
          <w:tcPr/>
          <w:p w:rsidR="00000000" w:rsidDel="00000000" w:rsidP="00000000" w:rsidRDefault="00000000" w:rsidRPr="00000000" w14:paraId="000004D5">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4D6">
            <w:pPr>
              <w:rPr/>
            </w:pPr>
            <w:r w:rsidDel="00000000" w:rsidR="00000000" w:rsidRPr="00000000">
              <w:rPr>
                <w:sz w:val="20"/>
                <w:szCs w:val="20"/>
                <w:rtl w:val="0"/>
              </w:rPr>
              <w:t xml:space="preserve">A code from the list of ITIS.ITIScodes</w:t>
            </w:r>
            <w:r w:rsidDel="00000000" w:rsidR="00000000" w:rsidRPr="00000000">
              <w:rPr>
                <w:rtl w:val="0"/>
              </w:rPr>
            </w:r>
          </w:p>
        </w:tc>
        <w:tc>
          <w:tcPr/>
          <w:p w:rsidR="00000000" w:rsidDel="00000000" w:rsidP="00000000" w:rsidRDefault="00000000" w:rsidRPr="00000000" w14:paraId="000004D7">
            <w:pPr>
              <w:rPr/>
            </w:pPr>
            <w:r w:rsidDel="00000000" w:rsidR="00000000" w:rsidRPr="00000000">
              <w:rPr>
                <w:rtl w:val="0"/>
              </w:rPr>
              <w:t xml:space="preserve">N/A</w:t>
            </w:r>
          </w:p>
        </w:tc>
        <w:tc>
          <w:tcPr/>
          <w:p w:rsidR="00000000" w:rsidDel="00000000" w:rsidP="00000000" w:rsidRDefault="00000000" w:rsidRPr="00000000" w14:paraId="000004D8">
            <w:pPr>
              <w:rPr/>
            </w:pPr>
            <w:r w:rsidDel="00000000" w:rsidR="00000000" w:rsidRPr="00000000">
              <w:rPr>
                <w:rtl w:val="0"/>
              </w:rPr>
              <w:t xml:space="preserve">0</w:t>
            </w:r>
          </w:p>
        </w:tc>
        <w:tc>
          <w:tcPr/>
          <w:p w:rsidR="00000000" w:rsidDel="00000000" w:rsidP="00000000" w:rsidRDefault="00000000" w:rsidRPr="00000000" w14:paraId="000004D9">
            <w:pPr>
              <w:keepNext w:val="1"/>
              <w:rPr/>
            </w:pPr>
            <w:r w:rsidDel="00000000" w:rsidR="00000000" w:rsidRPr="00000000">
              <w:rPr>
                <w:rtl w:val="0"/>
              </w:rPr>
              <w:t xml:space="preserve">65535</w:t>
            </w:r>
          </w:p>
        </w:tc>
      </w:tr>
    </w:tbl>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23 - J2735EventDescription (2)</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pStyle w:val="Heading2"/>
        <w:numPr>
          <w:ilvl w:val="1"/>
          <w:numId w:val="12"/>
        </w:numPr>
        <w:ind w:left="576" w:hanging="576"/>
        <w:rPr/>
      </w:pPr>
      <w:bookmarkStart w:colFirst="0" w:colLast="0" w:name="_heading=h.4f1mdlm" w:id="42"/>
      <w:bookmarkEnd w:id="42"/>
      <w:r w:rsidDel="00000000" w:rsidR="00000000" w:rsidRPr="00000000">
        <w:rPr>
          <w:rtl w:val="0"/>
        </w:rPr>
        <w:t xml:space="preserve">J2735TrailerData</w:t>
      </w:r>
    </w:p>
    <w:p w:rsidR="00000000" w:rsidDel="00000000" w:rsidP="00000000" w:rsidRDefault="00000000" w:rsidRPr="00000000" w14:paraId="000004DD">
      <w:pPr>
        <w:rPr/>
      </w:pPr>
      <w:r w:rsidDel="00000000" w:rsidR="00000000" w:rsidRPr="00000000">
        <w:rPr>
          <w:rtl w:val="0"/>
        </w:rPr>
        <w:t xml:space="preserve">Provides a means to describe trailers pulled by a motor vehicle and/or other equipped devices. 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3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00"/>
        <w:gridCol w:w="3781"/>
        <w:gridCol w:w="1379"/>
        <w:gridCol w:w="872"/>
        <w:gridCol w:w="859"/>
        <w:gridCol w:w="859"/>
        <w:tblGridChange w:id="0">
          <w:tblGrid>
            <w:gridCol w:w="1600"/>
            <w:gridCol w:w="3781"/>
            <w:gridCol w:w="1379"/>
            <w:gridCol w:w="872"/>
            <w:gridCol w:w="859"/>
            <w:gridCol w:w="859"/>
          </w:tblGrid>
        </w:tblGridChange>
      </w:tblGrid>
      <w:tr>
        <w:trPr>
          <w:cantSplit w:val="0"/>
          <w:tblHeader w:val="0"/>
        </w:trPr>
        <w:tc>
          <w:tcPr/>
          <w:p w:rsidR="00000000" w:rsidDel="00000000" w:rsidP="00000000" w:rsidRDefault="00000000" w:rsidRPr="00000000" w14:paraId="000004DE">
            <w:pPr>
              <w:rPr>
                <w:b w:val="1"/>
              </w:rPr>
            </w:pPr>
            <w:r w:rsidDel="00000000" w:rsidR="00000000" w:rsidRPr="00000000">
              <w:rPr>
                <w:b w:val="1"/>
                <w:rtl w:val="0"/>
              </w:rPr>
              <w:t xml:space="preserve">Name</w:t>
            </w:r>
          </w:p>
        </w:tc>
        <w:tc>
          <w:tcPr/>
          <w:p w:rsidR="00000000" w:rsidDel="00000000" w:rsidP="00000000" w:rsidRDefault="00000000" w:rsidRPr="00000000" w14:paraId="000004DF">
            <w:pPr>
              <w:rPr>
                <w:b w:val="1"/>
              </w:rPr>
            </w:pPr>
            <w:r w:rsidDel="00000000" w:rsidR="00000000" w:rsidRPr="00000000">
              <w:rPr>
                <w:b w:val="1"/>
                <w:rtl w:val="0"/>
              </w:rPr>
              <w:t xml:space="preserve">Type</w:t>
            </w:r>
          </w:p>
        </w:tc>
        <w:tc>
          <w:tcPr/>
          <w:p w:rsidR="00000000" w:rsidDel="00000000" w:rsidP="00000000" w:rsidRDefault="00000000" w:rsidRPr="00000000" w14:paraId="000004E0">
            <w:pPr>
              <w:rPr>
                <w:b w:val="1"/>
              </w:rPr>
            </w:pPr>
            <w:r w:rsidDel="00000000" w:rsidR="00000000" w:rsidRPr="00000000">
              <w:rPr>
                <w:b w:val="1"/>
                <w:rtl w:val="0"/>
              </w:rPr>
              <w:t xml:space="preserve">Description</w:t>
            </w:r>
          </w:p>
        </w:tc>
        <w:tc>
          <w:tcPr/>
          <w:p w:rsidR="00000000" w:rsidDel="00000000" w:rsidP="00000000" w:rsidRDefault="00000000" w:rsidRPr="00000000" w14:paraId="000004E1">
            <w:pPr>
              <w:rPr>
                <w:b w:val="1"/>
              </w:rPr>
            </w:pPr>
            <w:r w:rsidDel="00000000" w:rsidR="00000000" w:rsidRPr="00000000">
              <w:rPr>
                <w:b w:val="1"/>
                <w:rtl w:val="0"/>
              </w:rPr>
              <w:t xml:space="preserve">Units</w:t>
            </w:r>
          </w:p>
        </w:tc>
        <w:tc>
          <w:tcPr/>
          <w:p w:rsidR="00000000" w:rsidDel="00000000" w:rsidP="00000000" w:rsidRDefault="00000000" w:rsidRPr="00000000" w14:paraId="000004E2">
            <w:pPr>
              <w:rPr>
                <w:b w:val="1"/>
              </w:rPr>
            </w:pPr>
            <w:r w:rsidDel="00000000" w:rsidR="00000000" w:rsidRPr="00000000">
              <w:rPr>
                <w:b w:val="1"/>
                <w:rtl w:val="0"/>
              </w:rPr>
              <w:t xml:space="preserve">Valid Min</w:t>
            </w:r>
          </w:p>
        </w:tc>
        <w:tc>
          <w:tcPr/>
          <w:p w:rsidR="00000000" w:rsidDel="00000000" w:rsidP="00000000" w:rsidRDefault="00000000" w:rsidRPr="00000000" w14:paraId="000004E3">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4E4">
            <w:pPr>
              <w:rPr>
                <w:rFonts w:ascii="Courier New" w:cs="Courier New" w:eastAsia="Courier New" w:hAnsi="Courier New"/>
              </w:rPr>
            </w:pPr>
            <w:r w:rsidDel="00000000" w:rsidR="00000000" w:rsidRPr="00000000">
              <w:rPr>
                <w:rFonts w:ascii="Courier New" w:cs="Courier New" w:eastAsia="Courier New" w:hAnsi="Courier New"/>
                <w:rtl w:val="0"/>
              </w:rPr>
              <w:t xml:space="preserve">sspRights</w:t>
            </w:r>
          </w:p>
        </w:tc>
        <w:tc>
          <w:tcPr/>
          <w:p w:rsidR="00000000" w:rsidDel="00000000" w:rsidP="00000000" w:rsidRDefault="00000000" w:rsidRPr="00000000" w14:paraId="000004E5">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4E6">
            <w:pPr>
              <w:rPr/>
            </w:pPr>
            <w:r w:rsidDel="00000000" w:rsidR="00000000" w:rsidRPr="00000000">
              <w:rPr>
                <w:rtl w:val="0"/>
              </w:rPr>
              <w:t xml:space="preserve">Index to CERT rights. The SSP index is used to control the data elements that follow the occurrence of the index.</w:t>
            </w:r>
          </w:p>
        </w:tc>
        <w:tc>
          <w:tcPr/>
          <w:p w:rsidR="00000000" w:rsidDel="00000000" w:rsidP="00000000" w:rsidRDefault="00000000" w:rsidRPr="00000000" w14:paraId="000004E7">
            <w:pPr>
              <w:rPr/>
            </w:pPr>
            <w:r w:rsidDel="00000000" w:rsidR="00000000" w:rsidRPr="00000000">
              <w:rPr>
                <w:rtl w:val="0"/>
              </w:rPr>
              <w:t xml:space="preserve">N/A</w:t>
            </w:r>
          </w:p>
        </w:tc>
        <w:tc>
          <w:tcPr/>
          <w:p w:rsidR="00000000" w:rsidDel="00000000" w:rsidP="00000000" w:rsidRDefault="00000000" w:rsidRPr="00000000" w14:paraId="000004E8">
            <w:pPr>
              <w:rPr/>
            </w:pPr>
            <w:r w:rsidDel="00000000" w:rsidR="00000000" w:rsidRPr="00000000">
              <w:rPr>
                <w:rtl w:val="0"/>
              </w:rPr>
              <w:t xml:space="preserve">0</w:t>
            </w:r>
          </w:p>
        </w:tc>
        <w:tc>
          <w:tcPr/>
          <w:p w:rsidR="00000000" w:rsidDel="00000000" w:rsidP="00000000" w:rsidRDefault="00000000" w:rsidRPr="00000000" w14:paraId="000004E9">
            <w:pPr>
              <w:keepNext w:val="1"/>
              <w:rPr/>
            </w:pPr>
            <w:r w:rsidDel="00000000" w:rsidR="00000000" w:rsidRPr="00000000">
              <w:rPr>
                <w:rtl w:val="0"/>
              </w:rPr>
              <w:t xml:space="preserve">31</w:t>
            </w:r>
          </w:p>
        </w:tc>
      </w:tr>
    </w:tbl>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24 - J2735TrailerData (1)</w:t>
      </w:r>
    </w:p>
    <w:p w:rsidR="00000000" w:rsidDel="00000000" w:rsidP="00000000" w:rsidRDefault="00000000" w:rsidRPr="00000000" w14:paraId="000004EB">
      <w:pPr>
        <w:rPr/>
      </w:pPr>
      <w:r w:rsidDel="00000000" w:rsidR="00000000" w:rsidRPr="00000000">
        <w:rPr>
          <w:rtl w:val="0"/>
        </w:rPr>
      </w:r>
    </w:p>
    <w:tbl>
      <w:tblPr>
        <w:tblStyle w:val="Table37"/>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00"/>
        <w:gridCol w:w="3781"/>
        <w:gridCol w:w="3969"/>
        <w:tblGridChange w:id="0">
          <w:tblGrid>
            <w:gridCol w:w="1600"/>
            <w:gridCol w:w="3781"/>
            <w:gridCol w:w="3969"/>
          </w:tblGrid>
        </w:tblGridChange>
      </w:tblGrid>
      <w:tr>
        <w:trPr>
          <w:cantSplit w:val="0"/>
          <w:tblHeader w:val="0"/>
        </w:trPr>
        <w:tc>
          <w:tcPr/>
          <w:p w:rsidR="00000000" w:rsidDel="00000000" w:rsidP="00000000" w:rsidRDefault="00000000" w:rsidRPr="00000000" w14:paraId="000004EC">
            <w:pPr>
              <w:rPr>
                <w:b w:val="1"/>
              </w:rPr>
            </w:pPr>
            <w:r w:rsidDel="00000000" w:rsidR="00000000" w:rsidRPr="00000000">
              <w:rPr>
                <w:b w:val="1"/>
                <w:rtl w:val="0"/>
              </w:rPr>
              <w:t xml:space="preserve">Name</w:t>
            </w:r>
          </w:p>
        </w:tc>
        <w:tc>
          <w:tcPr/>
          <w:p w:rsidR="00000000" w:rsidDel="00000000" w:rsidP="00000000" w:rsidRDefault="00000000" w:rsidRPr="00000000" w14:paraId="000004ED">
            <w:pPr>
              <w:rPr>
                <w:b w:val="1"/>
              </w:rPr>
            </w:pPr>
            <w:r w:rsidDel="00000000" w:rsidR="00000000" w:rsidRPr="00000000">
              <w:rPr>
                <w:b w:val="1"/>
                <w:rtl w:val="0"/>
              </w:rPr>
              <w:t xml:space="preserve">Type</w:t>
            </w:r>
          </w:p>
        </w:tc>
        <w:tc>
          <w:tcPr/>
          <w:p w:rsidR="00000000" w:rsidDel="00000000" w:rsidP="00000000" w:rsidRDefault="00000000" w:rsidRPr="00000000" w14:paraId="000004EE">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EF">
            <w:pPr>
              <w:rPr>
                <w:rFonts w:ascii="Courier New" w:cs="Courier New" w:eastAsia="Courier New" w:hAnsi="Courier New"/>
              </w:rPr>
            </w:pPr>
            <w:r w:rsidDel="00000000" w:rsidR="00000000" w:rsidRPr="00000000">
              <w:rPr>
                <w:rFonts w:ascii="Courier New" w:cs="Courier New" w:eastAsia="Courier New" w:hAnsi="Courier New"/>
                <w:rtl w:val="0"/>
              </w:rPr>
              <w:t xml:space="preserve">connection</w:t>
            </w:r>
          </w:p>
        </w:tc>
        <w:tc>
          <w:tcPr/>
          <w:p w:rsidR="00000000" w:rsidDel="00000000" w:rsidP="00000000" w:rsidRDefault="00000000" w:rsidRPr="00000000" w14:paraId="000004F0">
            <w:pPr>
              <w:rPr>
                <w:rFonts w:ascii="Courier New" w:cs="Courier New" w:eastAsia="Courier New" w:hAnsi="Courier New"/>
              </w:rPr>
            </w:pPr>
            <w:hyperlink w:anchor="_heading=h.4bvk7pj">
              <w:r w:rsidDel="00000000" w:rsidR="00000000" w:rsidRPr="00000000">
                <w:rPr>
                  <w:rFonts w:ascii="Courier New" w:cs="Courier New" w:eastAsia="Courier New" w:hAnsi="Courier New"/>
                  <w:color w:val="0563c1"/>
                  <w:u w:val="single"/>
                  <w:rtl w:val="0"/>
                </w:rPr>
                <w:t xml:space="preserve">J2735PivotPointDescription</w:t>
              </w:r>
            </w:hyperlink>
            <w:r w:rsidDel="00000000" w:rsidR="00000000" w:rsidRPr="00000000">
              <w:rPr>
                <w:rtl w:val="0"/>
              </w:rPr>
            </w:r>
          </w:p>
        </w:tc>
        <w:tc>
          <w:tcPr/>
          <w:p w:rsidR="00000000" w:rsidDel="00000000" w:rsidP="00000000" w:rsidRDefault="00000000" w:rsidRPr="00000000" w14:paraId="000004F1">
            <w:pPr>
              <w:rPr/>
            </w:pPr>
            <w:r w:rsidDel="00000000" w:rsidR="00000000" w:rsidRPr="00000000">
              <w:rPr>
                <w:rtl w:val="0"/>
              </w:rPr>
              <w:t xml:space="preserve">Offset connection point details from the hauling vehicle to the first trailer unit. </w:t>
            </w:r>
          </w:p>
        </w:tc>
      </w:tr>
      <w:tr>
        <w:trPr>
          <w:cantSplit w:val="0"/>
          <w:tblHeader w:val="0"/>
        </w:trPr>
        <w:tc>
          <w:tcPr/>
          <w:p w:rsidR="00000000" w:rsidDel="00000000" w:rsidP="00000000" w:rsidRDefault="00000000" w:rsidRPr="00000000" w14:paraId="000004F2">
            <w:pPr>
              <w:rPr>
                <w:rFonts w:ascii="Courier New" w:cs="Courier New" w:eastAsia="Courier New" w:hAnsi="Courier New"/>
              </w:rPr>
            </w:pPr>
            <w:r w:rsidDel="00000000" w:rsidR="00000000" w:rsidRPr="00000000">
              <w:rPr>
                <w:rFonts w:ascii="Courier New" w:cs="Courier New" w:eastAsia="Courier New" w:hAnsi="Courier New"/>
                <w:rtl w:val="0"/>
              </w:rPr>
              <w:t xml:space="preserve">units</w:t>
            </w:r>
          </w:p>
        </w:tc>
        <w:tc>
          <w:tcPr/>
          <w:p w:rsidR="00000000" w:rsidDel="00000000" w:rsidP="00000000" w:rsidRDefault="00000000" w:rsidRPr="00000000" w14:paraId="000004F3">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2r0uhxc">
              <w:r w:rsidDel="00000000" w:rsidR="00000000" w:rsidRPr="00000000">
                <w:rPr>
                  <w:rFonts w:ascii="Courier New" w:cs="Courier New" w:eastAsia="Courier New" w:hAnsi="Courier New"/>
                  <w:color w:val="0563c1"/>
                  <w:u w:val="single"/>
                  <w:rtl w:val="0"/>
                </w:rPr>
                <w:t xml:space="preserve">J2735TrailerUnitDescription</w:t>
              </w:r>
            </w:hyperlink>
            <w:r w:rsidDel="00000000" w:rsidR="00000000" w:rsidRPr="00000000">
              <w:rPr>
                <w:rtl w:val="0"/>
              </w:rPr>
            </w:r>
          </w:p>
        </w:tc>
        <w:tc>
          <w:tcPr/>
          <w:p w:rsidR="00000000" w:rsidDel="00000000" w:rsidP="00000000" w:rsidRDefault="00000000" w:rsidRPr="00000000" w14:paraId="000004F4">
            <w:pPr>
              <w:keepNext w:val="1"/>
              <w:rPr/>
            </w:pPr>
            <w:r w:rsidDel="00000000" w:rsidR="00000000" w:rsidRPr="00000000">
              <w:rPr>
                <w:rtl w:val="0"/>
              </w:rPr>
              <w:t xml:space="preserve">One of more Trailer or Dolly Descriptions (each called a unit).</w:t>
            </w:r>
          </w:p>
        </w:tc>
      </w:tr>
    </w:tbl>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25 - J2735TrailerData (2)</w:t>
      </w:r>
    </w:p>
    <w:p w:rsidR="00000000" w:rsidDel="00000000" w:rsidP="00000000" w:rsidRDefault="00000000" w:rsidRPr="00000000" w14:paraId="000004F6">
      <w:pPr>
        <w:pStyle w:val="Heading2"/>
        <w:numPr>
          <w:ilvl w:val="1"/>
          <w:numId w:val="12"/>
        </w:numPr>
        <w:ind w:left="576" w:hanging="576"/>
        <w:rPr/>
      </w:pPr>
      <w:bookmarkStart w:colFirst="0" w:colLast="0" w:name="_heading=h.2u6wntf" w:id="43"/>
      <w:bookmarkEnd w:id="43"/>
      <w:r w:rsidDel="00000000" w:rsidR="00000000" w:rsidRPr="00000000">
        <w:rPr>
          <w:rtl w:val="0"/>
        </w:rPr>
        <w:t xml:space="preserve">J2735VehicleClassification</w:t>
      </w:r>
    </w:p>
    <w:p w:rsidR="00000000" w:rsidDel="00000000" w:rsidP="00000000" w:rsidRDefault="00000000" w:rsidRPr="00000000" w14:paraId="000004F7">
      <w:pPr>
        <w:rPr/>
      </w:pPr>
      <w:r w:rsidDel="00000000" w:rsidR="00000000" w:rsidRPr="00000000">
        <w:rPr>
          <w:rtl w:val="0"/>
        </w:rPr>
        <w:t xml:space="preserve">This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38"/>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34"/>
        <w:gridCol w:w="1916"/>
        <w:gridCol w:w="5500"/>
        <w:tblGridChange w:id="0">
          <w:tblGrid>
            <w:gridCol w:w="1934"/>
            <w:gridCol w:w="1916"/>
            <w:gridCol w:w="5500"/>
          </w:tblGrid>
        </w:tblGridChange>
      </w:tblGrid>
      <w:tr>
        <w:trPr>
          <w:cantSplit w:val="0"/>
          <w:tblHeader w:val="0"/>
        </w:trPr>
        <w:tc>
          <w:tcPr/>
          <w:p w:rsidR="00000000" w:rsidDel="00000000" w:rsidP="00000000" w:rsidRDefault="00000000" w:rsidRPr="00000000" w14:paraId="000004F8">
            <w:pPr>
              <w:rPr>
                <w:b w:val="1"/>
              </w:rPr>
            </w:pPr>
            <w:r w:rsidDel="00000000" w:rsidR="00000000" w:rsidRPr="00000000">
              <w:rPr>
                <w:b w:val="1"/>
                <w:rtl w:val="0"/>
              </w:rPr>
              <w:t xml:space="preserve">Name</w:t>
            </w:r>
          </w:p>
        </w:tc>
        <w:tc>
          <w:tcPr/>
          <w:p w:rsidR="00000000" w:rsidDel="00000000" w:rsidP="00000000" w:rsidRDefault="00000000" w:rsidRPr="00000000" w14:paraId="000004F9">
            <w:pPr>
              <w:rPr>
                <w:b w:val="1"/>
              </w:rPr>
            </w:pPr>
            <w:r w:rsidDel="00000000" w:rsidR="00000000" w:rsidRPr="00000000">
              <w:rPr>
                <w:b w:val="1"/>
                <w:rtl w:val="0"/>
              </w:rPr>
              <w:t xml:space="preserve">Type</w:t>
            </w:r>
          </w:p>
        </w:tc>
        <w:tc>
          <w:tcPr/>
          <w:p w:rsidR="00000000" w:rsidDel="00000000" w:rsidP="00000000" w:rsidRDefault="00000000" w:rsidRPr="00000000" w14:paraId="000004FA">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B">
            <w:pPr>
              <w:rPr>
                <w:rFonts w:ascii="Courier New" w:cs="Courier New" w:eastAsia="Courier New" w:hAnsi="Courier New"/>
              </w:rPr>
            </w:pPr>
            <w:r w:rsidDel="00000000" w:rsidR="00000000" w:rsidRPr="00000000">
              <w:rPr>
                <w:rFonts w:ascii="Courier New" w:cs="Courier New" w:eastAsia="Courier New" w:hAnsi="Courier New"/>
                <w:rtl w:val="0"/>
              </w:rPr>
              <w:t xml:space="preserve">fuelType</w:t>
            </w:r>
          </w:p>
        </w:tc>
        <w:tc>
          <w:tcPr/>
          <w:p w:rsidR="00000000" w:rsidDel="00000000" w:rsidP="00000000" w:rsidRDefault="00000000" w:rsidRPr="00000000" w14:paraId="000004FC">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4FD">
            <w:pPr>
              <w:rPr/>
            </w:pPr>
            <w:r w:rsidDel="00000000" w:rsidR="00000000" w:rsidRPr="00000000">
              <w:rPr>
                <w:rtl w:val="0"/>
              </w:rPr>
              <w:t xml:space="preserve">One of the following enumeration constants:</w:t>
            </w:r>
          </w:p>
          <w:p w:rsidR="00000000" w:rsidDel="00000000" w:rsidP="00000000" w:rsidRDefault="00000000" w:rsidRPr="00000000" w14:paraId="000004F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highlight w:val="lightGray"/>
                <w:u w:val="none"/>
                <w:vertAlign w:val="baseline"/>
                <w:rtl w:val="0"/>
              </w:rPr>
              <w:t xml:space="preserve">unknownFuel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0 -- Gasoline Powered</w:t>
            </w: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gasoline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1</w:t>
            </w:r>
            <w:r w:rsidDel="00000000" w:rsidR="00000000" w:rsidRPr="00000000">
              <w:rPr>
                <w:rtl w:val="0"/>
              </w:rPr>
            </w:r>
          </w:p>
          <w:p w:rsidR="00000000" w:rsidDel="00000000" w:rsidP="00000000" w:rsidRDefault="00000000" w:rsidRPr="00000000" w14:paraId="0000050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ethanol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2 -- Including blends</w:t>
            </w:r>
            <w:r w:rsidDel="00000000" w:rsidR="00000000" w:rsidRPr="00000000">
              <w:rPr>
                <w:rtl w:val="0"/>
              </w:rPr>
            </w:r>
          </w:p>
          <w:p w:rsidR="00000000" w:rsidDel="00000000" w:rsidP="00000000" w:rsidRDefault="00000000" w:rsidRPr="00000000" w14:paraId="0000050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diesel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3 -- All types</w:t>
            </w:r>
            <w:r w:rsidDel="00000000" w:rsidR="00000000" w:rsidRPr="00000000">
              <w:rPr>
                <w:rtl w:val="0"/>
              </w:rPr>
            </w:r>
          </w:p>
          <w:p w:rsidR="00000000" w:rsidDel="00000000" w:rsidP="00000000" w:rsidRDefault="00000000" w:rsidRPr="00000000" w14:paraId="0000050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electric</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4</w:t>
            </w:r>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hybrid</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5 -- All types</w:t>
            </w:r>
            <w:r w:rsidDel="00000000" w:rsidR="00000000" w:rsidRPr="00000000">
              <w:rPr>
                <w:rtl w:val="0"/>
              </w:rPr>
            </w:r>
          </w:p>
          <w:p w:rsidR="00000000" w:rsidDel="00000000" w:rsidP="00000000" w:rsidRDefault="00000000" w:rsidRPr="00000000" w14:paraId="0000050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hydrogen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6</w:t>
            </w:r>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natGasLiquid</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7 -- Liquefied</w:t>
            </w:r>
            <w:r w:rsidDel="00000000" w:rsidR="00000000" w:rsidRPr="00000000">
              <w:rPr>
                <w:rtl w:val="0"/>
              </w:rPr>
            </w:r>
          </w:p>
          <w:p w:rsidR="00000000" w:rsidDel="00000000" w:rsidP="00000000" w:rsidRDefault="00000000" w:rsidRPr="00000000" w14:paraId="0000050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natGasComp</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8 -- Compressed</w:t>
            </w:r>
            <w:r w:rsidDel="00000000" w:rsidR="00000000" w:rsidRPr="00000000">
              <w:rPr>
                <w:rtl w:val="0"/>
              </w:rPr>
            </w:r>
          </w:p>
          <w:p w:rsidR="00000000" w:rsidDel="00000000" w:rsidP="00000000" w:rsidRDefault="00000000" w:rsidRPr="00000000" w14:paraId="0000050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propane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FuelType::= 9</w:t>
            </w: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tc>
      </w:tr>
      <w:tr>
        <w:trPr>
          <w:cantSplit w:val="0"/>
          <w:tblHeader w:val="0"/>
        </w:trPr>
        <w:tc>
          <w:tcPr/>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hpmsType</w:t>
            </w:r>
          </w:p>
        </w:tc>
        <w:tc>
          <w:tcPr/>
          <w:p w:rsidR="00000000" w:rsidDel="00000000" w:rsidP="00000000" w:rsidRDefault="00000000" w:rsidRPr="00000000" w14:paraId="0000050A">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0B">
            <w:pPr>
              <w:rPr/>
            </w:pPr>
            <w:r w:rsidDel="00000000" w:rsidR="00000000" w:rsidRPr="00000000">
              <w:rPr>
                <w:rtl w:val="0"/>
              </w:rPr>
              <w:t xml:space="preserve">One of the following enumeration constants:</w:t>
            </w:r>
          </w:p>
          <w:p w:rsidR="00000000" w:rsidDel="00000000" w:rsidP="00000000" w:rsidRDefault="00000000" w:rsidRPr="00000000" w14:paraId="000005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unknown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special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moto</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carOther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bus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axleCnt4Trailer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axleCnt5Trailer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axleCnt6Trailer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axleCnt5MultiTrailer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axleCnt6MultiTrailer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axleCnt7MultiTrailer</w:t>
            </w: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tc>
      </w:tr>
      <w:tr>
        <w:trPr>
          <w:cantSplit w:val="0"/>
          <w:tblHeader w:val="0"/>
        </w:trPr>
        <w:tc>
          <w:tcPr/>
          <w:p w:rsidR="00000000" w:rsidDel="00000000" w:rsidP="00000000" w:rsidRDefault="00000000" w:rsidRPr="00000000" w14:paraId="0000051D">
            <w:pPr>
              <w:rPr>
                <w:rFonts w:ascii="Courier New" w:cs="Courier New" w:eastAsia="Courier New" w:hAnsi="Courier New"/>
              </w:rPr>
            </w:pPr>
            <w:r w:rsidDel="00000000" w:rsidR="00000000" w:rsidRPr="00000000">
              <w:rPr>
                <w:rFonts w:ascii="Courier New" w:cs="Courier New" w:eastAsia="Courier New" w:hAnsi="Courier New"/>
                <w:rtl w:val="0"/>
              </w:rPr>
              <w:t xml:space="preserve">responderType</w:t>
            </w:r>
          </w:p>
        </w:tc>
        <w:tc>
          <w:tcPr/>
          <w:p w:rsidR="00000000" w:rsidDel="00000000" w:rsidP="00000000" w:rsidRDefault="00000000" w:rsidRPr="00000000" w14:paraId="0000051E">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1F">
            <w:pPr>
              <w:rPr/>
            </w:pPr>
            <w:r w:rsidDel="00000000" w:rsidR="00000000" w:rsidRPr="00000000">
              <w:rPr>
                <w:rtl w:val="0"/>
              </w:rPr>
              <w:t xml:space="preserve">One of the following enumeration constants:</w:t>
            </w:r>
          </w:p>
          <w:p w:rsidR="00000000" w:rsidDel="00000000" w:rsidP="00000000" w:rsidRDefault="00000000" w:rsidRPr="00000000" w14:paraId="000005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emergency_vehicle_units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federal_law_enforcement_units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state_police_units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county_police_units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local_police_units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ambulance_units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rescue_units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fire_units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hAZMAT_units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light_tow_unit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heavy_tow_unit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freeway_service_patrols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transportation_response_units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D">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private_contractor_response_units</w:t>
            </w:r>
            <w:r w:rsidDel="00000000" w:rsidR="00000000" w:rsidRPr="00000000">
              <w:rPr>
                <w:rtl w:val="0"/>
              </w:rPr>
            </w:r>
          </w:p>
        </w:tc>
      </w:tr>
    </w:tbl>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26 - J2735VehicleClassification (1)</w:t>
      </w:r>
    </w:p>
    <w:tbl>
      <w:tblPr>
        <w:tblStyle w:val="Table39"/>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67"/>
        <w:gridCol w:w="2210"/>
        <w:gridCol w:w="2096"/>
        <w:gridCol w:w="1167"/>
        <w:gridCol w:w="1155"/>
        <w:gridCol w:w="1155"/>
        <w:tblGridChange w:id="0">
          <w:tblGrid>
            <w:gridCol w:w="1567"/>
            <w:gridCol w:w="2210"/>
            <w:gridCol w:w="2096"/>
            <w:gridCol w:w="1167"/>
            <w:gridCol w:w="1155"/>
            <w:gridCol w:w="1155"/>
          </w:tblGrid>
        </w:tblGridChange>
      </w:tblGrid>
      <w:tr>
        <w:trPr>
          <w:cantSplit w:val="0"/>
          <w:tblHeader w:val="0"/>
        </w:trPr>
        <w:tc>
          <w:tcPr/>
          <w:p w:rsidR="00000000" w:rsidDel="00000000" w:rsidP="00000000" w:rsidRDefault="00000000" w:rsidRPr="00000000" w14:paraId="0000052F">
            <w:pPr>
              <w:rPr>
                <w:b w:val="1"/>
              </w:rPr>
            </w:pPr>
            <w:r w:rsidDel="00000000" w:rsidR="00000000" w:rsidRPr="00000000">
              <w:rPr>
                <w:b w:val="1"/>
                <w:rtl w:val="0"/>
              </w:rPr>
              <w:t xml:space="preserve">Name</w:t>
            </w:r>
          </w:p>
        </w:tc>
        <w:tc>
          <w:tcPr/>
          <w:p w:rsidR="00000000" w:rsidDel="00000000" w:rsidP="00000000" w:rsidRDefault="00000000" w:rsidRPr="00000000" w14:paraId="00000530">
            <w:pPr>
              <w:rPr>
                <w:b w:val="1"/>
              </w:rPr>
            </w:pPr>
            <w:r w:rsidDel="00000000" w:rsidR="00000000" w:rsidRPr="00000000">
              <w:rPr>
                <w:b w:val="1"/>
                <w:rtl w:val="0"/>
              </w:rPr>
              <w:t xml:space="preserve">Type</w:t>
            </w:r>
          </w:p>
        </w:tc>
        <w:tc>
          <w:tcPr/>
          <w:p w:rsidR="00000000" w:rsidDel="00000000" w:rsidP="00000000" w:rsidRDefault="00000000" w:rsidRPr="00000000" w14:paraId="00000531">
            <w:pPr>
              <w:rPr>
                <w:b w:val="1"/>
              </w:rPr>
            </w:pPr>
            <w:r w:rsidDel="00000000" w:rsidR="00000000" w:rsidRPr="00000000">
              <w:rPr>
                <w:b w:val="1"/>
                <w:rtl w:val="0"/>
              </w:rPr>
              <w:t xml:space="preserve">Description</w:t>
            </w:r>
          </w:p>
        </w:tc>
        <w:tc>
          <w:tcPr/>
          <w:p w:rsidR="00000000" w:rsidDel="00000000" w:rsidP="00000000" w:rsidRDefault="00000000" w:rsidRPr="00000000" w14:paraId="00000532">
            <w:pPr>
              <w:rPr>
                <w:b w:val="1"/>
              </w:rPr>
            </w:pPr>
            <w:r w:rsidDel="00000000" w:rsidR="00000000" w:rsidRPr="00000000">
              <w:rPr>
                <w:b w:val="1"/>
                <w:rtl w:val="0"/>
              </w:rPr>
              <w:t xml:space="preserve">Units</w:t>
            </w:r>
          </w:p>
        </w:tc>
        <w:tc>
          <w:tcPr/>
          <w:p w:rsidR="00000000" w:rsidDel="00000000" w:rsidP="00000000" w:rsidRDefault="00000000" w:rsidRPr="00000000" w14:paraId="00000533">
            <w:pPr>
              <w:rPr>
                <w:b w:val="1"/>
              </w:rPr>
            </w:pPr>
            <w:r w:rsidDel="00000000" w:rsidR="00000000" w:rsidRPr="00000000">
              <w:rPr>
                <w:b w:val="1"/>
                <w:rtl w:val="0"/>
              </w:rPr>
              <w:t xml:space="preserve">Valid Min</w:t>
            </w:r>
          </w:p>
        </w:tc>
        <w:tc>
          <w:tcPr/>
          <w:p w:rsidR="00000000" w:rsidDel="00000000" w:rsidP="00000000" w:rsidRDefault="00000000" w:rsidRPr="00000000" w14:paraId="00000534">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35">
            <w:pPr>
              <w:rPr>
                <w:rFonts w:ascii="Courier New" w:cs="Courier New" w:eastAsia="Courier New" w:hAnsi="Courier New"/>
              </w:rPr>
            </w:pPr>
            <w:r w:rsidDel="00000000" w:rsidR="00000000" w:rsidRPr="00000000">
              <w:rPr>
                <w:rFonts w:ascii="Courier New" w:cs="Courier New" w:eastAsia="Courier New" w:hAnsi="Courier New"/>
                <w:rtl w:val="0"/>
              </w:rPr>
              <w:t xml:space="preserve">iso3883</w:t>
            </w:r>
          </w:p>
        </w:tc>
        <w:tc>
          <w:tcPr/>
          <w:p w:rsidR="00000000" w:rsidDel="00000000" w:rsidP="00000000" w:rsidRDefault="00000000" w:rsidRPr="00000000" w14:paraId="00000536">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37">
            <w:pPr>
              <w:rPr/>
            </w:pPr>
            <w:r w:rsidDel="00000000" w:rsidR="00000000" w:rsidRPr="00000000">
              <w:rPr>
                <w:rtl w:val="0"/>
              </w:rPr>
              <w:t xml:space="preserve">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p w:rsidR="00000000" w:rsidDel="00000000" w:rsidP="00000000" w:rsidRDefault="00000000" w:rsidRPr="00000000" w14:paraId="00000538">
            <w:pPr>
              <w:rPr/>
            </w:pPr>
            <w:r w:rsidDel="00000000" w:rsidR="00000000" w:rsidRPr="00000000">
              <w:rPr>
                <w:rtl w:val="0"/>
              </w:rPr>
              <w:t xml:space="preserve">N/A</w:t>
            </w:r>
          </w:p>
        </w:tc>
        <w:tc>
          <w:tcPr/>
          <w:p w:rsidR="00000000" w:rsidDel="00000000" w:rsidP="00000000" w:rsidRDefault="00000000" w:rsidRPr="00000000" w14:paraId="00000539">
            <w:pPr>
              <w:rPr/>
            </w:pPr>
            <w:r w:rsidDel="00000000" w:rsidR="00000000" w:rsidRPr="00000000">
              <w:rPr>
                <w:rtl w:val="0"/>
              </w:rPr>
              <w:t xml:space="preserve">0</w:t>
            </w:r>
          </w:p>
        </w:tc>
        <w:tc>
          <w:tcPr/>
          <w:p w:rsidR="00000000" w:rsidDel="00000000" w:rsidP="00000000" w:rsidRDefault="00000000" w:rsidRPr="00000000" w14:paraId="0000053A">
            <w:pPr>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53B">
            <w:pPr>
              <w:rPr>
                <w:rFonts w:ascii="Courier New" w:cs="Courier New" w:eastAsia="Courier New" w:hAnsi="Courier New"/>
              </w:rPr>
            </w:pPr>
            <w:r w:rsidDel="00000000" w:rsidR="00000000" w:rsidRPr="00000000">
              <w:rPr>
                <w:rFonts w:ascii="Courier New" w:cs="Courier New" w:eastAsia="Courier New" w:hAnsi="Courier New"/>
                <w:rtl w:val="0"/>
              </w:rPr>
              <w:t xml:space="preserve">keyType</w:t>
            </w:r>
          </w:p>
        </w:tc>
        <w:tc>
          <w:tcPr/>
          <w:p w:rsidR="00000000" w:rsidDel="00000000" w:rsidP="00000000" w:rsidRDefault="00000000" w:rsidRPr="00000000" w14:paraId="0000053C">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3D">
            <w:pPr>
              <w:rPr/>
            </w:pPr>
            <w:r w:rsidDel="00000000" w:rsidR="00000000" w:rsidRPr="00000000">
              <w:rPr>
                <w:rtl w:val="0"/>
              </w:rPr>
              <w:t xml:space="preserve">The BasicVehicleRole data element provides a means to indicate the current role that a DSRC device is playing.</w:t>
            </w:r>
          </w:p>
        </w:tc>
        <w:tc>
          <w:tcPr/>
          <w:p w:rsidR="00000000" w:rsidDel="00000000" w:rsidP="00000000" w:rsidRDefault="00000000" w:rsidRPr="00000000" w14:paraId="0000053E">
            <w:pPr>
              <w:rPr/>
            </w:pPr>
            <w:r w:rsidDel="00000000" w:rsidR="00000000" w:rsidRPr="00000000">
              <w:rPr>
                <w:rtl w:val="0"/>
              </w:rPr>
              <w:t xml:space="preserve">N/A</w:t>
            </w:r>
          </w:p>
        </w:tc>
        <w:tc>
          <w:tcPr/>
          <w:p w:rsidR="00000000" w:rsidDel="00000000" w:rsidP="00000000" w:rsidRDefault="00000000" w:rsidRPr="00000000" w14:paraId="0000053F">
            <w:pPr>
              <w:rPr/>
            </w:pPr>
            <w:r w:rsidDel="00000000" w:rsidR="00000000" w:rsidRPr="00000000">
              <w:rPr>
                <w:rtl w:val="0"/>
              </w:rPr>
              <w:t xml:space="preserve">0</w:t>
            </w:r>
          </w:p>
        </w:tc>
        <w:tc>
          <w:tcPr/>
          <w:p w:rsidR="00000000" w:rsidDel="00000000" w:rsidP="00000000" w:rsidRDefault="00000000" w:rsidRPr="00000000" w14:paraId="00000540">
            <w:pPr>
              <w:keepNext w:val="1"/>
              <w:rPr/>
            </w:pPr>
            <w:r w:rsidDel="00000000" w:rsidR="00000000" w:rsidRPr="00000000">
              <w:rPr>
                <w:rtl w:val="0"/>
              </w:rPr>
              <w:t xml:space="preserve">255</w:t>
            </w:r>
          </w:p>
        </w:tc>
      </w:tr>
    </w:tbl>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27 - J2735VehicleClassification (2)</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Heading2"/>
        <w:numPr>
          <w:ilvl w:val="1"/>
          <w:numId w:val="12"/>
        </w:numPr>
        <w:ind w:left="576" w:hanging="576"/>
        <w:rPr/>
      </w:pPr>
      <w:bookmarkStart w:colFirst="0" w:colLast="0" w:name="_heading=h.19c6y18" w:id="44"/>
      <w:bookmarkEnd w:id="44"/>
      <w:r w:rsidDel="00000000" w:rsidR="00000000" w:rsidRPr="00000000">
        <w:rPr>
          <w:rtl w:val="0"/>
        </w:rPr>
        <w:t xml:space="preserve">J2735VehicleData</w:t>
      </w:r>
    </w:p>
    <w:p w:rsidR="00000000" w:rsidDel="00000000" w:rsidP="00000000" w:rsidRDefault="00000000" w:rsidRPr="00000000" w14:paraId="00000544">
      <w:pPr>
        <w:rPr/>
      </w:pPr>
      <w:r w:rsidDel="00000000" w:rsidR="00000000" w:rsidRPr="00000000">
        <w:rPr>
          <w:rtl w:val="0"/>
        </w:rPr>
        <w:t xml:space="preserve">This data structure is </w:t>
      </w:r>
      <w:r w:rsidDel="00000000" w:rsidR="00000000" w:rsidRPr="00000000">
        <w:rPr>
          <w:sz w:val="20"/>
          <w:szCs w:val="20"/>
          <w:rtl w:val="0"/>
        </w:rPr>
        <w:t xml:space="preserve">used to convey additional data about the vehicle not found in the BSM Part I data frame.</w:t>
      </w:r>
      <w:r w:rsidDel="00000000" w:rsidR="00000000" w:rsidRPr="00000000">
        <w:rPr>
          <w:rtl w:val="0"/>
        </w:rPr>
      </w:r>
    </w:p>
    <w:tbl>
      <w:tblPr>
        <w:tblStyle w:val="Table40"/>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065"/>
        <w:gridCol w:w="2861"/>
        <w:gridCol w:w="1448"/>
        <w:gridCol w:w="1034"/>
        <w:gridCol w:w="963"/>
        <w:gridCol w:w="979"/>
        <w:tblGridChange w:id="0">
          <w:tblGrid>
            <w:gridCol w:w="2065"/>
            <w:gridCol w:w="2861"/>
            <w:gridCol w:w="1448"/>
            <w:gridCol w:w="1034"/>
            <w:gridCol w:w="963"/>
            <w:gridCol w:w="979"/>
          </w:tblGrid>
        </w:tblGridChange>
      </w:tblGrid>
      <w:tr>
        <w:trPr>
          <w:cantSplit w:val="0"/>
          <w:tblHeader w:val="0"/>
        </w:trPr>
        <w:tc>
          <w:tcPr/>
          <w:p w:rsidR="00000000" w:rsidDel="00000000" w:rsidP="00000000" w:rsidRDefault="00000000" w:rsidRPr="00000000" w14:paraId="00000545">
            <w:pPr>
              <w:rPr>
                <w:b w:val="1"/>
              </w:rPr>
            </w:pPr>
            <w:r w:rsidDel="00000000" w:rsidR="00000000" w:rsidRPr="00000000">
              <w:rPr>
                <w:b w:val="1"/>
                <w:rtl w:val="0"/>
              </w:rPr>
              <w:t xml:space="preserve">Name</w:t>
            </w:r>
          </w:p>
        </w:tc>
        <w:tc>
          <w:tcPr/>
          <w:p w:rsidR="00000000" w:rsidDel="00000000" w:rsidP="00000000" w:rsidRDefault="00000000" w:rsidRPr="00000000" w14:paraId="00000546">
            <w:pPr>
              <w:rPr>
                <w:b w:val="1"/>
              </w:rPr>
            </w:pPr>
            <w:r w:rsidDel="00000000" w:rsidR="00000000" w:rsidRPr="00000000">
              <w:rPr>
                <w:b w:val="1"/>
                <w:rtl w:val="0"/>
              </w:rPr>
              <w:t xml:space="preserve">Type</w:t>
            </w:r>
          </w:p>
        </w:tc>
        <w:tc>
          <w:tcPr/>
          <w:p w:rsidR="00000000" w:rsidDel="00000000" w:rsidP="00000000" w:rsidRDefault="00000000" w:rsidRPr="00000000" w14:paraId="00000547">
            <w:pPr>
              <w:rPr>
                <w:b w:val="1"/>
              </w:rPr>
            </w:pPr>
            <w:r w:rsidDel="00000000" w:rsidR="00000000" w:rsidRPr="00000000">
              <w:rPr>
                <w:b w:val="1"/>
                <w:rtl w:val="0"/>
              </w:rPr>
              <w:t xml:space="preserve">Description</w:t>
            </w:r>
          </w:p>
        </w:tc>
        <w:tc>
          <w:tcPr/>
          <w:p w:rsidR="00000000" w:rsidDel="00000000" w:rsidP="00000000" w:rsidRDefault="00000000" w:rsidRPr="00000000" w14:paraId="00000548">
            <w:pPr>
              <w:rPr>
                <w:b w:val="1"/>
              </w:rPr>
            </w:pPr>
            <w:r w:rsidDel="00000000" w:rsidR="00000000" w:rsidRPr="00000000">
              <w:rPr>
                <w:b w:val="1"/>
                <w:rtl w:val="0"/>
              </w:rPr>
              <w:t xml:space="preserve">Units</w:t>
            </w:r>
          </w:p>
        </w:tc>
        <w:tc>
          <w:tcPr/>
          <w:p w:rsidR="00000000" w:rsidDel="00000000" w:rsidP="00000000" w:rsidRDefault="00000000" w:rsidRPr="00000000" w14:paraId="00000549">
            <w:pPr>
              <w:rPr>
                <w:b w:val="1"/>
              </w:rPr>
            </w:pPr>
            <w:r w:rsidDel="00000000" w:rsidR="00000000" w:rsidRPr="00000000">
              <w:rPr>
                <w:b w:val="1"/>
                <w:rtl w:val="0"/>
              </w:rPr>
              <w:t xml:space="preserve">Valid Min</w:t>
            </w:r>
          </w:p>
        </w:tc>
        <w:tc>
          <w:tcPr/>
          <w:p w:rsidR="00000000" w:rsidDel="00000000" w:rsidP="00000000" w:rsidRDefault="00000000" w:rsidRPr="00000000" w14:paraId="0000054A">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4B">
            <w:pPr>
              <w:rPr>
                <w:rFonts w:ascii="Courier New" w:cs="Courier New" w:eastAsia="Courier New" w:hAnsi="Courier New"/>
              </w:rPr>
            </w:pPr>
            <w:r w:rsidDel="00000000" w:rsidR="00000000" w:rsidRPr="00000000">
              <w:rPr>
                <w:rFonts w:ascii="Courier New" w:cs="Courier New" w:eastAsia="Courier New" w:hAnsi="Courier New"/>
                <w:rtl w:val="0"/>
              </w:rPr>
              <w:t xml:space="preserve">height†</w:t>
            </w:r>
          </w:p>
        </w:tc>
        <w:tc>
          <w:tcPr/>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54D">
            <w:pPr>
              <w:rPr/>
            </w:pPr>
            <w:r w:rsidDel="00000000" w:rsidR="00000000" w:rsidRPr="00000000">
              <w:rPr>
                <w:rtl w:val="0"/>
              </w:rPr>
              <w:t xml:space="preserve">The height of the vehicle, measured from the ground to the highest surface, excluding any antenna(s)</w:t>
            </w:r>
          </w:p>
        </w:tc>
        <w:tc>
          <w:tcPr/>
          <w:p w:rsidR="00000000" w:rsidDel="00000000" w:rsidP="00000000" w:rsidRDefault="00000000" w:rsidRPr="00000000" w14:paraId="0000054E">
            <w:pPr>
              <w:rPr/>
            </w:pPr>
            <w:r w:rsidDel="00000000" w:rsidR="00000000" w:rsidRPr="00000000">
              <w:rPr>
                <w:rtl w:val="0"/>
              </w:rPr>
              <w:t xml:space="preserve">Meter</w:t>
            </w:r>
          </w:p>
        </w:tc>
        <w:tc>
          <w:tcPr/>
          <w:p w:rsidR="00000000" w:rsidDel="00000000" w:rsidP="00000000" w:rsidRDefault="00000000" w:rsidRPr="00000000" w14:paraId="0000054F">
            <w:pPr>
              <w:rPr/>
            </w:pPr>
            <w:r w:rsidDel="00000000" w:rsidR="00000000" w:rsidRPr="00000000">
              <w:rPr>
                <w:rtl w:val="0"/>
              </w:rPr>
              <w:t xml:space="preserve">0</w:t>
            </w:r>
          </w:p>
        </w:tc>
        <w:tc>
          <w:tcPr/>
          <w:p w:rsidR="00000000" w:rsidDel="00000000" w:rsidP="00000000" w:rsidRDefault="00000000" w:rsidRPr="00000000" w14:paraId="00000550">
            <w:pPr>
              <w:rPr/>
            </w:pPr>
            <w:r w:rsidDel="00000000" w:rsidR="00000000" w:rsidRPr="00000000">
              <w:rPr>
                <w:rtl w:val="0"/>
              </w:rPr>
              <w:t xml:space="preserve">6.35</w:t>
            </w:r>
          </w:p>
        </w:tc>
      </w:tr>
      <w:tr>
        <w:trPr>
          <w:cantSplit w:val="0"/>
          <w:tblHeader w:val="0"/>
        </w:trPr>
        <w:tc>
          <w:tcPr/>
          <w:p w:rsidR="00000000" w:rsidDel="00000000" w:rsidP="00000000" w:rsidRDefault="00000000" w:rsidRPr="00000000" w14:paraId="00000551">
            <w:pPr>
              <w:rPr>
                <w:rFonts w:ascii="Courier New" w:cs="Courier New" w:eastAsia="Courier New" w:hAnsi="Courier New"/>
              </w:rPr>
            </w:pPr>
            <w:r w:rsidDel="00000000" w:rsidR="00000000" w:rsidRPr="00000000">
              <w:rPr>
                <w:rFonts w:ascii="Courier New" w:cs="Courier New" w:eastAsia="Courier New" w:hAnsi="Courier New"/>
                <w:rtl w:val="0"/>
              </w:rPr>
              <w:t xml:space="preserve">mass</w:t>
            </w:r>
          </w:p>
        </w:tc>
        <w:tc>
          <w:tcPr/>
          <w:p w:rsidR="00000000" w:rsidDel="00000000" w:rsidP="00000000" w:rsidRDefault="00000000" w:rsidRPr="00000000" w14:paraId="00000552">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53">
            <w:pPr>
              <w:rPr/>
            </w:pPr>
            <w:r w:rsidDel="00000000" w:rsidR="00000000" w:rsidRPr="00000000">
              <w:rPr>
                <w:rtl w:val="0"/>
              </w:rPr>
              <w:t xml:space="preserve">Represents the estimated weight of the vehicle over a span of stepwise linear values. See J2735 spec for details.</w:t>
            </w:r>
          </w:p>
        </w:tc>
        <w:tc>
          <w:tcPr/>
          <w:p w:rsidR="00000000" w:rsidDel="00000000" w:rsidP="00000000" w:rsidRDefault="00000000" w:rsidRPr="00000000" w14:paraId="00000554">
            <w:pPr>
              <w:rPr/>
            </w:pPr>
            <w:r w:rsidDel="00000000" w:rsidR="00000000" w:rsidRPr="00000000">
              <w:rPr>
                <w:rtl w:val="0"/>
              </w:rPr>
              <w:t xml:space="preserve">N/A</w:t>
            </w:r>
          </w:p>
        </w:tc>
        <w:tc>
          <w:tcPr/>
          <w:p w:rsidR="00000000" w:rsidDel="00000000" w:rsidP="00000000" w:rsidRDefault="00000000" w:rsidRPr="00000000" w14:paraId="00000555">
            <w:pPr>
              <w:rPr/>
            </w:pPr>
            <w:r w:rsidDel="00000000" w:rsidR="00000000" w:rsidRPr="00000000">
              <w:rPr>
                <w:rtl w:val="0"/>
              </w:rPr>
              <w:t xml:space="preserve">0</w:t>
            </w:r>
          </w:p>
        </w:tc>
        <w:tc>
          <w:tcPr/>
          <w:p w:rsidR="00000000" w:rsidDel="00000000" w:rsidP="00000000" w:rsidRDefault="00000000" w:rsidRPr="00000000" w14:paraId="00000556">
            <w:pPr>
              <w:rPr/>
            </w:pPr>
            <w:r w:rsidDel="00000000" w:rsidR="00000000" w:rsidRPr="00000000">
              <w:rPr>
                <w:rtl w:val="0"/>
              </w:rPr>
              <w:t xml:space="preserve">255</w:t>
            </w:r>
          </w:p>
        </w:tc>
      </w:tr>
      <w:tr>
        <w:trPr>
          <w:cantSplit w:val="0"/>
          <w:tblHeader w:val="0"/>
        </w:trPr>
        <w:tc>
          <w:tcPr/>
          <w:p w:rsidR="00000000" w:rsidDel="00000000" w:rsidP="00000000" w:rsidRDefault="00000000" w:rsidRPr="00000000" w14:paraId="00000557">
            <w:pPr>
              <w:rPr>
                <w:rFonts w:ascii="Courier New" w:cs="Courier New" w:eastAsia="Courier New" w:hAnsi="Courier New"/>
              </w:rPr>
            </w:pPr>
            <w:r w:rsidDel="00000000" w:rsidR="00000000" w:rsidRPr="00000000">
              <w:rPr>
                <w:rFonts w:ascii="Courier New" w:cs="Courier New" w:eastAsia="Courier New" w:hAnsi="Courier New"/>
                <w:rtl w:val="0"/>
              </w:rPr>
              <w:t xml:space="preserve">trailerWeight†</w:t>
            </w:r>
          </w:p>
        </w:tc>
        <w:tc>
          <w:tcPr/>
          <w:p w:rsidR="00000000" w:rsidDel="00000000" w:rsidP="00000000" w:rsidRDefault="00000000" w:rsidRPr="00000000" w14:paraId="00000558">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59">
            <w:pPr>
              <w:rPr/>
            </w:pPr>
            <w:r w:rsidDel="00000000" w:rsidR="00000000" w:rsidRPr="00000000">
              <w:rPr>
                <w:rtl w:val="0"/>
              </w:rPr>
              <w:t xml:space="preserve">A data element re-used from the SAE J1939 standard. Also see SPN 180, PGN reference 65258</w:t>
            </w:r>
          </w:p>
        </w:tc>
        <w:tc>
          <w:tcPr/>
          <w:p w:rsidR="00000000" w:rsidDel="00000000" w:rsidP="00000000" w:rsidRDefault="00000000" w:rsidRPr="00000000" w14:paraId="0000055A">
            <w:pPr>
              <w:rPr/>
            </w:pPr>
            <w:r w:rsidDel="00000000" w:rsidR="00000000" w:rsidRPr="00000000">
              <w:rPr>
                <w:rtl w:val="0"/>
              </w:rPr>
              <w:t xml:space="preserve">Kg</w:t>
            </w:r>
          </w:p>
        </w:tc>
        <w:tc>
          <w:tcPr/>
          <w:p w:rsidR="00000000" w:rsidDel="00000000" w:rsidP="00000000" w:rsidRDefault="00000000" w:rsidRPr="00000000" w14:paraId="0000055B">
            <w:pPr>
              <w:rPr/>
            </w:pPr>
            <w:r w:rsidDel="00000000" w:rsidR="00000000" w:rsidRPr="00000000">
              <w:rPr>
                <w:rtl w:val="0"/>
              </w:rPr>
              <w:t xml:space="preserve">0</w:t>
            </w:r>
          </w:p>
        </w:tc>
        <w:tc>
          <w:tcPr/>
          <w:p w:rsidR="00000000" w:rsidDel="00000000" w:rsidP="00000000" w:rsidRDefault="00000000" w:rsidRPr="00000000" w14:paraId="0000055C">
            <w:pPr>
              <w:keepNext w:val="1"/>
              <w:rPr/>
            </w:pPr>
            <w:r w:rsidDel="00000000" w:rsidR="00000000" w:rsidRPr="00000000">
              <w:rPr>
                <w:rtl w:val="0"/>
              </w:rPr>
              <w:t xml:space="preserve">128,510</w:t>
            </w:r>
          </w:p>
        </w:tc>
      </w:tr>
    </w:tbl>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28 - J2735VehicleData (1)</w:t>
      </w:r>
    </w:p>
    <w:tbl>
      <w:tblPr>
        <w:tblStyle w:val="Table4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933"/>
        <w:gridCol w:w="2892"/>
        <w:gridCol w:w="4525"/>
        <w:tblGridChange w:id="0">
          <w:tblGrid>
            <w:gridCol w:w="1933"/>
            <w:gridCol w:w="2892"/>
            <w:gridCol w:w="4525"/>
          </w:tblGrid>
        </w:tblGridChange>
      </w:tblGrid>
      <w:tr>
        <w:trPr>
          <w:cantSplit w:val="0"/>
          <w:tblHeader w:val="0"/>
        </w:trPr>
        <w:tc>
          <w:tcPr/>
          <w:p w:rsidR="00000000" w:rsidDel="00000000" w:rsidP="00000000" w:rsidRDefault="00000000" w:rsidRPr="00000000" w14:paraId="0000055E">
            <w:pPr>
              <w:rPr>
                <w:b w:val="1"/>
              </w:rPr>
            </w:pPr>
            <w:r w:rsidDel="00000000" w:rsidR="00000000" w:rsidRPr="00000000">
              <w:rPr>
                <w:b w:val="1"/>
                <w:rtl w:val="0"/>
              </w:rPr>
              <w:t xml:space="preserve">Name</w:t>
            </w:r>
          </w:p>
        </w:tc>
        <w:tc>
          <w:tcPr/>
          <w:p w:rsidR="00000000" w:rsidDel="00000000" w:rsidP="00000000" w:rsidRDefault="00000000" w:rsidRPr="00000000" w14:paraId="0000055F">
            <w:pPr>
              <w:rPr>
                <w:b w:val="1"/>
              </w:rPr>
            </w:pPr>
            <w:r w:rsidDel="00000000" w:rsidR="00000000" w:rsidRPr="00000000">
              <w:rPr>
                <w:b w:val="1"/>
                <w:rtl w:val="0"/>
              </w:rPr>
              <w:t xml:space="preserve">Type</w:t>
            </w:r>
          </w:p>
        </w:tc>
        <w:tc>
          <w:tcPr/>
          <w:p w:rsidR="00000000" w:rsidDel="00000000" w:rsidP="00000000" w:rsidRDefault="00000000" w:rsidRPr="00000000" w14:paraId="00000560">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1">
            <w:pPr>
              <w:rPr>
                <w:rFonts w:ascii="Courier New" w:cs="Courier New" w:eastAsia="Courier New" w:hAnsi="Courier New"/>
              </w:rPr>
            </w:pPr>
            <w:r w:rsidDel="00000000" w:rsidR="00000000" w:rsidRPr="00000000">
              <w:rPr>
                <w:rFonts w:ascii="Courier New" w:cs="Courier New" w:eastAsia="Courier New" w:hAnsi="Courier New"/>
                <w:rtl w:val="0"/>
              </w:rPr>
              <w:t xml:space="preserve">bumpers</w:t>
            </w:r>
          </w:p>
        </w:tc>
        <w:tc>
          <w:tcPr/>
          <w:p w:rsidR="00000000" w:rsidDel="00000000" w:rsidP="00000000" w:rsidRDefault="00000000" w:rsidRPr="00000000" w14:paraId="00000562">
            <w:pPr>
              <w:rPr>
                <w:rFonts w:ascii="Courier New" w:cs="Courier New" w:eastAsia="Courier New" w:hAnsi="Courier New"/>
              </w:rPr>
            </w:pPr>
            <w:hyperlink w:anchor="_heading=h.1664s55">
              <w:r w:rsidDel="00000000" w:rsidR="00000000" w:rsidRPr="00000000">
                <w:rPr>
                  <w:rFonts w:ascii="Courier New" w:cs="Courier New" w:eastAsia="Courier New" w:hAnsi="Courier New"/>
                  <w:color w:val="0563c1"/>
                  <w:u w:val="single"/>
                  <w:rtl w:val="0"/>
                </w:rPr>
                <w:t xml:space="preserve">J2735BumperHeights</w:t>
              </w:r>
            </w:hyperlink>
            <w:r w:rsidDel="00000000" w:rsidR="00000000" w:rsidRPr="00000000">
              <w:rPr>
                <w:rtl w:val="0"/>
              </w:rPr>
            </w:r>
          </w:p>
        </w:tc>
        <w:tc>
          <w:tcPr/>
          <w:p w:rsidR="00000000" w:rsidDel="00000000" w:rsidP="00000000" w:rsidRDefault="00000000" w:rsidRPr="00000000" w14:paraId="00000563">
            <w:pPr>
              <w:keepNext w:val="1"/>
              <w:rPr/>
            </w:pPr>
            <w:r w:rsidDel="00000000" w:rsidR="00000000" w:rsidRPr="00000000">
              <w:rPr>
                <w:rtl w:val="0"/>
              </w:rPr>
              <w:t xml:space="preserve">Conveys the height of the front and rear bumper of the vehicle or object (can also be used with trailers).</w:t>
            </w:r>
          </w:p>
        </w:tc>
      </w:tr>
    </w:tbl>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29 - J2735VehicleData (2)</w:t>
      </w:r>
    </w:p>
    <w:p w:rsidR="00000000" w:rsidDel="00000000" w:rsidP="00000000" w:rsidRDefault="00000000" w:rsidRPr="00000000" w14:paraId="00000565">
      <w:pPr>
        <w:pStyle w:val="Heading2"/>
        <w:numPr>
          <w:ilvl w:val="1"/>
          <w:numId w:val="12"/>
        </w:numPr>
        <w:ind w:left="576" w:hanging="576"/>
        <w:rPr/>
      </w:pPr>
      <w:bookmarkStart w:colFirst="0" w:colLast="0" w:name="_heading=h.3tbugp1" w:id="45"/>
      <w:bookmarkEnd w:id="45"/>
      <w:r w:rsidDel="00000000" w:rsidR="00000000" w:rsidRPr="00000000">
        <w:rPr>
          <w:rtl w:val="0"/>
        </w:rPr>
        <w:t xml:space="preserve">J2735WeatherReport</w:t>
      </w:r>
    </w:p>
    <w:p w:rsidR="00000000" w:rsidDel="00000000" w:rsidP="00000000" w:rsidRDefault="00000000" w:rsidRPr="00000000" w14:paraId="00000566">
      <w:pPr>
        <w:rPr/>
      </w:pPr>
      <w:r w:rsidDel="00000000" w:rsidR="00000000" w:rsidRPr="00000000">
        <w:rPr>
          <w:rtl w:val="0"/>
        </w:rPr>
        <w:t xml:space="preserve">Used to convey weather measurements made by the sending device.</w:t>
      </w:r>
    </w:p>
    <w:tbl>
      <w:tblPr>
        <w:tblStyle w:val="Table42"/>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245"/>
        <w:gridCol w:w="1170"/>
        <w:gridCol w:w="5935"/>
        <w:tblGridChange w:id="0">
          <w:tblGrid>
            <w:gridCol w:w="2245"/>
            <w:gridCol w:w="1170"/>
            <w:gridCol w:w="5935"/>
          </w:tblGrid>
        </w:tblGridChange>
      </w:tblGrid>
      <w:tr>
        <w:trPr>
          <w:cantSplit w:val="0"/>
          <w:tblHeader w:val="0"/>
        </w:trPr>
        <w:tc>
          <w:tcPr/>
          <w:p w:rsidR="00000000" w:rsidDel="00000000" w:rsidP="00000000" w:rsidRDefault="00000000" w:rsidRPr="00000000" w14:paraId="00000567">
            <w:pPr>
              <w:rPr>
                <w:b w:val="1"/>
              </w:rPr>
            </w:pPr>
            <w:r w:rsidDel="00000000" w:rsidR="00000000" w:rsidRPr="00000000">
              <w:rPr>
                <w:b w:val="1"/>
                <w:rtl w:val="0"/>
              </w:rPr>
              <w:t xml:space="preserve">Name</w:t>
            </w:r>
          </w:p>
        </w:tc>
        <w:tc>
          <w:tcPr/>
          <w:p w:rsidR="00000000" w:rsidDel="00000000" w:rsidP="00000000" w:rsidRDefault="00000000" w:rsidRPr="00000000" w14:paraId="00000568">
            <w:pPr>
              <w:rPr>
                <w:b w:val="1"/>
              </w:rPr>
            </w:pPr>
            <w:r w:rsidDel="00000000" w:rsidR="00000000" w:rsidRPr="00000000">
              <w:rPr>
                <w:b w:val="1"/>
                <w:rtl w:val="0"/>
              </w:rPr>
              <w:t xml:space="preserve">Type</w:t>
            </w:r>
          </w:p>
        </w:tc>
        <w:tc>
          <w:tcPr/>
          <w:p w:rsidR="00000000" w:rsidDel="00000000" w:rsidP="00000000" w:rsidRDefault="00000000" w:rsidRPr="00000000" w14:paraId="00000569">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isRaining</w:t>
            </w:r>
          </w:p>
        </w:tc>
        <w:tc>
          <w:tcPr/>
          <w:p w:rsidR="00000000" w:rsidDel="00000000" w:rsidP="00000000" w:rsidRDefault="00000000" w:rsidRPr="00000000" w14:paraId="0000056B">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6C">
            <w:pPr>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PRECIP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NOPRECIP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6D">
            <w:pPr>
              <w:rPr>
                <w:rFonts w:ascii="Courier New" w:cs="Courier New" w:eastAsia="Courier New" w:hAnsi="Courier New"/>
              </w:rPr>
            </w:pPr>
            <w:r w:rsidDel="00000000" w:rsidR="00000000" w:rsidRPr="00000000">
              <w:rPr>
                <w:rFonts w:ascii="Courier New" w:cs="Courier New" w:eastAsia="Courier New" w:hAnsi="Courier New"/>
                <w:rtl w:val="0"/>
              </w:rPr>
              <w:t xml:space="preserve">precipSituation</w:t>
            </w:r>
          </w:p>
        </w:tc>
        <w:tc>
          <w:tcPr/>
          <w:p w:rsidR="00000000" w:rsidDel="00000000" w:rsidP="00000000" w:rsidRDefault="00000000" w:rsidRPr="00000000" w14:paraId="0000056E">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6F">
            <w:pPr>
              <w:keepNext w:val="1"/>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OTHER</w:t>
            </w:r>
            <w:r w:rsidDel="00000000" w:rsidR="00000000" w:rsidRPr="00000000">
              <w:rPr>
                <w:rFonts w:ascii="Consolas" w:cs="Consolas" w:eastAsia="Consolas" w:hAnsi="Consolas"/>
                <w:color w:val="000000"/>
                <w:sz w:val="20"/>
                <w:szCs w:val="20"/>
                <w:rtl w:val="0"/>
              </w:rPr>
              <w:t xml:space="preserve">, </w:t>
              <w:tab/>
            </w:r>
            <w:r w:rsidDel="00000000" w:rsidR="00000000" w:rsidRPr="00000000">
              <w:rPr>
                <w:rFonts w:ascii="Consolas" w:cs="Consolas" w:eastAsia="Consolas" w:hAnsi="Consolas"/>
                <w:b w:val="1"/>
                <w:i w:val="1"/>
                <w:color w:val="0000c0"/>
                <w:sz w:val="20"/>
                <w:szCs w:val="20"/>
                <w:rtl w:val="0"/>
              </w:rPr>
              <w:t xml:space="preserve">UNKNOWN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NOPRECIPITATION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UNIDENTIFIEDSLIGHT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UNIDENTIFIEDMODERATE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UNIDENTIFIEDHEAVY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SNOWSLIGHT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SNOWMODERATE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SNOWHEAVY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RAINSLIGHT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RAINMODERATE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RAINHEAVY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FROZENPRECIPITATIONSLIGHT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FROZENPRECIPITATIONMODERATE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FROZENPRECIPITATIONHEAVY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30 - J2735WeatherReport (1)</w:t>
      </w:r>
    </w:p>
    <w:p w:rsidR="00000000" w:rsidDel="00000000" w:rsidP="00000000" w:rsidRDefault="00000000" w:rsidRPr="00000000" w14:paraId="00000571">
      <w:pPr>
        <w:rPr/>
      </w:pPr>
      <w:r w:rsidDel="00000000" w:rsidR="00000000" w:rsidRPr="00000000">
        <w:rPr>
          <w:rtl w:val="0"/>
        </w:rPr>
      </w:r>
    </w:p>
    <w:tbl>
      <w:tblPr>
        <w:tblStyle w:val="Table43"/>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245"/>
        <w:gridCol w:w="1170"/>
        <w:gridCol w:w="3037"/>
        <w:gridCol w:w="1193"/>
        <w:gridCol w:w="810"/>
        <w:gridCol w:w="895"/>
        <w:tblGridChange w:id="0">
          <w:tblGrid>
            <w:gridCol w:w="2245"/>
            <w:gridCol w:w="1170"/>
            <w:gridCol w:w="3037"/>
            <w:gridCol w:w="1193"/>
            <w:gridCol w:w="810"/>
            <w:gridCol w:w="895"/>
          </w:tblGrid>
        </w:tblGridChange>
      </w:tblGrid>
      <w:tr>
        <w:trPr>
          <w:cantSplit w:val="0"/>
          <w:tblHeader w:val="0"/>
        </w:trPr>
        <w:tc>
          <w:tcPr/>
          <w:p w:rsidR="00000000" w:rsidDel="00000000" w:rsidP="00000000" w:rsidRDefault="00000000" w:rsidRPr="00000000" w14:paraId="00000572">
            <w:pPr>
              <w:rPr>
                <w:b w:val="1"/>
              </w:rPr>
            </w:pPr>
            <w:r w:rsidDel="00000000" w:rsidR="00000000" w:rsidRPr="00000000">
              <w:rPr>
                <w:b w:val="1"/>
                <w:rtl w:val="0"/>
              </w:rPr>
              <w:t xml:space="preserve">Name</w:t>
            </w:r>
          </w:p>
        </w:tc>
        <w:tc>
          <w:tcPr/>
          <w:p w:rsidR="00000000" w:rsidDel="00000000" w:rsidP="00000000" w:rsidRDefault="00000000" w:rsidRPr="00000000" w14:paraId="00000573">
            <w:pPr>
              <w:rPr>
                <w:b w:val="1"/>
              </w:rPr>
            </w:pPr>
            <w:r w:rsidDel="00000000" w:rsidR="00000000" w:rsidRPr="00000000">
              <w:rPr>
                <w:b w:val="1"/>
                <w:rtl w:val="0"/>
              </w:rPr>
              <w:t xml:space="preserve">Type</w:t>
            </w:r>
          </w:p>
        </w:tc>
        <w:tc>
          <w:tcPr/>
          <w:p w:rsidR="00000000" w:rsidDel="00000000" w:rsidP="00000000" w:rsidRDefault="00000000" w:rsidRPr="00000000" w14:paraId="00000574">
            <w:pPr>
              <w:rPr>
                <w:b w:val="1"/>
              </w:rPr>
            </w:pPr>
            <w:r w:rsidDel="00000000" w:rsidR="00000000" w:rsidRPr="00000000">
              <w:rPr>
                <w:b w:val="1"/>
                <w:rtl w:val="0"/>
              </w:rPr>
              <w:t xml:space="preserve">Description</w:t>
            </w:r>
          </w:p>
        </w:tc>
        <w:tc>
          <w:tcPr/>
          <w:p w:rsidR="00000000" w:rsidDel="00000000" w:rsidP="00000000" w:rsidRDefault="00000000" w:rsidRPr="00000000" w14:paraId="00000575">
            <w:pPr>
              <w:rPr>
                <w:b w:val="1"/>
              </w:rPr>
            </w:pPr>
            <w:r w:rsidDel="00000000" w:rsidR="00000000" w:rsidRPr="00000000">
              <w:rPr>
                <w:b w:val="1"/>
                <w:rtl w:val="0"/>
              </w:rPr>
              <w:t xml:space="preserve">Units</w:t>
            </w:r>
          </w:p>
        </w:tc>
        <w:tc>
          <w:tcPr/>
          <w:p w:rsidR="00000000" w:rsidDel="00000000" w:rsidP="00000000" w:rsidRDefault="00000000" w:rsidRPr="00000000" w14:paraId="00000576">
            <w:pPr>
              <w:rPr>
                <w:b w:val="1"/>
              </w:rPr>
            </w:pPr>
            <w:r w:rsidDel="00000000" w:rsidR="00000000" w:rsidRPr="00000000">
              <w:rPr>
                <w:b w:val="1"/>
                <w:rtl w:val="0"/>
              </w:rPr>
              <w:t xml:space="preserve">Valid Min</w:t>
            </w:r>
          </w:p>
        </w:tc>
        <w:tc>
          <w:tcPr/>
          <w:p w:rsidR="00000000" w:rsidDel="00000000" w:rsidP="00000000" w:rsidRDefault="00000000" w:rsidRPr="00000000" w14:paraId="00000577">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78">
            <w:pPr>
              <w:rPr>
                <w:rFonts w:ascii="Courier New" w:cs="Courier New" w:eastAsia="Courier New" w:hAnsi="Courier New"/>
              </w:rPr>
            </w:pPr>
            <w:r w:rsidDel="00000000" w:rsidR="00000000" w:rsidRPr="00000000">
              <w:rPr>
                <w:rFonts w:ascii="Courier New" w:cs="Courier New" w:eastAsia="Courier New" w:hAnsi="Courier New"/>
                <w:rtl w:val="0"/>
              </w:rPr>
              <w:t xml:space="preserve">rainRate†</w:t>
            </w:r>
          </w:p>
        </w:tc>
        <w:tc>
          <w:tcPr/>
          <w:p w:rsidR="00000000" w:rsidDel="00000000" w:rsidP="00000000" w:rsidRDefault="00000000" w:rsidRPr="00000000" w14:paraId="00000579">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57A">
            <w:pPr>
              <w:rPr/>
            </w:pPr>
            <w:r w:rsidDel="00000000" w:rsidR="00000000" w:rsidRPr="00000000">
              <w:rPr>
                <w:rtl w:val="0"/>
              </w:rPr>
              <w:t xml:space="preserve">The rainfall, or water equivalent of snow, rate in tenths of grams per square meter per second. For rain, this is approximately to 0.36 mm/hr. </w:t>
            </w:r>
          </w:p>
        </w:tc>
        <w:tc>
          <w:tcPr/>
          <w:p w:rsidR="00000000" w:rsidDel="00000000" w:rsidP="00000000" w:rsidRDefault="00000000" w:rsidRPr="00000000" w14:paraId="0000057B">
            <w:pPr>
              <w:rPr>
                <w:vertAlign w:val="superscript"/>
              </w:rPr>
            </w:pPr>
            <w:r w:rsidDel="00000000" w:rsidR="00000000" w:rsidRPr="00000000">
              <w:rPr>
                <w:rtl w:val="0"/>
              </w:rPr>
              <w:t xml:space="preserve">g/square meters</w:t>
            </w:r>
            <w:r w:rsidDel="00000000" w:rsidR="00000000" w:rsidRPr="00000000">
              <w:rPr>
                <w:rtl w:val="0"/>
              </w:rPr>
            </w:r>
          </w:p>
        </w:tc>
        <w:tc>
          <w:tcPr/>
          <w:p w:rsidR="00000000" w:rsidDel="00000000" w:rsidP="00000000" w:rsidRDefault="00000000" w:rsidRPr="00000000" w14:paraId="0000057C">
            <w:pPr>
              <w:rPr/>
            </w:pPr>
            <w:r w:rsidDel="00000000" w:rsidR="00000000" w:rsidRPr="00000000">
              <w:rPr>
                <w:rtl w:val="0"/>
              </w:rPr>
              <w:t xml:space="preserve">0.0</w:t>
            </w:r>
          </w:p>
        </w:tc>
        <w:tc>
          <w:tcPr/>
          <w:p w:rsidR="00000000" w:rsidDel="00000000" w:rsidP="00000000" w:rsidRDefault="00000000" w:rsidRPr="00000000" w14:paraId="0000057D">
            <w:pPr>
              <w:rPr/>
            </w:pPr>
            <w:r w:rsidDel="00000000" w:rsidR="00000000" w:rsidRPr="00000000">
              <w:rPr>
                <w:rtl w:val="0"/>
              </w:rPr>
              <w:t xml:space="preserve">6553.4</w:t>
            </w:r>
          </w:p>
        </w:tc>
      </w:tr>
      <w:tr>
        <w:trPr>
          <w:cantSplit w:val="0"/>
          <w:tblHeader w:val="0"/>
        </w:trPr>
        <w:tc>
          <w:tcPr/>
          <w:p w:rsidR="00000000" w:rsidDel="00000000" w:rsidP="00000000" w:rsidRDefault="00000000" w:rsidRPr="00000000" w14:paraId="0000057E">
            <w:pPr>
              <w:rPr>
                <w:rFonts w:ascii="Courier New" w:cs="Courier New" w:eastAsia="Courier New" w:hAnsi="Courier New"/>
              </w:rPr>
            </w:pPr>
            <w:r w:rsidDel="00000000" w:rsidR="00000000" w:rsidRPr="00000000">
              <w:rPr>
                <w:rFonts w:ascii="Courier New" w:cs="Courier New" w:eastAsia="Courier New" w:hAnsi="Courier New"/>
                <w:rtl w:val="0"/>
              </w:rPr>
              <w:t xml:space="preserve">solarRadiation</w:t>
            </w:r>
          </w:p>
        </w:tc>
        <w:tc>
          <w:tcPr/>
          <w:p w:rsidR="00000000" w:rsidDel="00000000" w:rsidP="00000000" w:rsidRDefault="00000000" w:rsidRPr="00000000" w14:paraId="0000057F">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80">
            <w:pPr>
              <w:rPr/>
            </w:pPr>
            <w:r w:rsidDel="00000000" w:rsidR="00000000" w:rsidRPr="00000000">
              <w:rPr>
                <w:rtl w:val="0"/>
              </w:rPr>
              <w:t xml:space="preserve">The direct solar radiation integrated over the 24 hours preceding the observation.</w:t>
            </w:r>
          </w:p>
        </w:tc>
        <w:tc>
          <w:tcPr/>
          <w:p w:rsidR="00000000" w:rsidDel="00000000" w:rsidP="00000000" w:rsidRDefault="00000000" w:rsidRPr="00000000" w14:paraId="00000581">
            <w:pPr>
              <w:rPr>
                <w:vertAlign w:val="superscript"/>
              </w:rPr>
            </w:pPr>
            <w:r w:rsidDel="00000000" w:rsidR="00000000" w:rsidRPr="00000000">
              <w:rPr>
                <w:rtl w:val="0"/>
              </w:rPr>
              <w:t xml:space="preserve">Joules/ square meters</w:t>
            </w:r>
            <w:r w:rsidDel="00000000" w:rsidR="00000000" w:rsidRPr="00000000">
              <w:rPr>
                <w:rtl w:val="0"/>
              </w:rPr>
            </w:r>
          </w:p>
        </w:tc>
        <w:tc>
          <w:tcPr/>
          <w:p w:rsidR="00000000" w:rsidDel="00000000" w:rsidP="00000000" w:rsidRDefault="00000000" w:rsidRPr="00000000" w14:paraId="00000582">
            <w:pPr>
              <w:rPr/>
            </w:pPr>
            <w:r w:rsidDel="00000000" w:rsidR="00000000" w:rsidRPr="00000000">
              <w:rPr>
                <w:rtl w:val="0"/>
              </w:rPr>
              <w:t xml:space="preserve">0</w:t>
            </w:r>
          </w:p>
        </w:tc>
        <w:tc>
          <w:tcPr/>
          <w:p w:rsidR="00000000" w:rsidDel="00000000" w:rsidP="00000000" w:rsidRDefault="00000000" w:rsidRPr="00000000" w14:paraId="00000583">
            <w:pPr>
              <w:rPr/>
            </w:pPr>
            <w:r w:rsidDel="00000000" w:rsidR="00000000" w:rsidRPr="00000000">
              <w:rPr>
                <w:rtl w:val="0"/>
              </w:rPr>
              <w:t xml:space="preserve">65534</w:t>
            </w:r>
          </w:p>
        </w:tc>
      </w:tr>
      <w:tr>
        <w:trPr>
          <w:cantSplit w:val="0"/>
          <w:tblHeader w:val="0"/>
        </w:trPr>
        <w:tc>
          <w:tcPr/>
          <w:p w:rsidR="00000000" w:rsidDel="00000000" w:rsidP="00000000" w:rsidRDefault="00000000" w:rsidRPr="00000000" w14:paraId="00000584">
            <w:pPr>
              <w:rPr>
                <w:rFonts w:ascii="Courier New" w:cs="Courier New" w:eastAsia="Courier New" w:hAnsi="Courier New"/>
              </w:rPr>
            </w:pPr>
            <w:r w:rsidDel="00000000" w:rsidR="00000000" w:rsidRPr="00000000">
              <w:rPr>
                <w:rFonts w:ascii="Courier New" w:cs="Courier New" w:eastAsia="Courier New" w:hAnsi="Courier New"/>
                <w:rtl w:val="0"/>
              </w:rPr>
              <w:t xml:space="preserve">friction</w:t>
            </w:r>
          </w:p>
        </w:tc>
        <w:tc>
          <w:tcPr/>
          <w:p w:rsidR="00000000" w:rsidDel="00000000" w:rsidP="00000000" w:rsidRDefault="00000000" w:rsidRPr="00000000" w14:paraId="00000585">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86">
            <w:pPr>
              <w:rPr/>
            </w:pPr>
            <w:r w:rsidDel="00000000" w:rsidR="00000000" w:rsidRPr="00000000">
              <w:rPr>
                <w:rtl w:val="0"/>
              </w:rPr>
              <w:t xml:space="preserve">Indicates measured coefficient of friction in percent. The value 101 shall indicate an error condition or missing value.</w:t>
            </w:r>
          </w:p>
        </w:tc>
        <w:tc>
          <w:tcPr/>
          <w:p w:rsidR="00000000" w:rsidDel="00000000" w:rsidP="00000000" w:rsidRDefault="00000000" w:rsidRPr="00000000" w14:paraId="00000587">
            <w:pPr>
              <w:rPr/>
            </w:pPr>
            <w:r w:rsidDel="00000000" w:rsidR="00000000" w:rsidRPr="00000000">
              <w:rPr>
                <w:rtl w:val="0"/>
              </w:rPr>
              <w:t xml:space="preserve">None</w:t>
            </w:r>
          </w:p>
        </w:tc>
        <w:tc>
          <w:tcPr/>
          <w:p w:rsidR="00000000" w:rsidDel="00000000" w:rsidP="00000000" w:rsidRDefault="00000000" w:rsidRPr="00000000" w14:paraId="00000588">
            <w:pPr>
              <w:rPr/>
            </w:pPr>
            <w:r w:rsidDel="00000000" w:rsidR="00000000" w:rsidRPr="00000000">
              <w:rPr>
                <w:rtl w:val="0"/>
              </w:rPr>
              <w:t xml:space="preserve">0</w:t>
            </w:r>
          </w:p>
        </w:tc>
        <w:tc>
          <w:tcPr/>
          <w:p w:rsidR="00000000" w:rsidDel="00000000" w:rsidP="00000000" w:rsidRDefault="00000000" w:rsidRPr="00000000" w14:paraId="00000589">
            <w:pPr>
              <w:rPr/>
            </w:pPr>
            <w:r w:rsidDel="00000000" w:rsidR="00000000" w:rsidRPr="00000000">
              <w:rPr>
                <w:rtl w:val="0"/>
              </w:rPr>
              <w:t xml:space="preserve">101</w:t>
            </w:r>
          </w:p>
        </w:tc>
      </w:tr>
      <w:tr>
        <w:trPr>
          <w:cantSplit w:val="0"/>
          <w:tblHeader w:val="0"/>
        </w:trPr>
        <w:tc>
          <w:tcPr/>
          <w:p w:rsidR="00000000" w:rsidDel="00000000" w:rsidP="00000000" w:rsidRDefault="00000000" w:rsidRPr="00000000" w14:paraId="0000058A">
            <w:pPr>
              <w:rPr>
                <w:rFonts w:ascii="Courier New" w:cs="Courier New" w:eastAsia="Courier New" w:hAnsi="Courier New"/>
              </w:rPr>
            </w:pPr>
            <w:r w:rsidDel="00000000" w:rsidR="00000000" w:rsidRPr="00000000">
              <w:rPr>
                <w:rFonts w:ascii="Courier New" w:cs="Courier New" w:eastAsia="Courier New" w:hAnsi="Courier New"/>
                <w:rtl w:val="0"/>
              </w:rPr>
              <w:t xml:space="preserve">roadFriction†</w:t>
            </w:r>
          </w:p>
        </w:tc>
        <w:tc>
          <w:tcPr/>
          <w:p w:rsidR="00000000" w:rsidDel="00000000" w:rsidP="00000000" w:rsidRDefault="00000000" w:rsidRPr="00000000" w14:paraId="0000058B">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58C">
            <w:pPr>
              <w:rPr/>
            </w:pPr>
            <w:r w:rsidDel="00000000" w:rsidR="00000000" w:rsidRPr="00000000">
              <w:rPr>
                <w:rtl w:val="0"/>
              </w:rPr>
              <w:t xml:space="preserve">Coefficient of Friction of an object, typically a wheel in contact with the ground. This data element is typically used in sets where the value at each wheel is provided in turn as a measure of relative local traction.</w:t>
            </w:r>
          </w:p>
        </w:tc>
        <w:tc>
          <w:tcPr/>
          <w:p w:rsidR="00000000" w:rsidDel="00000000" w:rsidP="00000000" w:rsidRDefault="00000000" w:rsidRPr="00000000" w14:paraId="0000058D">
            <w:pPr>
              <w:rPr/>
            </w:pPr>
            <w:r w:rsidDel="00000000" w:rsidR="00000000" w:rsidRPr="00000000">
              <w:rPr>
                <w:rtl w:val="0"/>
              </w:rPr>
              <w:t xml:space="preserve">micro</w:t>
            </w:r>
          </w:p>
        </w:tc>
        <w:tc>
          <w:tcPr/>
          <w:p w:rsidR="00000000" w:rsidDel="00000000" w:rsidP="00000000" w:rsidRDefault="00000000" w:rsidRPr="00000000" w14:paraId="0000058E">
            <w:pPr>
              <w:rPr/>
            </w:pPr>
            <w:r w:rsidDel="00000000" w:rsidR="00000000" w:rsidRPr="00000000">
              <w:rPr>
                <w:rtl w:val="0"/>
              </w:rPr>
              <w:t xml:space="preserve">0.00</w:t>
            </w:r>
          </w:p>
        </w:tc>
        <w:tc>
          <w:tcPr/>
          <w:p w:rsidR="00000000" w:rsidDel="00000000" w:rsidP="00000000" w:rsidRDefault="00000000" w:rsidRPr="00000000" w14:paraId="0000058F">
            <w:pPr>
              <w:keepNext w:val="1"/>
              <w:rPr/>
            </w:pPr>
            <w:r w:rsidDel="00000000" w:rsidR="00000000" w:rsidRPr="00000000">
              <w:rPr>
                <w:rtl w:val="0"/>
              </w:rPr>
              <w:t xml:space="preserve">1.00</w:t>
            </w:r>
          </w:p>
        </w:tc>
      </w:tr>
    </w:tbl>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31 - J2735WeatherReport (2)</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pStyle w:val="Heading2"/>
        <w:numPr>
          <w:ilvl w:val="1"/>
          <w:numId w:val="12"/>
        </w:numPr>
        <w:ind w:left="576" w:hanging="576"/>
        <w:rPr/>
      </w:pPr>
      <w:bookmarkStart w:colFirst="0" w:colLast="0" w:name="_heading=h.28h4qwu" w:id="46"/>
      <w:bookmarkEnd w:id="46"/>
      <w:r w:rsidDel="00000000" w:rsidR="00000000" w:rsidRPr="00000000">
        <w:rPr>
          <w:rtl w:val="0"/>
        </w:rPr>
        <w:t xml:space="preserve">J2735WeatherProbe</w:t>
      </w:r>
    </w:p>
    <w:p w:rsidR="00000000" w:rsidDel="00000000" w:rsidP="00000000" w:rsidRDefault="00000000" w:rsidRPr="00000000" w14:paraId="00000593">
      <w:pPr>
        <w:rPr/>
      </w:pPr>
      <w:r w:rsidDel="00000000" w:rsidR="00000000" w:rsidRPr="00000000">
        <w:rPr>
          <w:rtl w:val="0"/>
        </w:rPr>
        <w:t xml:space="preserve">The J2735WeatherProbe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000000" w:rsidDel="00000000" w:rsidP="00000000" w:rsidRDefault="00000000" w:rsidRPr="00000000" w14:paraId="00000594">
      <w:pPr>
        <w:rPr/>
      </w:pPr>
      <w:r w:rsidDel="00000000" w:rsidR="00000000" w:rsidRPr="00000000">
        <w:rPr>
          <w:rtl w:val="0"/>
        </w:rPr>
      </w:r>
    </w:p>
    <w:tbl>
      <w:tblPr>
        <w:tblStyle w:val="Table44"/>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97"/>
        <w:gridCol w:w="1998"/>
        <w:gridCol w:w="1501"/>
        <w:gridCol w:w="1499"/>
        <w:gridCol w:w="1044"/>
        <w:gridCol w:w="1111"/>
        <w:tblGridChange w:id="0">
          <w:tblGrid>
            <w:gridCol w:w="2197"/>
            <w:gridCol w:w="1998"/>
            <w:gridCol w:w="1501"/>
            <w:gridCol w:w="1499"/>
            <w:gridCol w:w="1044"/>
            <w:gridCol w:w="1111"/>
          </w:tblGrid>
        </w:tblGridChange>
      </w:tblGrid>
      <w:tr>
        <w:trPr>
          <w:cantSplit w:val="0"/>
          <w:tblHeader w:val="0"/>
        </w:trPr>
        <w:tc>
          <w:tcPr/>
          <w:p w:rsidR="00000000" w:rsidDel="00000000" w:rsidP="00000000" w:rsidRDefault="00000000" w:rsidRPr="00000000" w14:paraId="00000595">
            <w:pPr>
              <w:rPr>
                <w:b w:val="1"/>
              </w:rPr>
            </w:pPr>
            <w:r w:rsidDel="00000000" w:rsidR="00000000" w:rsidRPr="00000000">
              <w:rPr>
                <w:b w:val="1"/>
                <w:rtl w:val="0"/>
              </w:rPr>
              <w:t xml:space="preserve">Name</w:t>
            </w:r>
          </w:p>
        </w:tc>
        <w:tc>
          <w:tcPr/>
          <w:p w:rsidR="00000000" w:rsidDel="00000000" w:rsidP="00000000" w:rsidRDefault="00000000" w:rsidRPr="00000000" w14:paraId="00000596">
            <w:pPr>
              <w:rPr>
                <w:b w:val="1"/>
              </w:rPr>
            </w:pPr>
            <w:r w:rsidDel="00000000" w:rsidR="00000000" w:rsidRPr="00000000">
              <w:rPr>
                <w:b w:val="1"/>
                <w:rtl w:val="0"/>
              </w:rPr>
              <w:t xml:space="preserve">Type</w:t>
            </w:r>
          </w:p>
        </w:tc>
        <w:tc>
          <w:tcPr/>
          <w:p w:rsidR="00000000" w:rsidDel="00000000" w:rsidP="00000000" w:rsidRDefault="00000000" w:rsidRPr="00000000" w14:paraId="00000597">
            <w:pPr>
              <w:rPr>
                <w:b w:val="1"/>
              </w:rPr>
            </w:pPr>
            <w:r w:rsidDel="00000000" w:rsidR="00000000" w:rsidRPr="00000000">
              <w:rPr>
                <w:b w:val="1"/>
                <w:rtl w:val="0"/>
              </w:rPr>
              <w:t xml:space="preserve">Description</w:t>
            </w:r>
          </w:p>
        </w:tc>
        <w:tc>
          <w:tcPr/>
          <w:p w:rsidR="00000000" w:rsidDel="00000000" w:rsidP="00000000" w:rsidRDefault="00000000" w:rsidRPr="00000000" w14:paraId="00000598">
            <w:pPr>
              <w:rPr>
                <w:b w:val="1"/>
              </w:rPr>
            </w:pPr>
            <w:r w:rsidDel="00000000" w:rsidR="00000000" w:rsidRPr="00000000">
              <w:rPr>
                <w:b w:val="1"/>
                <w:rtl w:val="0"/>
              </w:rPr>
              <w:t xml:space="preserve">Units</w:t>
            </w:r>
          </w:p>
        </w:tc>
        <w:tc>
          <w:tcPr/>
          <w:p w:rsidR="00000000" w:rsidDel="00000000" w:rsidP="00000000" w:rsidRDefault="00000000" w:rsidRPr="00000000" w14:paraId="00000599">
            <w:pPr>
              <w:rPr>
                <w:b w:val="1"/>
              </w:rPr>
            </w:pPr>
            <w:r w:rsidDel="00000000" w:rsidR="00000000" w:rsidRPr="00000000">
              <w:rPr>
                <w:b w:val="1"/>
                <w:rtl w:val="0"/>
              </w:rPr>
              <w:t xml:space="preserve">Valid Min</w:t>
            </w:r>
          </w:p>
        </w:tc>
        <w:tc>
          <w:tcPr/>
          <w:p w:rsidR="00000000" w:rsidDel="00000000" w:rsidP="00000000" w:rsidRDefault="00000000" w:rsidRPr="00000000" w14:paraId="0000059A">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rtl w:val="0"/>
              </w:rPr>
              <w:t xml:space="preserve">weatherAirPres†</w:t>
            </w:r>
          </w:p>
        </w:tc>
        <w:tc>
          <w:tcPr/>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9D">
            <w:pPr>
              <w:rPr/>
            </w:pPr>
            <w:r w:rsidDel="00000000" w:rsidR="00000000" w:rsidRPr="00000000">
              <w:rPr>
                <w:rtl w:val="0"/>
              </w:rPr>
              <w:t xml:space="preserve">Used to relate the measured Ambient Pressure (Barometric Pressure) from a vehicle or other device.</w:t>
            </w:r>
          </w:p>
        </w:tc>
        <w:tc>
          <w:tcPr/>
          <w:p w:rsidR="00000000" w:rsidDel="00000000" w:rsidP="00000000" w:rsidRDefault="00000000" w:rsidRPr="00000000" w14:paraId="0000059E">
            <w:pPr>
              <w:rPr/>
            </w:pPr>
            <w:r w:rsidDel="00000000" w:rsidR="00000000" w:rsidRPr="00000000">
              <w:rPr>
                <w:rtl w:val="0"/>
              </w:rPr>
              <w:t xml:space="preserve">hectopascals (hPa)</w:t>
            </w:r>
          </w:p>
        </w:tc>
        <w:tc>
          <w:tcPr/>
          <w:p w:rsidR="00000000" w:rsidDel="00000000" w:rsidP="00000000" w:rsidRDefault="00000000" w:rsidRPr="00000000" w14:paraId="0000059F">
            <w:pPr>
              <w:rPr/>
            </w:pPr>
            <w:r w:rsidDel="00000000" w:rsidR="00000000" w:rsidRPr="00000000">
              <w:rPr>
                <w:rtl w:val="0"/>
              </w:rPr>
              <w:t xml:space="preserve">580</w:t>
            </w:r>
          </w:p>
        </w:tc>
        <w:tc>
          <w:tcPr/>
          <w:p w:rsidR="00000000" w:rsidDel="00000000" w:rsidP="00000000" w:rsidRDefault="00000000" w:rsidRPr="00000000" w14:paraId="000005A0">
            <w:pPr>
              <w:rPr/>
            </w:pPr>
            <w:r w:rsidDel="00000000" w:rsidR="00000000" w:rsidRPr="00000000">
              <w:rPr>
                <w:rtl w:val="0"/>
              </w:rPr>
              <w:t xml:space="preserve">1088</w:t>
            </w:r>
          </w:p>
        </w:tc>
      </w:tr>
      <w:tr>
        <w:trPr>
          <w:cantSplit w:val="0"/>
          <w:tblHeader w:val="0"/>
        </w:trPr>
        <w:tc>
          <w:tcPr/>
          <w:p w:rsidR="00000000" w:rsidDel="00000000" w:rsidP="00000000" w:rsidRDefault="00000000" w:rsidRPr="00000000" w14:paraId="000005A1">
            <w:pPr>
              <w:rPr>
                <w:rFonts w:ascii="Courier New" w:cs="Courier New" w:eastAsia="Courier New" w:hAnsi="Courier New"/>
              </w:rPr>
            </w:pPr>
            <w:r w:rsidDel="00000000" w:rsidR="00000000" w:rsidRPr="00000000">
              <w:rPr>
                <w:rFonts w:ascii="Courier New" w:cs="Courier New" w:eastAsia="Courier New" w:hAnsi="Courier New"/>
                <w:rtl w:val="0"/>
              </w:rPr>
              <w:t xml:space="preserve">weatherAirTemp†</w:t>
            </w:r>
          </w:p>
        </w:tc>
        <w:tc>
          <w:tcPr/>
          <w:p w:rsidR="00000000" w:rsidDel="00000000" w:rsidP="00000000" w:rsidRDefault="00000000" w:rsidRPr="00000000" w14:paraId="000005A2">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A3">
            <w:pPr>
              <w:rPr/>
            </w:pPr>
            <w:r w:rsidDel="00000000" w:rsidR="00000000" w:rsidRPr="00000000">
              <w:rPr>
                <w:rtl w:val="0"/>
              </w:rPr>
              <w:t xml:space="preserve">Used to relate the measured Ambient Air Temperature from a vehicle or other device.</w:t>
            </w:r>
          </w:p>
        </w:tc>
        <w:tc>
          <w:tcPr/>
          <w:p w:rsidR="00000000" w:rsidDel="00000000" w:rsidP="00000000" w:rsidRDefault="00000000" w:rsidRPr="00000000" w14:paraId="000005A4">
            <w:pPr>
              <w:rPr/>
            </w:pPr>
            <w:r w:rsidDel="00000000" w:rsidR="00000000" w:rsidRPr="00000000">
              <w:rPr>
                <w:rtl w:val="0"/>
              </w:rPr>
              <w:t xml:space="preserve">Centigrade (Celcius)</w:t>
            </w:r>
          </w:p>
        </w:tc>
        <w:tc>
          <w:tcPr/>
          <w:p w:rsidR="00000000" w:rsidDel="00000000" w:rsidP="00000000" w:rsidRDefault="00000000" w:rsidRPr="00000000" w14:paraId="000005A5">
            <w:pPr>
              <w:rPr/>
            </w:pPr>
            <w:r w:rsidDel="00000000" w:rsidR="00000000" w:rsidRPr="00000000">
              <w:rPr>
                <w:rtl w:val="0"/>
              </w:rPr>
              <w:t xml:space="preserve">-40</w:t>
            </w:r>
          </w:p>
        </w:tc>
        <w:tc>
          <w:tcPr/>
          <w:p w:rsidR="00000000" w:rsidDel="00000000" w:rsidP="00000000" w:rsidRDefault="00000000" w:rsidRPr="00000000" w14:paraId="000005A6">
            <w:pPr>
              <w:rPr/>
            </w:pPr>
            <w:r w:rsidDel="00000000" w:rsidR="00000000" w:rsidRPr="00000000">
              <w:rPr>
                <w:rtl w:val="0"/>
              </w:rPr>
              <w:t xml:space="preserve">+150</w:t>
            </w:r>
          </w:p>
        </w:tc>
      </w:tr>
      <w:tr>
        <w:trPr>
          <w:cantSplit w:val="0"/>
          <w:tblHeader w:val="0"/>
        </w:trPr>
        <w:tc>
          <w:tcPr/>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rainRates</w:t>
            </w:r>
          </w:p>
        </w:tc>
        <w:tc>
          <w:tcPr/>
          <w:p w:rsidR="00000000" w:rsidDel="00000000" w:rsidP="00000000" w:rsidRDefault="00000000" w:rsidRPr="00000000" w14:paraId="000005A8">
            <w:pPr>
              <w:rPr>
                <w:rFonts w:ascii="Courier New" w:cs="Courier New" w:eastAsia="Courier New" w:hAnsi="Courier New"/>
              </w:rPr>
            </w:pPr>
            <w:hyperlink w:anchor="_heading=h.nmf14n">
              <w:r w:rsidDel="00000000" w:rsidR="00000000" w:rsidRPr="00000000">
                <w:rPr>
                  <w:rFonts w:ascii="Courier New" w:cs="Courier New" w:eastAsia="Courier New" w:hAnsi="Courier New"/>
                  <w:color w:val="0563c1"/>
                  <w:u w:val="single"/>
                  <w:rtl w:val="0"/>
                </w:rPr>
                <w:t xml:space="preserve">J2735WiperSet</w:t>
              </w:r>
            </w:hyperlink>
            <w:r w:rsidDel="00000000" w:rsidR="00000000" w:rsidRPr="00000000">
              <w:rPr>
                <w:rtl w:val="0"/>
              </w:rPr>
            </w:r>
          </w:p>
        </w:tc>
        <w:tc>
          <w:tcPr/>
          <w:p w:rsidR="00000000" w:rsidDel="00000000" w:rsidP="00000000" w:rsidRDefault="00000000" w:rsidRPr="00000000" w14:paraId="000005A9">
            <w:pPr>
              <w:rPr/>
            </w:pPr>
            <w:r w:rsidDel="00000000" w:rsidR="00000000" w:rsidRPr="00000000">
              <w:rPr>
                <w:rtl w:val="0"/>
              </w:rPr>
              <w:t xml:space="preserve">Provides the current status of the wiper systems on the subject vehicle, including front and rear wiper systems (where equipped).</w:t>
            </w:r>
          </w:p>
        </w:tc>
        <w:tc>
          <w:tcPr/>
          <w:p w:rsidR="00000000" w:rsidDel="00000000" w:rsidP="00000000" w:rsidRDefault="00000000" w:rsidRPr="00000000" w14:paraId="000005AA">
            <w:pPr>
              <w:rPr/>
            </w:pPr>
            <w:r w:rsidDel="00000000" w:rsidR="00000000" w:rsidRPr="00000000">
              <w:rPr>
                <w:rtl w:val="0"/>
              </w:rPr>
              <w:t xml:space="preserve">See section 6.21</w:t>
            </w:r>
          </w:p>
        </w:tc>
        <w:tc>
          <w:tcPr/>
          <w:p w:rsidR="00000000" w:rsidDel="00000000" w:rsidP="00000000" w:rsidRDefault="00000000" w:rsidRPr="00000000" w14:paraId="000005AB">
            <w:pPr>
              <w:rPr/>
            </w:pPr>
            <w:r w:rsidDel="00000000" w:rsidR="00000000" w:rsidRPr="00000000">
              <w:rPr>
                <w:rtl w:val="0"/>
              </w:rPr>
              <w:t xml:space="preserve">N/A</w:t>
            </w:r>
          </w:p>
        </w:tc>
        <w:tc>
          <w:tcPr/>
          <w:p w:rsidR="00000000" w:rsidDel="00000000" w:rsidP="00000000" w:rsidRDefault="00000000" w:rsidRPr="00000000" w14:paraId="000005AC">
            <w:pPr>
              <w:keepNext w:val="1"/>
              <w:rPr/>
            </w:pPr>
            <w:r w:rsidDel="00000000" w:rsidR="00000000" w:rsidRPr="00000000">
              <w:rPr>
                <w:rtl w:val="0"/>
              </w:rPr>
              <w:t xml:space="preserve">N/A</w:t>
            </w:r>
          </w:p>
        </w:tc>
      </w:tr>
    </w:tbl>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32 - J2735WeatherProbe</w:t>
      </w:r>
    </w:p>
    <w:p w:rsidR="00000000" w:rsidDel="00000000" w:rsidP="00000000" w:rsidRDefault="00000000" w:rsidRPr="00000000" w14:paraId="000005AE">
      <w:pPr>
        <w:pStyle w:val="Heading2"/>
        <w:numPr>
          <w:ilvl w:val="1"/>
          <w:numId w:val="12"/>
        </w:numPr>
        <w:ind w:left="576" w:hanging="576"/>
        <w:rPr/>
      </w:pPr>
      <w:bookmarkStart w:colFirst="0" w:colLast="0" w:name="_heading=h.nmf14n" w:id="47"/>
      <w:bookmarkEnd w:id="47"/>
      <w:r w:rsidDel="00000000" w:rsidR="00000000" w:rsidRPr="00000000">
        <w:rPr>
          <w:rtl w:val="0"/>
        </w:rPr>
        <w:t xml:space="preserve">J2735WiperSet</w:t>
      </w:r>
    </w:p>
    <w:p w:rsidR="00000000" w:rsidDel="00000000" w:rsidP="00000000" w:rsidRDefault="00000000" w:rsidRPr="00000000" w14:paraId="000005AF">
      <w:pPr>
        <w:rPr/>
      </w:pPr>
      <w:r w:rsidDel="00000000" w:rsidR="00000000" w:rsidRPr="00000000">
        <w:rPr>
          <w:rtl w:val="0"/>
        </w:rPr>
        <w:t xml:space="preserve">The J2735WiperSet data frame provides the current status of the wiper systems on the subject vehicle, including front and rear wiper systems (where equipped).</w:t>
      </w:r>
    </w:p>
    <w:tbl>
      <w:tblPr>
        <w:tblStyle w:val="Table45"/>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76"/>
        <w:gridCol w:w="2081"/>
        <w:gridCol w:w="5493"/>
        <w:tblGridChange w:id="0">
          <w:tblGrid>
            <w:gridCol w:w="1776"/>
            <w:gridCol w:w="2081"/>
            <w:gridCol w:w="5493"/>
          </w:tblGrid>
        </w:tblGridChange>
      </w:tblGrid>
      <w:tr>
        <w:trPr>
          <w:cantSplit w:val="0"/>
          <w:tblHeader w:val="0"/>
        </w:trPr>
        <w:tc>
          <w:tcPr/>
          <w:p w:rsidR="00000000" w:rsidDel="00000000" w:rsidP="00000000" w:rsidRDefault="00000000" w:rsidRPr="00000000" w14:paraId="000005B0">
            <w:pPr>
              <w:rPr>
                <w:b w:val="1"/>
              </w:rPr>
            </w:pPr>
            <w:r w:rsidDel="00000000" w:rsidR="00000000" w:rsidRPr="00000000">
              <w:rPr>
                <w:b w:val="1"/>
                <w:rtl w:val="0"/>
              </w:rPr>
              <w:t xml:space="preserve">Name</w:t>
            </w:r>
          </w:p>
        </w:tc>
        <w:tc>
          <w:tcPr/>
          <w:p w:rsidR="00000000" w:rsidDel="00000000" w:rsidP="00000000" w:rsidRDefault="00000000" w:rsidRPr="00000000" w14:paraId="000005B1">
            <w:pPr>
              <w:rPr>
                <w:b w:val="1"/>
              </w:rPr>
            </w:pPr>
            <w:r w:rsidDel="00000000" w:rsidR="00000000" w:rsidRPr="00000000">
              <w:rPr>
                <w:b w:val="1"/>
                <w:rtl w:val="0"/>
              </w:rPr>
              <w:t xml:space="preserve">Type</w:t>
            </w:r>
          </w:p>
        </w:tc>
        <w:tc>
          <w:tcPr/>
          <w:p w:rsidR="00000000" w:rsidDel="00000000" w:rsidP="00000000" w:rsidRDefault="00000000" w:rsidRPr="00000000" w14:paraId="000005B2">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3">
            <w:pPr>
              <w:rPr>
                <w:rFonts w:ascii="Courier New" w:cs="Courier New" w:eastAsia="Courier New" w:hAnsi="Courier New"/>
              </w:rPr>
            </w:pPr>
            <w:r w:rsidDel="00000000" w:rsidR="00000000" w:rsidRPr="00000000">
              <w:rPr>
                <w:rFonts w:ascii="Courier New" w:cs="Courier New" w:eastAsia="Courier New" w:hAnsi="Courier New"/>
                <w:rtl w:val="0"/>
              </w:rPr>
              <w:t xml:space="preserve">statusFront</w:t>
            </w:r>
          </w:p>
        </w:tc>
        <w:tc>
          <w:tcPr/>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B5">
            <w:pPr>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UNAVAILABLE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OFF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INTERMITTENT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LOW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HIGH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WASHERINUSE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AUTOMATICPRESENT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statusRear</w:t>
            </w:r>
          </w:p>
        </w:tc>
        <w:tc>
          <w:tcPr/>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B8">
            <w:pPr>
              <w:keepNext w:val="1"/>
              <w:rPr/>
            </w:pP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UNAVAILABLE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OFF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INTERMITTENT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LOW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HIGH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WASHERINUSE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AUTOMATICPRESENT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33 - J2735WiperSet (1)</w:t>
      </w:r>
    </w:p>
    <w:tbl>
      <w:tblPr>
        <w:tblStyle w:val="Table4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76"/>
        <w:gridCol w:w="2081"/>
        <w:gridCol w:w="2086"/>
        <w:gridCol w:w="1143"/>
        <w:gridCol w:w="1132"/>
        <w:gridCol w:w="1132"/>
        <w:tblGridChange w:id="0">
          <w:tblGrid>
            <w:gridCol w:w="1776"/>
            <w:gridCol w:w="2081"/>
            <w:gridCol w:w="2086"/>
            <w:gridCol w:w="1143"/>
            <w:gridCol w:w="1132"/>
            <w:gridCol w:w="1132"/>
          </w:tblGrid>
        </w:tblGridChange>
      </w:tblGrid>
      <w:tr>
        <w:trPr>
          <w:cantSplit w:val="0"/>
          <w:tblHeader w:val="0"/>
        </w:trPr>
        <w:tc>
          <w:tcPr/>
          <w:p w:rsidR="00000000" w:rsidDel="00000000" w:rsidP="00000000" w:rsidRDefault="00000000" w:rsidRPr="00000000" w14:paraId="000005BA">
            <w:pPr>
              <w:rPr>
                <w:b w:val="1"/>
              </w:rPr>
            </w:pPr>
            <w:r w:rsidDel="00000000" w:rsidR="00000000" w:rsidRPr="00000000">
              <w:rPr>
                <w:b w:val="1"/>
                <w:rtl w:val="0"/>
              </w:rPr>
              <w:t xml:space="preserve">Name</w:t>
            </w:r>
          </w:p>
        </w:tc>
        <w:tc>
          <w:tcPr/>
          <w:p w:rsidR="00000000" w:rsidDel="00000000" w:rsidP="00000000" w:rsidRDefault="00000000" w:rsidRPr="00000000" w14:paraId="000005BB">
            <w:pPr>
              <w:rPr>
                <w:b w:val="1"/>
              </w:rPr>
            </w:pPr>
            <w:r w:rsidDel="00000000" w:rsidR="00000000" w:rsidRPr="00000000">
              <w:rPr>
                <w:b w:val="1"/>
                <w:rtl w:val="0"/>
              </w:rPr>
              <w:t xml:space="preserve">Type</w:t>
            </w:r>
          </w:p>
        </w:tc>
        <w:tc>
          <w:tcPr/>
          <w:p w:rsidR="00000000" w:rsidDel="00000000" w:rsidP="00000000" w:rsidRDefault="00000000" w:rsidRPr="00000000" w14:paraId="000005BC">
            <w:pPr>
              <w:rPr>
                <w:b w:val="1"/>
              </w:rPr>
            </w:pPr>
            <w:r w:rsidDel="00000000" w:rsidR="00000000" w:rsidRPr="00000000">
              <w:rPr>
                <w:b w:val="1"/>
                <w:rtl w:val="0"/>
              </w:rPr>
              <w:t xml:space="preserve">Description</w:t>
            </w:r>
          </w:p>
        </w:tc>
        <w:tc>
          <w:tcPr/>
          <w:p w:rsidR="00000000" w:rsidDel="00000000" w:rsidP="00000000" w:rsidRDefault="00000000" w:rsidRPr="00000000" w14:paraId="000005BD">
            <w:pPr>
              <w:rPr>
                <w:b w:val="1"/>
              </w:rPr>
            </w:pPr>
            <w:r w:rsidDel="00000000" w:rsidR="00000000" w:rsidRPr="00000000">
              <w:rPr>
                <w:b w:val="1"/>
                <w:rtl w:val="0"/>
              </w:rPr>
              <w:t xml:space="preserve">Units</w:t>
            </w:r>
          </w:p>
        </w:tc>
        <w:tc>
          <w:tcPr/>
          <w:p w:rsidR="00000000" w:rsidDel="00000000" w:rsidP="00000000" w:rsidRDefault="00000000" w:rsidRPr="00000000" w14:paraId="000005BE">
            <w:pPr>
              <w:rPr>
                <w:b w:val="1"/>
              </w:rPr>
            </w:pPr>
            <w:r w:rsidDel="00000000" w:rsidR="00000000" w:rsidRPr="00000000">
              <w:rPr>
                <w:b w:val="1"/>
                <w:rtl w:val="0"/>
              </w:rPr>
              <w:t xml:space="preserve">Valid Min</w:t>
            </w:r>
          </w:p>
        </w:tc>
        <w:tc>
          <w:tcPr/>
          <w:p w:rsidR="00000000" w:rsidDel="00000000" w:rsidP="00000000" w:rsidRDefault="00000000" w:rsidRPr="00000000" w14:paraId="000005BF">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 xml:space="preserve">rateFront</w:t>
            </w:r>
          </w:p>
        </w:tc>
        <w:tc>
          <w:tcPr/>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C2">
            <w:pPr>
              <w:rPr/>
            </w:pPr>
            <w:r w:rsidDel="00000000" w:rsidR="00000000" w:rsidRPr="00000000">
              <w:rPr>
                <w:rtl w:val="0"/>
              </w:rPr>
              <w:t xml:space="preserve">The current rate at which wiper sweeps are taking place on the subject vehicle, in units of sweeps per minute. A value of 1 is used for any sweep rate with a period greater than 60 seconds.</w:t>
            </w:r>
          </w:p>
        </w:tc>
        <w:tc>
          <w:tcPr/>
          <w:p w:rsidR="00000000" w:rsidDel="00000000" w:rsidP="00000000" w:rsidRDefault="00000000" w:rsidRPr="00000000" w14:paraId="000005C3">
            <w:pPr>
              <w:rPr/>
            </w:pPr>
            <w:r w:rsidDel="00000000" w:rsidR="00000000" w:rsidRPr="00000000">
              <w:rPr>
                <w:rtl w:val="0"/>
              </w:rPr>
              <w:t xml:space="preserve">Sweeps/ minute</w:t>
            </w:r>
          </w:p>
        </w:tc>
        <w:tc>
          <w:tcPr/>
          <w:p w:rsidR="00000000" w:rsidDel="00000000" w:rsidP="00000000" w:rsidRDefault="00000000" w:rsidRPr="00000000" w14:paraId="000005C4">
            <w:pPr>
              <w:rPr/>
            </w:pPr>
            <w:r w:rsidDel="00000000" w:rsidR="00000000" w:rsidRPr="00000000">
              <w:rPr>
                <w:rtl w:val="0"/>
              </w:rPr>
              <w:t xml:space="preserve">0</w:t>
            </w:r>
          </w:p>
        </w:tc>
        <w:tc>
          <w:tcPr/>
          <w:p w:rsidR="00000000" w:rsidDel="00000000" w:rsidP="00000000" w:rsidRDefault="00000000" w:rsidRPr="00000000" w14:paraId="000005C5">
            <w:pPr>
              <w:rPr/>
            </w:pPr>
            <w:r w:rsidDel="00000000" w:rsidR="00000000" w:rsidRPr="00000000">
              <w:rPr>
                <w:rtl w:val="0"/>
              </w:rPr>
              <w:t xml:space="preserve">127</w:t>
            </w:r>
          </w:p>
        </w:tc>
      </w:tr>
      <w:tr>
        <w:trPr>
          <w:cantSplit w:val="0"/>
          <w:tblHeader w:val="0"/>
        </w:trPr>
        <w:tc>
          <w:tcPr/>
          <w:p w:rsidR="00000000" w:rsidDel="00000000" w:rsidP="00000000" w:rsidRDefault="00000000" w:rsidRPr="00000000" w14:paraId="000005C6">
            <w:pPr>
              <w:rPr>
                <w:rFonts w:ascii="Courier New" w:cs="Courier New" w:eastAsia="Courier New" w:hAnsi="Courier New"/>
              </w:rPr>
            </w:pPr>
            <w:r w:rsidDel="00000000" w:rsidR="00000000" w:rsidRPr="00000000">
              <w:rPr>
                <w:rFonts w:ascii="Courier New" w:cs="Courier New" w:eastAsia="Courier New" w:hAnsi="Courier New"/>
                <w:rtl w:val="0"/>
              </w:rPr>
              <w:t xml:space="preserve">rateRear</w:t>
            </w:r>
          </w:p>
        </w:tc>
        <w:tc>
          <w:tcPr/>
          <w:p w:rsidR="00000000" w:rsidDel="00000000" w:rsidP="00000000" w:rsidRDefault="00000000" w:rsidRPr="00000000" w14:paraId="000005C7">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C8">
            <w:pPr>
              <w:rPr/>
            </w:pPr>
            <w:r w:rsidDel="00000000" w:rsidR="00000000" w:rsidRPr="00000000">
              <w:rPr>
                <w:rtl w:val="0"/>
              </w:rPr>
              <w:t xml:space="preserve">The current rate at which wiper sweeps are taking place on the subject vehicle, in units of sweeps per minute. A value of 1 is used for any sweep rate with a period greater than 60 seconds.</w:t>
            </w:r>
          </w:p>
        </w:tc>
        <w:tc>
          <w:tcPr/>
          <w:p w:rsidR="00000000" w:rsidDel="00000000" w:rsidP="00000000" w:rsidRDefault="00000000" w:rsidRPr="00000000" w14:paraId="000005C9">
            <w:pPr>
              <w:rPr/>
            </w:pPr>
            <w:r w:rsidDel="00000000" w:rsidR="00000000" w:rsidRPr="00000000">
              <w:rPr>
                <w:rtl w:val="0"/>
              </w:rPr>
              <w:t xml:space="preserve">Sweeps/ minute</w:t>
            </w:r>
          </w:p>
        </w:tc>
        <w:tc>
          <w:tcPr/>
          <w:p w:rsidR="00000000" w:rsidDel="00000000" w:rsidP="00000000" w:rsidRDefault="00000000" w:rsidRPr="00000000" w14:paraId="000005CA">
            <w:pPr>
              <w:rPr/>
            </w:pPr>
            <w:r w:rsidDel="00000000" w:rsidR="00000000" w:rsidRPr="00000000">
              <w:rPr>
                <w:rtl w:val="0"/>
              </w:rPr>
              <w:t xml:space="preserve">0</w:t>
            </w:r>
          </w:p>
        </w:tc>
        <w:tc>
          <w:tcPr/>
          <w:p w:rsidR="00000000" w:rsidDel="00000000" w:rsidP="00000000" w:rsidRDefault="00000000" w:rsidRPr="00000000" w14:paraId="000005CB">
            <w:pPr>
              <w:rPr/>
            </w:pPr>
            <w:r w:rsidDel="00000000" w:rsidR="00000000" w:rsidRPr="00000000">
              <w:rPr>
                <w:rtl w:val="0"/>
              </w:rPr>
              <w:t xml:space="preserve">127</w:t>
            </w:r>
          </w:p>
        </w:tc>
      </w:tr>
    </w:tbl>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34 - J2735WiperSet (2)</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pStyle w:val="Heading2"/>
        <w:numPr>
          <w:ilvl w:val="1"/>
          <w:numId w:val="12"/>
        </w:numPr>
        <w:ind w:left="576" w:hanging="576"/>
        <w:rPr/>
      </w:pPr>
      <w:bookmarkStart w:colFirst="0" w:colLast="0" w:name="_heading=h.37m2jsg" w:id="48"/>
      <w:bookmarkEnd w:id="48"/>
      <w:r w:rsidDel="00000000" w:rsidR="00000000" w:rsidRPr="00000000">
        <w:rPr>
          <w:rtl w:val="0"/>
        </w:rPr>
        <w:t xml:space="preserve">J2735ObstacleDetection</w:t>
      </w:r>
    </w:p>
    <w:p w:rsidR="00000000" w:rsidDel="00000000" w:rsidP="00000000" w:rsidRDefault="00000000" w:rsidRPr="00000000" w14:paraId="000005CF">
      <w:pPr>
        <w:rPr/>
      </w:pPr>
      <w:r w:rsidDel="00000000" w:rsidR="00000000" w:rsidRPr="00000000">
        <w:rPr>
          <w:rtl w:val="0"/>
        </w:rPr>
        <w:t xml:space="preserve">Used to relate basic location information about a detect obstacle or a road hazard in a vehicles path.</w:t>
      </w:r>
    </w:p>
    <w:tbl>
      <w:tblPr>
        <w:tblStyle w:val="Table47"/>
        <w:tblW w:w="9349.999999999998"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97"/>
        <w:gridCol w:w="1546"/>
        <w:gridCol w:w="2344"/>
        <w:gridCol w:w="1380"/>
        <w:gridCol w:w="830"/>
        <w:gridCol w:w="1053"/>
        <w:tblGridChange w:id="0">
          <w:tblGrid>
            <w:gridCol w:w="2197"/>
            <w:gridCol w:w="1546"/>
            <w:gridCol w:w="2344"/>
            <w:gridCol w:w="1380"/>
            <w:gridCol w:w="830"/>
            <w:gridCol w:w="1053"/>
          </w:tblGrid>
        </w:tblGridChange>
      </w:tblGrid>
      <w:tr>
        <w:trPr>
          <w:cantSplit w:val="0"/>
          <w:tblHeader w:val="0"/>
        </w:trPr>
        <w:tc>
          <w:tcPr/>
          <w:p w:rsidR="00000000" w:rsidDel="00000000" w:rsidP="00000000" w:rsidRDefault="00000000" w:rsidRPr="00000000" w14:paraId="000005D0">
            <w:pPr>
              <w:rPr>
                <w:b w:val="1"/>
              </w:rPr>
            </w:pPr>
            <w:r w:rsidDel="00000000" w:rsidR="00000000" w:rsidRPr="00000000">
              <w:rPr>
                <w:b w:val="1"/>
                <w:rtl w:val="0"/>
              </w:rPr>
              <w:t xml:space="preserve">Name</w:t>
            </w:r>
          </w:p>
        </w:tc>
        <w:tc>
          <w:tcPr/>
          <w:p w:rsidR="00000000" w:rsidDel="00000000" w:rsidP="00000000" w:rsidRDefault="00000000" w:rsidRPr="00000000" w14:paraId="000005D1">
            <w:pPr>
              <w:rPr>
                <w:b w:val="1"/>
              </w:rPr>
            </w:pPr>
            <w:r w:rsidDel="00000000" w:rsidR="00000000" w:rsidRPr="00000000">
              <w:rPr>
                <w:b w:val="1"/>
                <w:rtl w:val="0"/>
              </w:rPr>
              <w:t xml:space="preserve">Type</w:t>
            </w:r>
          </w:p>
        </w:tc>
        <w:tc>
          <w:tcPr/>
          <w:p w:rsidR="00000000" w:rsidDel="00000000" w:rsidP="00000000" w:rsidRDefault="00000000" w:rsidRPr="00000000" w14:paraId="000005D2">
            <w:pPr>
              <w:rPr>
                <w:b w:val="1"/>
              </w:rPr>
            </w:pPr>
            <w:r w:rsidDel="00000000" w:rsidR="00000000" w:rsidRPr="00000000">
              <w:rPr>
                <w:b w:val="1"/>
                <w:rtl w:val="0"/>
              </w:rPr>
              <w:t xml:space="preserve">Description</w:t>
            </w:r>
          </w:p>
        </w:tc>
        <w:tc>
          <w:tcPr/>
          <w:p w:rsidR="00000000" w:rsidDel="00000000" w:rsidP="00000000" w:rsidRDefault="00000000" w:rsidRPr="00000000" w14:paraId="000005D3">
            <w:pPr>
              <w:rPr>
                <w:b w:val="1"/>
              </w:rPr>
            </w:pPr>
            <w:r w:rsidDel="00000000" w:rsidR="00000000" w:rsidRPr="00000000">
              <w:rPr>
                <w:b w:val="1"/>
                <w:rtl w:val="0"/>
              </w:rPr>
              <w:t xml:space="preserve">Units</w:t>
            </w:r>
          </w:p>
        </w:tc>
        <w:tc>
          <w:tcPr/>
          <w:p w:rsidR="00000000" w:rsidDel="00000000" w:rsidP="00000000" w:rsidRDefault="00000000" w:rsidRPr="00000000" w14:paraId="000005D4">
            <w:pPr>
              <w:rPr>
                <w:b w:val="1"/>
              </w:rPr>
            </w:pPr>
            <w:r w:rsidDel="00000000" w:rsidR="00000000" w:rsidRPr="00000000">
              <w:rPr>
                <w:b w:val="1"/>
                <w:rtl w:val="0"/>
              </w:rPr>
              <w:t xml:space="preserve">Valid Min</w:t>
            </w:r>
          </w:p>
        </w:tc>
        <w:tc>
          <w:tcPr/>
          <w:p w:rsidR="00000000" w:rsidDel="00000000" w:rsidP="00000000" w:rsidRDefault="00000000" w:rsidRPr="00000000" w14:paraId="000005D5">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5D6">
            <w:pPr>
              <w:rPr>
                <w:rFonts w:ascii="Courier New" w:cs="Courier New" w:eastAsia="Courier New" w:hAnsi="Courier New"/>
              </w:rPr>
            </w:pPr>
            <w:r w:rsidDel="00000000" w:rsidR="00000000" w:rsidRPr="00000000">
              <w:rPr>
                <w:rFonts w:ascii="Courier New" w:cs="Courier New" w:eastAsia="Courier New" w:hAnsi="Courier New"/>
                <w:rtl w:val="0"/>
              </w:rPr>
              <w:t xml:space="preserve">obDist</w:t>
            </w:r>
          </w:p>
        </w:tc>
        <w:tc>
          <w:tcPr/>
          <w:p w:rsidR="00000000" w:rsidDel="00000000" w:rsidP="00000000" w:rsidRDefault="00000000" w:rsidRPr="00000000" w14:paraId="000005D7">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D8">
            <w:pPr>
              <w:rPr/>
            </w:pPr>
            <w:r w:rsidDel="00000000" w:rsidR="00000000" w:rsidRPr="00000000">
              <w:rPr>
                <w:rtl w:val="0"/>
              </w:rPr>
              <w:t xml:space="preserve">This data element draws from the output of a forward sensing system to report the presence of an obstacle and its measured distance from the vehicle detecting and reporting the obstacle.</w:t>
            </w:r>
          </w:p>
        </w:tc>
        <w:tc>
          <w:tcPr/>
          <w:p w:rsidR="00000000" w:rsidDel="00000000" w:rsidP="00000000" w:rsidRDefault="00000000" w:rsidRPr="00000000" w14:paraId="000005D9">
            <w:pPr>
              <w:rPr/>
            </w:pPr>
            <w:r w:rsidDel="00000000" w:rsidR="00000000" w:rsidRPr="00000000">
              <w:rPr>
                <w:rtl w:val="0"/>
              </w:rPr>
              <w:t xml:space="preserve">meters</w:t>
            </w:r>
          </w:p>
        </w:tc>
        <w:tc>
          <w:tcPr/>
          <w:p w:rsidR="00000000" w:rsidDel="00000000" w:rsidP="00000000" w:rsidRDefault="00000000" w:rsidRPr="00000000" w14:paraId="000005DA">
            <w:pPr>
              <w:rPr/>
            </w:pPr>
            <w:r w:rsidDel="00000000" w:rsidR="00000000" w:rsidRPr="00000000">
              <w:rPr>
                <w:rtl w:val="0"/>
              </w:rPr>
              <w:t xml:space="preserve">0</w:t>
            </w:r>
          </w:p>
        </w:tc>
        <w:tc>
          <w:tcPr/>
          <w:p w:rsidR="00000000" w:rsidDel="00000000" w:rsidP="00000000" w:rsidRDefault="00000000" w:rsidRPr="00000000" w14:paraId="000005DB">
            <w:pPr>
              <w:rPr/>
            </w:pPr>
            <w:r w:rsidDel="00000000" w:rsidR="00000000" w:rsidRPr="00000000">
              <w:rPr>
                <w:rtl w:val="0"/>
              </w:rPr>
              <w:t xml:space="preserve">32767</w:t>
            </w:r>
          </w:p>
        </w:tc>
      </w:tr>
      <w:tr>
        <w:trPr>
          <w:cantSplit w:val="0"/>
          <w:tblHeader w:val="0"/>
        </w:trPr>
        <w:tc>
          <w:tcPr/>
          <w:p w:rsidR="00000000" w:rsidDel="00000000" w:rsidP="00000000" w:rsidRDefault="00000000" w:rsidRPr="00000000" w14:paraId="000005DC">
            <w:pPr>
              <w:rPr>
                <w:rFonts w:ascii="Courier New" w:cs="Courier New" w:eastAsia="Courier New" w:hAnsi="Courier New"/>
              </w:rPr>
            </w:pPr>
            <w:r w:rsidDel="00000000" w:rsidR="00000000" w:rsidRPr="00000000">
              <w:rPr>
                <w:rFonts w:ascii="Courier New" w:cs="Courier New" w:eastAsia="Courier New" w:hAnsi="Courier New"/>
                <w:rtl w:val="0"/>
              </w:rPr>
              <w:t xml:space="preserve">obDirect†</w:t>
            </w:r>
          </w:p>
        </w:tc>
        <w:tc>
          <w:tcPr/>
          <w:p w:rsidR="00000000" w:rsidDel="00000000" w:rsidP="00000000" w:rsidRDefault="00000000" w:rsidRPr="00000000" w14:paraId="000005DD">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5DE">
            <w:pPr>
              <w:rPr/>
            </w:pPr>
            <w:r w:rsidDel="00000000" w:rsidR="00000000" w:rsidRPr="00000000">
              <w:rPr>
                <w:rtl w:val="0"/>
              </w:rPr>
              <w:t xml:space="preserve">As a companion data element to Obstacle Distance, this data element draws from the output of a forward sensing system to report the obstacle direction from the perspective of the vehicle detecting and reporting the obstacle.</w:t>
            </w:r>
          </w:p>
        </w:tc>
        <w:tc>
          <w:tcPr/>
          <w:p w:rsidR="00000000" w:rsidDel="00000000" w:rsidP="00000000" w:rsidRDefault="00000000" w:rsidRPr="00000000" w14:paraId="000005DF">
            <w:pPr>
              <w:rPr/>
            </w:pPr>
            <w:r w:rsidDel="00000000" w:rsidR="00000000" w:rsidRPr="00000000">
              <w:rPr>
                <w:rtl w:val="0"/>
              </w:rPr>
              <w:t xml:space="preserve">degrees</w:t>
            </w:r>
          </w:p>
        </w:tc>
        <w:tc>
          <w:tcPr/>
          <w:p w:rsidR="00000000" w:rsidDel="00000000" w:rsidP="00000000" w:rsidRDefault="00000000" w:rsidRPr="00000000" w14:paraId="000005E0">
            <w:pPr>
              <w:rPr/>
            </w:pPr>
            <w:r w:rsidDel="00000000" w:rsidR="00000000" w:rsidRPr="00000000">
              <w:rPr>
                <w:rtl w:val="0"/>
              </w:rPr>
              <w:t xml:space="preserve">0.0000</w:t>
            </w:r>
          </w:p>
        </w:tc>
        <w:tc>
          <w:tcPr/>
          <w:p w:rsidR="00000000" w:rsidDel="00000000" w:rsidP="00000000" w:rsidRDefault="00000000" w:rsidRPr="00000000" w14:paraId="000005E1">
            <w:pPr>
              <w:rPr/>
            </w:pPr>
            <w:r w:rsidDel="00000000" w:rsidR="00000000" w:rsidRPr="00000000">
              <w:rPr>
                <w:rtl w:val="0"/>
              </w:rPr>
              <w:t xml:space="preserve">359.9875</w:t>
            </w:r>
          </w:p>
        </w:tc>
      </w:tr>
      <w:tr>
        <w:trPr>
          <w:cantSplit w:val="0"/>
          <w:tblHeader w:val="0"/>
        </w:trPr>
        <w:tc>
          <w:tcPr/>
          <w:p w:rsidR="00000000" w:rsidDel="00000000" w:rsidP="00000000" w:rsidRDefault="00000000" w:rsidRPr="00000000" w14:paraId="000005E2">
            <w:pP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c>
          <w:tcPr/>
          <w:p w:rsidR="00000000" w:rsidDel="00000000" w:rsidP="00000000" w:rsidRDefault="00000000" w:rsidRPr="00000000" w14:paraId="000005E3">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5E4">
            <w:pPr>
              <w:rPr/>
            </w:pPr>
            <w:r w:rsidDel="00000000" w:rsidR="00000000" w:rsidRPr="00000000">
              <w:rPr>
                <w:rtl w:val="0"/>
              </w:rPr>
              <w:t xml:space="preserve">ITIS.ITIScodes(523..541)</w:t>
            </w:r>
          </w:p>
        </w:tc>
        <w:tc>
          <w:tcPr/>
          <w:p w:rsidR="00000000" w:rsidDel="00000000" w:rsidP="00000000" w:rsidRDefault="00000000" w:rsidRPr="00000000" w14:paraId="000005E5">
            <w:pPr>
              <w:rPr/>
            </w:pPr>
            <w:r w:rsidDel="00000000" w:rsidR="00000000" w:rsidRPr="00000000">
              <w:rPr>
                <w:rtl w:val="0"/>
              </w:rPr>
              <w:t xml:space="preserve">ITIS code</w:t>
            </w:r>
          </w:p>
        </w:tc>
        <w:tc>
          <w:tcPr/>
          <w:p w:rsidR="00000000" w:rsidDel="00000000" w:rsidP="00000000" w:rsidRDefault="00000000" w:rsidRPr="00000000" w14:paraId="000005E6">
            <w:pPr>
              <w:rPr/>
            </w:pPr>
            <w:r w:rsidDel="00000000" w:rsidR="00000000" w:rsidRPr="00000000">
              <w:rPr>
                <w:rtl w:val="0"/>
              </w:rPr>
              <w:t xml:space="preserve">523</w:t>
            </w:r>
          </w:p>
        </w:tc>
        <w:tc>
          <w:tcPr/>
          <w:p w:rsidR="00000000" w:rsidDel="00000000" w:rsidP="00000000" w:rsidRDefault="00000000" w:rsidRPr="00000000" w14:paraId="000005E7">
            <w:pPr>
              <w:keepNext w:val="1"/>
              <w:rPr/>
            </w:pPr>
            <w:r w:rsidDel="00000000" w:rsidR="00000000" w:rsidRPr="00000000">
              <w:rPr>
                <w:rtl w:val="0"/>
              </w:rPr>
              <w:t xml:space="preserve">541</w:t>
            </w:r>
          </w:p>
        </w:tc>
      </w:tr>
      <w:tr>
        <w:trPr>
          <w:cantSplit w:val="0"/>
          <w:tblHeader w:val="0"/>
        </w:trPr>
        <w:tc>
          <w:tcPr/>
          <w:p w:rsidR="00000000" w:rsidDel="00000000" w:rsidP="00000000" w:rsidRDefault="00000000" w:rsidRPr="00000000" w14:paraId="000005E8">
            <w:pPr>
              <w:rPr>
                <w:rFonts w:ascii="Courier New" w:cs="Courier New" w:eastAsia="Courier New" w:hAnsi="Courier New"/>
              </w:rPr>
            </w:pPr>
            <w:r w:rsidDel="00000000" w:rsidR="00000000" w:rsidRPr="00000000">
              <w:rPr>
                <w:rFonts w:ascii="Courier New" w:cs="Courier New" w:eastAsia="Courier New" w:hAnsi="Courier New"/>
                <w:rtl w:val="0"/>
              </w:rPr>
              <w:t xml:space="preserve">locationDetails</w:t>
            </w:r>
          </w:p>
        </w:tc>
        <w:tc>
          <w:tcPr/>
          <w:p w:rsidR="00000000" w:rsidDel="00000000" w:rsidP="00000000" w:rsidRDefault="00000000" w:rsidRPr="00000000" w14:paraId="000005E9">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5EA">
            <w:pPr>
              <w:rPr/>
            </w:pPr>
            <w:r w:rsidDel="00000000" w:rsidR="00000000" w:rsidRPr="00000000">
              <w:rPr>
                <w:rtl w:val="0"/>
              </w:rPr>
              <w:t xml:space="preserve">An ITIS enumeration commonly referred to as "Generic Locations." The code is assigned the upper byte value of [31] (which provides for value ranges from 7936 to 8191, inclusive).</w:t>
            </w:r>
          </w:p>
        </w:tc>
        <w:tc>
          <w:tcPr/>
          <w:p w:rsidR="00000000" w:rsidDel="00000000" w:rsidP="00000000" w:rsidRDefault="00000000" w:rsidRPr="00000000" w14:paraId="000005EB">
            <w:pPr>
              <w:rPr/>
            </w:pPr>
            <w:r w:rsidDel="00000000" w:rsidR="00000000" w:rsidRPr="00000000">
              <w:rPr>
                <w:rtl w:val="0"/>
              </w:rPr>
              <w:t xml:space="preserve">Generic Location IT IS enumeration</w:t>
            </w:r>
          </w:p>
        </w:tc>
        <w:tc>
          <w:tcPr/>
          <w:p w:rsidR="00000000" w:rsidDel="00000000" w:rsidP="00000000" w:rsidRDefault="00000000" w:rsidRPr="00000000" w14:paraId="000005EC">
            <w:pPr>
              <w:rPr/>
            </w:pPr>
            <w:r w:rsidDel="00000000" w:rsidR="00000000" w:rsidRPr="00000000">
              <w:rPr>
                <w:rtl w:val="0"/>
              </w:rPr>
              <w:t xml:space="preserve">Enum for 7936</w:t>
            </w:r>
          </w:p>
        </w:tc>
        <w:tc>
          <w:tcPr/>
          <w:p w:rsidR="00000000" w:rsidDel="00000000" w:rsidP="00000000" w:rsidRDefault="00000000" w:rsidRPr="00000000" w14:paraId="000005ED">
            <w:pPr>
              <w:rPr/>
            </w:pPr>
            <w:r w:rsidDel="00000000" w:rsidR="00000000" w:rsidRPr="00000000">
              <w:rPr>
                <w:rtl w:val="0"/>
              </w:rPr>
              <w:t xml:space="preserve">Enum for 8191</w:t>
            </w:r>
          </w:p>
        </w:tc>
      </w:tr>
    </w:tbl>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35 - J2735ObstacleDetection (1)</w:t>
      </w:r>
    </w:p>
    <w:tbl>
      <w:tblPr>
        <w:tblStyle w:val="Table48"/>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97"/>
        <w:gridCol w:w="2065"/>
        <w:gridCol w:w="5088"/>
        <w:tblGridChange w:id="0">
          <w:tblGrid>
            <w:gridCol w:w="2197"/>
            <w:gridCol w:w="2065"/>
            <w:gridCol w:w="5088"/>
          </w:tblGrid>
        </w:tblGridChange>
      </w:tblGrid>
      <w:tr>
        <w:trPr>
          <w:cantSplit w:val="0"/>
          <w:tblHeader w:val="0"/>
        </w:trPr>
        <w:tc>
          <w:tcPr/>
          <w:p w:rsidR="00000000" w:rsidDel="00000000" w:rsidP="00000000" w:rsidRDefault="00000000" w:rsidRPr="00000000" w14:paraId="000005EF">
            <w:pPr>
              <w:rPr>
                <w:b w:val="1"/>
              </w:rPr>
            </w:pPr>
            <w:r w:rsidDel="00000000" w:rsidR="00000000" w:rsidRPr="00000000">
              <w:rPr>
                <w:b w:val="1"/>
                <w:rtl w:val="0"/>
              </w:rPr>
              <w:t xml:space="preserve">Name</w:t>
            </w:r>
          </w:p>
        </w:tc>
        <w:tc>
          <w:tcPr/>
          <w:p w:rsidR="00000000" w:rsidDel="00000000" w:rsidP="00000000" w:rsidRDefault="00000000" w:rsidRPr="00000000" w14:paraId="000005F0">
            <w:pPr>
              <w:rPr>
                <w:b w:val="1"/>
              </w:rPr>
            </w:pPr>
            <w:r w:rsidDel="00000000" w:rsidR="00000000" w:rsidRPr="00000000">
              <w:rPr>
                <w:b w:val="1"/>
                <w:rtl w:val="0"/>
              </w:rPr>
              <w:t xml:space="preserve">Type</w:t>
            </w:r>
          </w:p>
        </w:tc>
        <w:tc>
          <w:tcPr/>
          <w:p w:rsidR="00000000" w:rsidDel="00000000" w:rsidP="00000000" w:rsidRDefault="00000000" w:rsidRPr="00000000" w14:paraId="000005F1">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2">
            <w:pPr>
              <w:rPr>
                <w:rFonts w:ascii="Courier New" w:cs="Courier New" w:eastAsia="Courier New" w:hAnsi="Courier New"/>
              </w:rPr>
            </w:pPr>
            <w:r w:rsidDel="00000000" w:rsidR="00000000" w:rsidRPr="00000000">
              <w:rPr>
                <w:rFonts w:ascii="Courier New" w:cs="Courier New" w:eastAsia="Courier New" w:hAnsi="Courier New"/>
                <w:rtl w:val="0"/>
              </w:rPr>
              <w:t xml:space="preserve">dateTime</w:t>
            </w:r>
          </w:p>
        </w:tc>
        <w:tc>
          <w:tcPr/>
          <w:p w:rsidR="00000000" w:rsidDel="00000000" w:rsidP="00000000" w:rsidRDefault="00000000" w:rsidRPr="00000000" w14:paraId="000005F3">
            <w:pPr>
              <w:rPr>
                <w:rFonts w:ascii="Courier New" w:cs="Courier New" w:eastAsia="Courier New" w:hAnsi="Courier New"/>
              </w:rPr>
            </w:pPr>
            <w:hyperlink w:anchor="_heading=h.1mrcu09">
              <w:r w:rsidDel="00000000" w:rsidR="00000000" w:rsidRPr="00000000">
                <w:rPr>
                  <w:rFonts w:ascii="Courier New" w:cs="Courier New" w:eastAsia="Courier New" w:hAnsi="Courier New"/>
                  <w:color w:val="0563c1"/>
                  <w:u w:val="single"/>
                  <w:rtl w:val="0"/>
                </w:rPr>
                <w:t xml:space="preserve">J2735DDateTime</w:t>
              </w:r>
            </w:hyperlink>
            <w:r w:rsidDel="00000000" w:rsidR="00000000" w:rsidRPr="00000000">
              <w:rPr>
                <w:rtl w:val="0"/>
              </w:rPr>
            </w:r>
          </w:p>
        </w:tc>
        <w:tc>
          <w:tcPr/>
          <w:p w:rsidR="00000000" w:rsidDel="00000000" w:rsidP="00000000" w:rsidRDefault="00000000" w:rsidRPr="00000000" w14:paraId="000005F4">
            <w:pPr>
              <w:rPr/>
            </w:pPr>
            <w:r w:rsidDel="00000000" w:rsidR="00000000" w:rsidRPr="00000000">
              <w:rPr>
                <w:rtl w:val="0"/>
              </w:rPr>
              <w:t xml:space="preserve">The DSRC style date is a compound value consisting of finite-length sequences of integers (not characters) of the form: "yyyy, mm, dd, hh, mm, ss (sss+)"</w:t>
            </w:r>
          </w:p>
        </w:tc>
      </w:tr>
      <w:tr>
        <w:trPr>
          <w:cantSplit w:val="0"/>
          <w:tblHeader w:val="0"/>
        </w:trPr>
        <w:tc>
          <w:tcPr/>
          <w:p w:rsidR="00000000" w:rsidDel="00000000" w:rsidP="00000000" w:rsidRDefault="00000000" w:rsidRPr="00000000" w14:paraId="000005F5">
            <w:pPr>
              <w:rPr>
                <w:rFonts w:ascii="Courier New" w:cs="Courier New" w:eastAsia="Courier New" w:hAnsi="Courier New"/>
              </w:rPr>
            </w:pPr>
            <w:r w:rsidDel="00000000" w:rsidR="00000000" w:rsidRPr="00000000">
              <w:rPr>
                <w:rFonts w:ascii="Courier New" w:cs="Courier New" w:eastAsia="Courier New" w:hAnsi="Courier New"/>
                <w:rtl w:val="0"/>
              </w:rPr>
              <w:t xml:space="preserve">vertEvent</w:t>
            </w:r>
          </w:p>
        </w:tc>
        <w:tc>
          <w:tcPr/>
          <w:p w:rsidR="00000000" w:rsidDel="00000000" w:rsidP="00000000" w:rsidRDefault="00000000" w:rsidRPr="00000000" w14:paraId="000005F6">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5F7">
            <w:pPr>
              <w:rPr/>
            </w:pPr>
            <w:r w:rsidDel="00000000" w:rsidR="00000000" w:rsidRPr="00000000">
              <w:rPr>
                <w:rtl w:val="0"/>
              </w:rPr>
              <w:t xml:space="preserve">A dictionary (name/value pair) of boolean values enumerating when a preset threshold for vertical acceleration is exceeded at each wheel. Set of names include:</w:t>
            </w:r>
          </w:p>
          <w:p w:rsidR="00000000" w:rsidDel="00000000" w:rsidP="00000000" w:rsidRDefault="00000000" w:rsidRPr="00000000" w14:paraId="000005F8">
            <w:pP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notEquipped, -- Not equipped or off </w:t>
            </w:r>
          </w:p>
          <w:p w:rsidR="00000000" w:rsidDel="00000000" w:rsidP="00000000" w:rsidRDefault="00000000" w:rsidRPr="00000000" w14:paraId="000005F9">
            <w:pP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leftFront, -- Left Front Event </w:t>
            </w:r>
          </w:p>
          <w:p w:rsidR="00000000" w:rsidDel="00000000" w:rsidP="00000000" w:rsidRDefault="00000000" w:rsidRPr="00000000" w14:paraId="000005FA">
            <w:pP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leftRear, -- Left Rear Event </w:t>
            </w:r>
          </w:p>
          <w:p w:rsidR="00000000" w:rsidDel="00000000" w:rsidP="00000000" w:rsidRDefault="00000000" w:rsidRPr="00000000" w14:paraId="000005FB">
            <w:pP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rightFront, -- Right Front Event </w:t>
            </w:r>
          </w:p>
          <w:p w:rsidR="00000000" w:rsidDel="00000000" w:rsidP="00000000" w:rsidRDefault="00000000" w:rsidRPr="00000000" w14:paraId="000005FC">
            <w:pPr>
              <w:rPr/>
            </w:pPr>
            <w:r w:rsidDel="00000000" w:rsidR="00000000" w:rsidRPr="00000000">
              <w:rPr>
                <w:rFonts w:ascii="Courier New" w:cs="Courier New" w:eastAsia="Courier New" w:hAnsi="Courier New"/>
                <w:color w:val="000000"/>
                <w:sz w:val="20"/>
                <w:szCs w:val="20"/>
                <w:rtl w:val="0"/>
              </w:rPr>
              <w:t xml:space="preserve">rightRear -- Right Rear Event</w:t>
            </w:r>
            <w:r w:rsidDel="00000000" w:rsidR="00000000" w:rsidRPr="00000000">
              <w:rPr>
                <w:rtl w:val="0"/>
              </w:rPr>
            </w:r>
          </w:p>
        </w:tc>
      </w:tr>
    </w:tbl>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36 - J2735ObstacleDetection (2)</w:t>
      </w:r>
    </w:p>
    <w:p w:rsidR="00000000" w:rsidDel="00000000" w:rsidP="00000000" w:rsidRDefault="00000000" w:rsidRPr="00000000" w14:paraId="000005FE">
      <w:pPr>
        <w:pStyle w:val="Heading2"/>
        <w:numPr>
          <w:ilvl w:val="1"/>
          <w:numId w:val="12"/>
        </w:numPr>
        <w:ind w:left="576" w:hanging="576"/>
        <w:rPr/>
      </w:pPr>
      <w:bookmarkStart w:colFirst="0" w:colLast="0" w:name="_heading=h.1mrcu09" w:id="49"/>
      <w:bookmarkEnd w:id="49"/>
      <w:r w:rsidDel="00000000" w:rsidR="00000000" w:rsidRPr="00000000">
        <w:rPr>
          <w:rtl w:val="0"/>
        </w:rPr>
        <w:t xml:space="preserve">J2735DDateTime</w:t>
      </w:r>
    </w:p>
    <w:p w:rsidR="00000000" w:rsidDel="00000000" w:rsidP="00000000" w:rsidRDefault="00000000" w:rsidRPr="00000000" w14:paraId="000005FF">
      <w:pPr>
        <w:rPr/>
      </w:pPr>
      <w:r w:rsidDel="00000000" w:rsidR="00000000" w:rsidRPr="00000000">
        <w:rPr>
          <w:rtl w:val="0"/>
        </w:rPr>
        <w:t xml:space="preserve">The DSRC style date is a compound value consisting of finite-length sequences of integers (not characters) of the form: "yyyy, mm, dd, hh, mm, ss (sss+)" - as defined below.</w:t>
      </w:r>
    </w:p>
    <w:tbl>
      <w:tblPr>
        <w:tblStyle w:val="Table49"/>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08"/>
        <w:gridCol w:w="1966"/>
        <w:gridCol w:w="1643"/>
        <w:gridCol w:w="1317"/>
        <w:gridCol w:w="1308"/>
        <w:gridCol w:w="1308"/>
        <w:tblGridChange w:id="0">
          <w:tblGrid>
            <w:gridCol w:w="1808"/>
            <w:gridCol w:w="1966"/>
            <w:gridCol w:w="1643"/>
            <w:gridCol w:w="1317"/>
            <w:gridCol w:w="1308"/>
            <w:gridCol w:w="1308"/>
          </w:tblGrid>
        </w:tblGridChange>
      </w:tblGrid>
      <w:tr>
        <w:trPr>
          <w:cantSplit w:val="0"/>
          <w:tblHeader w:val="0"/>
        </w:trPr>
        <w:tc>
          <w:tcPr/>
          <w:p w:rsidR="00000000" w:rsidDel="00000000" w:rsidP="00000000" w:rsidRDefault="00000000" w:rsidRPr="00000000" w14:paraId="00000600">
            <w:pPr>
              <w:rPr>
                <w:b w:val="1"/>
              </w:rPr>
            </w:pPr>
            <w:r w:rsidDel="00000000" w:rsidR="00000000" w:rsidRPr="00000000">
              <w:rPr>
                <w:b w:val="1"/>
                <w:rtl w:val="0"/>
              </w:rPr>
              <w:t xml:space="preserve">Name</w:t>
            </w:r>
          </w:p>
        </w:tc>
        <w:tc>
          <w:tcPr/>
          <w:p w:rsidR="00000000" w:rsidDel="00000000" w:rsidP="00000000" w:rsidRDefault="00000000" w:rsidRPr="00000000" w14:paraId="00000601">
            <w:pPr>
              <w:rPr>
                <w:b w:val="1"/>
              </w:rPr>
            </w:pPr>
            <w:r w:rsidDel="00000000" w:rsidR="00000000" w:rsidRPr="00000000">
              <w:rPr>
                <w:b w:val="1"/>
                <w:rtl w:val="0"/>
              </w:rPr>
              <w:t xml:space="preserve">Type</w:t>
            </w:r>
          </w:p>
        </w:tc>
        <w:tc>
          <w:tcPr/>
          <w:p w:rsidR="00000000" w:rsidDel="00000000" w:rsidP="00000000" w:rsidRDefault="00000000" w:rsidRPr="00000000" w14:paraId="00000602">
            <w:pPr>
              <w:rPr>
                <w:b w:val="1"/>
              </w:rPr>
            </w:pPr>
            <w:r w:rsidDel="00000000" w:rsidR="00000000" w:rsidRPr="00000000">
              <w:rPr>
                <w:b w:val="1"/>
                <w:rtl w:val="0"/>
              </w:rPr>
              <w:t xml:space="preserve">Description</w:t>
            </w:r>
          </w:p>
        </w:tc>
        <w:tc>
          <w:tcPr/>
          <w:p w:rsidR="00000000" w:rsidDel="00000000" w:rsidP="00000000" w:rsidRDefault="00000000" w:rsidRPr="00000000" w14:paraId="00000603">
            <w:pPr>
              <w:rPr>
                <w:b w:val="1"/>
              </w:rPr>
            </w:pPr>
            <w:r w:rsidDel="00000000" w:rsidR="00000000" w:rsidRPr="00000000">
              <w:rPr>
                <w:b w:val="1"/>
                <w:rtl w:val="0"/>
              </w:rPr>
              <w:t xml:space="preserve">Units</w:t>
            </w:r>
          </w:p>
        </w:tc>
        <w:tc>
          <w:tcPr/>
          <w:p w:rsidR="00000000" w:rsidDel="00000000" w:rsidP="00000000" w:rsidRDefault="00000000" w:rsidRPr="00000000" w14:paraId="00000604">
            <w:pPr>
              <w:rPr>
                <w:b w:val="1"/>
              </w:rPr>
            </w:pPr>
            <w:r w:rsidDel="00000000" w:rsidR="00000000" w:rsidRPr="00000000">
              <w:rPr>
                <w:b w:val="1"/>
                <w:rtl w:val="0"/>
              </w:rPr>
              <w:t xml:space="preserve">Valid Min</w:t>
            </w:r>
          </w:p>
        </w:tc>
        <w:tc>
          <w:tcPr/>
          <w:p w:rsidR="00000000" w:rsidDel="00000000" w:rsidP="00000000" w:rsidRDefault="00000000" w:rsidRPr="00000000" w14:paraId="00000605">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606">
            <w:pPr>
              <w:rPr>
                <w:rFonts w:ascii="Courier New" w:cs="Courier New" w:eastAsia="Courier New" w:hAnsi="Courier New"/>
              </w:rPr>
            </w:pPr>
            <w:r w:rsidDel="00000000" w:rsidR="00000000" w:rsidRPr="00000000">
              <w:rPr>
                <w:rFonts w:ascii="Courier New" w:cs="Courier New" w:eastAsia="Courier New" w:hAnsi="Courier New"/>
                <w:rtl w:val="0"/>
              </w:rPr>
              <w:t xml:space="preserve">year</w:t>
            </w:r>
          </w:p>
        </w:tc>
        <w:tc>
          <w:tcPr/>
          <w:p w:rsidR="00000000" w:rsidDel="00000000" w:rsidP="00000000" w:rsidRDefault="00000000" w:rsidRPr="00000000" w14:paraId="00000607">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08">
            <w:pPr>
              <w:rPr/>
            </w:pPr>
            <w:r w:rsidDel="00000000" w:rsidR="00000000" w:rsidRPr="00000000">
              <w:rPr>
                <w:rtl w:val="0"/>
              </w:rPr>
              <w:t xml:space="preserve">Year according to the Gregorian calendar date system.</w:t>
            </w:r>
          </w:p>
        </w:tc>
        <w:tc>
          <w:tcPr/>
          <w:p w:rsidR="00000000" w:rsidDel="00000000" w:rsidP="00000000" w:rsidRDefault="00000000" w:rsidRPr="00000000" w14:paraId="00000609">
            <w:pPr>
              <w:rPr/>
            </w:pPr>
            <w:r w:rsidDel="00000000" w:rsidR="00000000" w:rsidRPr="00000000">
              <w:rPr>
                <w:rtl w:val="0"/>
              </w:rPr>
              <w:t xml:space="preserve">Years</w:t>
            </w:r>
          </w:p>
        </w:tc>
        <w:tc>
          <w:tcPr/>
          <w:p w:rsidR="00000000" w:rsidDel="00000000" w:rsidP="00000000" w:rsidRDefault="00000000" w:rsidRPr="00000000" w14:paraId="0000060A">
            <w:pPr>
              <w:rPr/>
            </w:pPr>
            <w:r w:rsidDel="00000000" w:rsidR="00000000" w:rsidRPr="00000000">
              <w:rPr>
                <w:rtl w:val="0"/>
              </w:rPr>
              <w:t xml:space="preserve">1</w:t>
            </w:r>
          </w:p>
        </w:tc>
        <w:tc>
          <w:tcPr/>
          <w:p w:rsidR="00000000" w:rsidDel="00000000" w:rsidP="00000000" w:rsidRDefault="00000000" w:rsidRPr="00000000" w14:paraId="0000060B">
            <w:pPr>
              <w:keepNext w:val="1"/>
              <w:rPr/>
            </w:pPr>
            <w:r w:rsidDel="00000000" w:rsidR="00000000" w:rsidRPr="00000000">
              <w:rPr>
                <w:rtl w:val="0"/>
              </w:rPr>
              <w:t xml:space="preserve">4095</w:t>
            </w:r>
          </w:p>
        </w:tc>
      </w:tr>
      <w:tr>
        <w:trPr>
          <w:cantSplit w:val="0"/>
          <w:tblHeader w:val="0"/>
        </w:trPr>
        <w:tc>
          <w:tcPr/>
          <w:p w:rsidR="00000000" w:rsidDel="00000000" w:rsidP="00000000" w:rsidRDefault="00000000" w:rsidRPr="00000000" w14:paraId="0000060C">
            <w:pPr>
              <w:rPr>
                <w:rFonts w:ascii="Courier New" w:cs="Courier New" w:eastAsia="Courier New" w:hAnsi="Courier New"/>
              </w:rPr>
            </w:pPr>
            <w:r w:rsidDel="00000000" w:rsidR="00000000" w:rsidRPr="00000000">
              <w:rPr>
                <w:rFonts w:ascii="Courier New" w:cs="Courier New" w:eastAsia="Courier New" w:hAnsi="Courier New"/>
                <w:rtl w:val="0"/>
              </w:rPr>
              <w:t xml:space="preserve">month</w:t>
            </w:r>
          </w:p>
        </w:tc>
        <w:tc>
          <w:tcPr/>
          <w:p w:rsidR="00000000" w:rsidDel="00000000" w:rsidP="00000000" w:rsidRDefault="00000000" w:rsidRPr="00000000" w14:paraId="0000060D">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0E">
            <w:pPr>
              <w:rPr/>
            </w:pPr>
            <w:r w:rsidDel="00000000" w:rsidR="00000000" w:rsidRPr="00000000">
              <w:rPr>
                <w:rtl w:val="0"/>
              </w:rPr>
              <w:t xml:space="preserve">Month within a year. </w:t>
            </w:r>
          </w:p>
        </w:tc>
        <w:tc>
          <w:tcPr/>
          <w:p w:rsidR="00000000" w:rsidDel="00000000" w:rsidP="00000000" w:rsidRDefault="00000000" w:rsidRPr="00000000" w14:paraId="0000060F">
            <w:pPr>
              <w:rPr/>
            </w:pPr>
            <w:r w:rsidDel="00000000" w:rsidR="00000000" w:rsidRPr="00000000">
              <w:rPr>
                <w:rtl w:val="0"/>
              </w:rPr>
              <w:t xml:space="preserve">Months</w:t>
            </w:r>
          </w:p>
        </w:tc>
        <w:tc>
          <w:tcPr/>
          <w:p w:rsidR="00000000" w:rsidDel="00000000" w:rsidP="00000000" w:rsidRDefault="00000000" w:rsidRPr="00000000" w14:paraId="00000610">
            <w:pPr>
              <w:rPr/>
            </w:pPr>
            <w:r w:rsidDel="00000000" w:rsidR="00000000" w:rsidRPr="00000000">
              <w:rPr>
                <w:rtl w:val="0"/>
              </w:rPr>
              <w:t xml:space="preserve">1</w:t>
            </w:r>
          </w:p>
        </w:tc>
        <w:tc>
          <w:tcPr/>
          <w:p w:rsidR="00000000" w:rsidDel="00000000" w:rsidP="00000000" w:rsidRDefault="00000000" w:rsidRPr="00000000" w14:paraId="00000611">
            <w:pPr>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612">
            <w:pPr>
              <w:rPr>
                <w:rFonts w:ascii="Courier New" w:cs="Courier New" w:eastAsia="Courier New" w:hAnsi="Courier New"/>
              </w:rPr>
            </w:pPr>
            <w:r w:rsidDel="00000000" w:rsidR="00000000" w:rsidRPr="00000000">
              <w:rPr>
                <w:rFonts w:ascii="Courier New" w:cs="Courier New" w:eastAsia="Courier New" w:hAnsi="Courier New"/>
                <w:rtl w:val="0"/>
              </w:rPr>
              <w:t xml:space="preserve">day</w:t>
            </w:r>
          </w:p>
        </w:tc>
        <w:tc>
          <w:tcPr/>
          <w:p w:rsidR="00000000" w:rsidDel="00000000" w:rsidP="00000000" w:rsidRDefault="00000000" w:rsidRPr="00000000" w14:paraId="00000613">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14">
            <w:pPr>
              <w:rPr/>
            </w:pPr>
            <w:r w:rsidDel="00000000" w:rsidR="00000000" w:rsidRPr="00000000">
              <w:rPr>
                <w:rtl w:val="0"/>
              </w:rPr>
              <w:t xml:space="preserve">Day of the month</w:t>
            </w:r>
          </w:p>
        </w:tc>
        <w:tc>
          <w:tcPr/>
          <w:p w:rsidR="00000000" w:rsidDel="00000000" w:rsidP="00000000" w:rsidRDefault="00000000" w:rsidRPr="00000000" w14:paraId="00000615">
            <w:pPr>
              <w:rPr/>
            </w:pPr>
            <w:r w:rsidDel="00000000" w:rsidR="00000000" w:rsidRPr="00000000">
              <w:rPr>
                <w:rtl w:val="0"/>
              </w:rPr>
              <w:t xml:space="preserve">Days</w:t>
            </w:r>
          </w:p>
        </w:tc>
        <w:tc>
          <w:tcPr/>
          <w:p w:rsidR="00000000" w:rsidDel="00000000" w:rsidP="00000000" w:rsidRDefault="00000000" w:rsidRPr="00000000" w14:paraId="00000616">
            <w:pPr>
              <w:rPr/>
            </w:pPr>
            <w:r w:rsidDel="00000000" w:rsidR="00000000" w:rsidRPr="00000000">
              <w:rPr>
                <w:rtl w:val="0"/>
              </w:rPr>
              <w:t xml:space="preserve">1</w:t>
            </w:r>
          </w:p>
        </w:tc>
        <w:tc>
          <w:tcPr/>
          <w:p w:rsidR="00000000" w:rsidDel="00000000" w:rsidP="00000000" w:rsidRDefault="00000000" w:rsidRPr="00000000" w14:paraId="00000617">
            <w:pPr>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618">
            <w:pPr>
              <w:tabs>
                <w:tab w:val="right" w:pos="1866"/>
              </w:tabs>
              <w:rPr>
                <w:rFonts w:ascii="Courier New" w:cs="Courier New" w:eastAsia="Courier New" w:hAnsi="Courier New"/>
              </w:rPr>
            </w:pPr>
            <w:r w:rsidDel="00000000" w:rsidR="00000000" w:rsidRPr="00000000">
              <w:rPr>
                <w:rFonts w:ascii="Courier New" w:cs="Courier New" w:eastAsia="Courier New" w:hAnsi="Courier New"/>
                <w:rtl w:val="0"/>
              </w:rPr>
              <w:t xml:space="preserve">hour</w:t>
              <w:tab/>
            </w:r>
          </w:p>
        </w:tc>
        <w:tc>
          <w:tcPr/>
          <w:p w:rsidR="00000000" w:rsidDel="00000000" w:rsidP="00000000" w:rsidRDefault="00000000" w:rsidRPr="00000000" w14:paraId="00000619">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1A">
            <w:pPr>
              <w:rPr/>
            </w:pPr>
            <w:r w:rsidDel="00000000" w:rsidR="00000000" w:rsidRPr="00000000">
              <w:rPr>
                <w:rtl w:val="0"/>
              </w:rPr>
              <w:t xml:space="preserve">Hours within a day. The range 24 to 30 is used in some transit applications to represent schedule adherence.</w:t>
            </w:r>
          </w:p>
        </w:tc>
        <w:tc>
          <w:tcPr/>
          <w:p w:rsidR="00000000" w:rsidDel="00000000" w:rsidP="00000000" w:rsidRDefault="00000000" w:rsidRPr="00000000" w14:paraId="0000061B">
            <w:pPr>
              <w:rPr/>
            </w:pPr>
            <w:r w:rsidDel="00000000" w:rsidR="00000000" w:rsidRPr="00000000">
              <w:rPr>
                <w:rtl w:val="0"/>
              </w:rPr>
              <w:t xml:space="preserve">Hours</w:t>
            </w:r>
          </w:p>
        </w:tc>
        <w:tc>
          <w:tcPr/>
          <w:p w:rsidR="00000000" w:rsidDel="00000000" w:rsidP="00000000" w:rsidRDefault="00000000" w:rsidRPr="00000000" w14:paraId="0000061C">
            <w:pPr>
              <w:rPr/>
            </w:pPr>
            <w:r w:rsidDel="00000000" w:rsidR="00000000" w:rsidRPr="00000000">
              <w:rPr>
                <w:rtl w:val="0"/>
              </w:rPr>
              <w:t xml:space="preserve">0</w:t>
            </w:r>
          </w:p>
        </w:tc>
        <w:tc>
          <w:tcPr/>
          <w:p w:rsidR="00000000" w:rsidDel="00000000" w:rsidP="00000000" w:rsidRDefault="00000000" w:rsidRPr="00000000" w14:paraId="0000061D">
            <w:pPr>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61E">
            <w:pPr>
              <w:rPr>
                <w:rFonts w:ascii="Courier New" w:cs="Courier New" w:eastAsia="Courier New" w:hAnsi="Courier New"/>
              </w:rPr>
            </w:pPr>
            <w:r w:rsidDel="00000000" w:rsidR="00000000" w:rsidRPr="00000000">
              <w:rPr>
                <w:rFonts w:ascii="Courier New" w:cs="Courier New" w:eastAsia="Courier New" w:hAnsi="Courier New"/>
                <w:rtl w:val="0"/>
              </w:rPr>
              <w:t xml:space="preserve">minute</w:t>
            </w:r>
          </w:p>
        </w:tc>
        <w:tc>
          <w:tcPr/>
          <w:p w:rsidR="00000000" w:rsidDel="00000000" w:rsidP="00000000" w:rsidRDefault="00000000" w:rsidRPr="00000000" w14:paraId="0000061F">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20">
            <w:pPr>
              <w:rPr/>
            </w:pPr>
            <w:r w:rsidDel="00000000" w:rsidR="00000000" w:rsidRPr="00000000">
              <w:rPr>
                <w:rtl w:val="0"/>
              </w:rPr>
              <w:t xml:space="preserve">Minutes within an hour.</w:t>
            </w:r>
          </w:p>
        </w:tc>
        <w:tc>
          <w:tcPr/>
          <w:p w:rsidR="00000000" w:rsidDel="00000000" w:rsidP="00000000" w:rsidRDefault="00000000" w:rsidRPr="00000000" w14:paraId="00000621">
            <w:pPr>
              <w:rPr/>
            </w:pPr>
            <w:r w:rsidDel="00000000" w:rsidR="00000000" w:rsidRPr="00000000">
              <w:rPr>
                <w:rtl w:val="0"/>
              </w:rPr>
              <w:t xml:space="preserve">Minutes</w:t>
            </w:r>
          </w:p>
        </w:tc>
        <w:tc>
          <w:tcPr/>
          <w:p w:rsidR="00000000" w:rsidDel="00000000" w:rsidP="00000000" w:rsidRDefault="00000000" w:rsidRPr="00000000" w14:paraId="00000622">
            <w:pPr>
              <w:rPr/>
            </w:pPr>
            <w:r w:rsidDel="00000000" w:rsidR="00000000" w:rsidRPr="00000000">
              <w:rPr>
                <w:rtl w:val="0"/>
              </w:rPr>
              <w:t xml:space="preserve">0</w:t>
            </w:r>
          </w:p>
        </w:tc>
        <w:tc>
          <w:tcPr/>
          <w:p w:rsidR="00000000" w:rsidDel="00000000" w:rsidP="00000000" w:rsidRDefault="00000000" w:rsidRPr="00000000" w14:paraId="00000623">
            <w:pPr>
              <w:rPr/>
            </w:pPr>
            <w:r w:rsidDel="00000000" w:rsidR="00000000" w:rsidRPr="00000000">
              <w:rPr>
                <w:rtl w:val="0"/>
              </w:rPr>
              <w:t xml:space="preserve">59</w:t>
            </w:r>
          </w:p>
        </w:tc>
      </w:tr>
      <w:tr>
        <w:trPr>
          <w:cantSplit w:val="0"/>
          <w:tblHeader w:val="0"/>
        </w:trPr>
        <w:tc>
          <w:tcPr/>
          <w:p w:rsidR="00000000" w:rsidDel="00000000" w:rsidP="00000000" w:rsidRDefault="00000000" w:rsidRPr="00000000" w14:paraId="00000624">
            <w:pPr>
              <w:rPr>
                <w:rFonts w:ascii="Courier New" w:cs="Courier New" w:eastAsia="Courier New" w:hAnsi="Courier New"/>
              </w:rPr>
            </w:pPr>
            <w:r w:rsidDel="00000000" w:rsidR="00000000" w:rsidRPr="00000000">
              <w:rPr>
                <w:rFonts w:ascii="Courier New" w:cs="Courier New" w:eastAsia="Courier New" w:hAnsi="Courier New"/>
                <w:rtl w:val="0"/>
              </w:rPr>
              <w:t xml:space="preserve">second</w:t>
            </w:r>
          </w:p>
        </w:tc>
        <w:tc>
          <w:tcPr/>
          <w:p w:rsidR="00000000" w:rsidDel="00000000" w:rsidP="00000000" w:rsidRDefault="00000000" w:rsidRPr="00000000" w14:paraId="00000625">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26">
            <w:pPr>
              <w:rPr/>
            </w:pPr>
            <w:r w:rsidDel="00000000" w:rsidR="00000000" w:rsidRPr="00000000">
              <w:rPr>
                <w:rtl w:val="0"/>
              </w:rPr>
              <w:t xml:space="preserve">Milliseconds within a minute. A leap second is represented by the value range 60000 to 60999. The values from 61000 to 65534 are reserved.</w:t>
            </w:r>
          </w:p>
        </w:tc>
        <w:tc>
          <w:tcPr/>
          <w:p w:rsidR="00000000" w:rsidDel="00000000" w:rsidP="00000000" w:rsidRDefault="00000000" w:rsidRPr="00000000" w14:paraId="00000627">
            <w:pPr>
              <w:rPr/>
            </w:pPr>
            <w:r w:rsidDel="00000000" w:rsidR="00000000" w:rsidRPr="00000000">
              <w:rPr>
                <w:rtl w:val="0"/>
              </w:rPr>
              <w:t xml:space="preserve">Seconds</w:t>
            </w:r>
          </w:p>
        </w:tc>
        <w:tc>
          <w:tcPr/>
          <w:p w:rsidR="00000000" w:rsidDel="00000000" w:rsidP="00000000" w:rsidRDefault="00000000" w:rsidRPr="00000000" w14:paraId="00000628">
            <w:pPr>
              <w:rPr/>
            </w:pPr>
            <w:r w:rsidDel="00000000" w:rsidR="00000000" w:rsidRPr="00000000">
              <w:rPr>
                <w:rtl w:val="0"/>
              </w:rPr>
              <w:t xml:space="preserve">0</w:t>
            </w:r>
          </w:p>
        </w:tc>
        <w:tc>
          <w:tcPr/>
          <w:p w:rsidR="00000000" w:rsidDel="00000000" w:rsidP="00000000" w:rsidRDefault="00000000" w:rsidRPr="00000000" w14:paraId="00000629">
            <w:pPr>
              <w:keepNext w:val="1"/>
              <w:rPr/>
            </w:pPr>
            <w:r w:rsidDel="00000000" w:rsidR="00000000" w:rsidRPr="00000000">
              <w:rPr>
                <w:rtl w:val="0"/>
              </w:rPr>
              <w:t xml:space="preserve">65534</w:t>
            </w:r>
          </w:p>
        </w:tc>
      </w:tr>
      <w:tr>
        <w:trPr>
          <w:cantSplit w:val="0"/>
          <w:tblHeader w:val="0"/>
        </w:trPr>
        <w:tc>
          <w:tcPr/>
          <w:p w:rsidR="00000000" w:rsidDel="00000000" w:rsidP="00000000" w:rsidRDefault="00000000" w:rsidRPr="00000000" w14:paraId="0000062A">
            <w:pPr>
              <w:rPr>
                <w:rFonts w:ascii="Courier New" w:cs="Courier New" w:eastAsia="Courier New" w:hAnsi="Courier New"/>
              </w:rPr>
            </w:pPr>
            <w:r w:rsidDel="00000000" w:rsidR="00000000" w:rsidRPr="00000000">
              <w:rPr>
                <w:rFonts w:ascii="Courier New" w:cs="Courier New" w:eastAsia="Courier New" w:hAnsi="Courier New"/>
                <w:rtl w:val="0"/>
              </w:rPr>
              <w:t xml:space="preserve">offset†</w:t>
            </w:r>
          </w:p>
        </w:tc>
        <w:tc>
          <w:tcPr/>
          <w:p w:rsidR="00000000" w:rsidDel="00000000" w:rsidP="00000000" w:rsidRDefault="00000000" w:rsidRPr="00000000" w14:paraId="0000062B">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2C">
            <w:pPr>
              <w:rPr/>
            </w:pPr>
            <w:r w:rsidDel="00000000" w:rsidR="00000000" w:rsidRPr="00000000">
              <w:rPr>
                <w:rtl w:val="0"/>
              </w:rPr>
              <w:t xml:space="preserve">The DSRC (time zone) offset consists of a signed integer representing an hour and minute value set from -14:00 to +14:00, representing all the world’s local time zones in units of minutes. The value of zero (00:00) may also represent an unknown value. Note some time zones are do not align to hourly boundaries.</w:t>
            </w:r>
          </w:p>
        </w:tc>
        <w:tc>
          <w:tcPr/>
          <w:p w:rsidR="00000000" w:rsidDel="00000000" w:rsidP="00000000" w:rsidRDefault="00000000" w:rsidRPr="00000000" w14:paraId="0000062D">
            <w:pPr>
              <w:rPr/>
            </w:pPr>
            <w:r w:rsidDel="00000000" w:rsidR="00000000" w:rsidRPr="00000000">
              <w:rPr>
                <w:rtl w:val="0"/>
              </w:rPr>
              <w:t xml:space="preserve">Minutes from UTC time</w:t>
            </w:r>
          </w:p>
        </w:tc>
        <w:tc>
          <w:tcPr/>
          <w:p w:rsidR="00000000" w:rsidDel="00000000" w:rsidP="00000000" w:rsidRDefault="00000000" w:rsidRPr="00000000" w14:paraId="0000062E">
            <w:pPr>
              <w:rPr/>
            </w:pPr>
            <w:r w:rsidDel="00000000" w:rsidR="00000000" w:rsidRPr="00000000">
              <w:rPr>
                <w:rtl w:val="0"/>
              </w:rPr>
              <w:t xml:space="preserve">-840</w:t>
            </w:r>
          </w:p>
        </w:tc>
        <w:tc>
          <w:tcPr/>
          <w:p w:rsidR="00000000" w:rsidDel="00000000" w:rsidP="00000000" w:rsidRDefault="00000000" w:rsidRPr="00000000" w14:paraId="0000062F">
            <w:pPr>
              <w:keepNext w:val="1"/>
              <w:rPr/>
            </w:pPr>
            <w:r w:rsidDel="00000000" w:rsidR="00000000" w:rsidRPr="00000000">
              <w:rPr>
                <w:rtl w:val="0"/>
              </w:rPr>
              <w:t xml:space="preserve">+840</w:t>
            </w:r>
          </w:p>
        </w:tc>
      </w:tr>
    </w:tbl>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37 - J2735DDateTime</w:t>
      </w:r>
    </w:p>
    <w:p w:rsidR="00000000" w:rsidDel="00000000" w:rsidP="00000000" w:rsidRDefault="00000000" w:rsidRPr="00000000" w14:paraId="00000631">
      <w:pPr>
        <w:pStyle w:val="Heading2"/>
        <w:numPr>
          <w:ilvl w:val="1"/>
          <w:numId w:val="12"/>
        </w:numPr>
        <w:ind w:left="576" w:hanging="576"/>
        <w:rPr/>
      </w:pPr>
      <w:bookmarkStart w:colFirst="0" w:colLast="0" w:name="_heading=h.46r0co2" w:id="50"/>
      <w:bookmarkEnd w:id="50"/>
      <w:r w:rsidDel="00000000" w:rsidR="00000000" w:rsidRPr="00000000">
        <w:rPr>
          <w:rtl w:val="0"/>
        </w:rPr>
        <w:t xml:space="preserve">J2735DisabledVehicle</w:t>
      </w:r>
    </w:p>
    <w:p w:rsidR="00000000" w:rsidDel="00000000" w:rsidP="00000000" w:rsidRDefault="00000000" w:rsidRPr="00000000" w14:paraId="00000632">
      <w:pPr>
        <w:rPr/>
      </w:pPr>
      <w:r w:rsidDel="00000000" w:rsidR="00000000" w:rsidRPr="00000000">
        <w:rPr>
          <w:rtl w:val="0"/>
        </w:rPr>
        <w:t xml:space="preserve">The J2735DisabledVehicle data frame provides a means for a vehicle (or other equipped device) to describe its operational status and gross location to others using a subset of the ITIS codes.</w:t>
      </w:r>
    </w:p>
    <w:p w:rsidR="00000000" w:rsidDel="00000000" w:rsidP="00000000" w:rsidRDefault="00000000" w:rsidRPr="00000000" w14:paraId="00000633">
      <w:pPr>
        <w:rPr/>
      </w:pPr>
      <w:r w:rsidDel="00000000" w:rsidR="00000000" w:rsidRPr="00000000">
        <w:rPr>
          <w:rtl w:val="0"/>
        </w:rPr>
      </w:r>
    </w:p>
    <w:tbl>
      <w:tblPr>
        <w:tblStyle w:val="Table50"/>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97"/>
        <w:gridCol w:w="1615"/>
        <w:gridCol w:w="2344"/>
        <w:gridCol w:w="1380"/>
        <w:gridCol w:w="907"/>
        <w:gridCol w:w="907"/>
        <w:tblGridChange w:id="0">
          <w:tblGrid>
            <w:gridCol w:w="2197"/>
            <w:gridCol w:w="1615"/>
            <w:gridCol w:w="2344"/>
            <w:gridCol w:w="1380"/>
            <w:gridCol w:w="907"/>
            <w:gridCol w:w="907"/>
          </w:tblGrid>
        </w:tblGridChange>
      </w:tblGrid>
      <w:tr>
        <w:trPr>
          <w:cantSplit w:val="0"/>
          <w:tblHeader w:val="0"/>
        </w:trPr>
        <w:tc>
          <w:tcPr/>
          <w:p w:rsidR="00000000" w:rsidDel="00000000" w:rsidP="00000000" w:rsidRDefault="00000000" w:rsidRPr="00000000" w14:paraId="00000634">
            <w:pPr>
              <w:rPr>
                <w:b w:val="1"/>
              </w:rPr>
            </w:pPr>
            <w:r w:rsidDel="00000000" w:rsidR="00000000" w:rsidRPr="00000000">
              <w:rPr>
                <w:b w:val="1"/>
                <w:rtl w:val="0"/>
              </w:rPr>
              <w:t xml:space="preserve">Name</w:t>
            </w:r>
          </w:p>
        </w:tc>
        <w:tc>
          <w:tcPr/>
          <w:p w:rsidR="00000000" w:rsidDel="00000000" w:rsidP="00000000" w:rsidRDefault="00000000" w:rsidRPr="00000000" w14:paraId="00000635">
            <w:pPr>
              <w:rPr>
                <w:b w:val="1"/>
              </w:rPr>
            </w:pPr>
            <w:r w:rsidDel="00000000" w:rsidR="00000000" w:rsidRPr="00000000">
              <w:rPr>
                <w:b w:val="1"/>
                <w:rtl w:val="0"/>
              </w:rPr>
              <w:t xml:space="preserve">Type</w:t>
            </w:r>
          </w:p>
        </w:tc>
        <w:tc>
          <w:tcPr/>
          <w:p w:rsidR="00000000" w:rsidDel="00000000" w:rsidP="00000000" w:rsidRDefault="00000000" w:rsidRPr="00000000" w14:paraId="00000636">
            <w:pPr>
              <w:rPr>
                <w:b w:val="1"/>
              </w:rPr>
            </w:pPr>
            <w:r w:rsidDel="00000000" w:rsidR="00000000" w:rsidRPr="00000000">
              <w:rPr>
                <w:b w:val="1"/>
                <w:rtl w:val="0"/>
              </w:rPr>
              <w:t xml:space="preserve">Description</w:t>
            </w:r>
          </w:p>
        </w:tc>
        <w:tc>
          <w:tcPr/>
          <w:p w:rsidR="00000000" w:rsidDel="00000000" w:rsidP="00000000" w:rsidRDefault="00000000" w:rsidRPr="00000000" w14:paraId="00000637">
            <w:pPr>
              <w:rPr>
                <w:b w:val="1"/>
              </w:rPr>
            </w:pPr>
            <w:r w:rsidDel="00000000" w:rsidR="00000000" w:rsidRPr="00000000">
              <w:rPr>
                <w:b w:val="1"/>
                <w:rtl w:val="0"/>
              </w:rPr>
              <w:t xml:space="preserve">Units</w:t>
            </w:r>
          </w:p>
        </w:tc>
        <w:tc>
          <w:tcPr/>
          <w:p w:rsidR="00000000" w:rsidDel="00000000" w:rsidP="00000000" w:rsidRDefault="00000000" w:rsidRPr="00000000" w14:paraId="00000638">
            <w:pPr>
              <w:rPr>
                <w:b w:val="1"/>
              </w:rPr>
            </w:pPr>
            <w:r w:rsidDel="00000000" w:rsidR="00000000" w:rsidRPr="00000000">
              <w:rPr>
                <w:b w:val="1"/>
                <w:rtl w:val="0"/>
              </w:rPr>
              <w:t xml:space="preserve">Valid Min</w:t>
            </w:r>
          </w:p>
        </w:tc>
        <w:tc>
          <w:tcPr/>
          <w:p w:rsidR="00000000" w:rsidDel="00000000" w:rsidP="00000000" w:rsidRDefault="00000000" w:rsidRPr="00000000" w14:paraId="00000639">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63A">
            <w:pPr>
              <w:rPr>
                <w:rFonts w:ascii="Courier New" w:cs="Courier New" w:eastAsia="Courier New" w:hAnsi="Courier New"/>
              </w:rPr>
            </w:pPr>
            <w:r w:rsidDel="00000000" w:rsidR="00000000" w:rsidRPr="00000000">
              <w:rPr>
                <w:rFonts w:ascii="Courier New" w:cs="Courier New" w:eastAsia="Courier New" w:hAnsi="Courier New"/>
                <w:rtl w:val="0"/>
              </w:rPr>
              <w:t xml:space="preserve">statusDetails</w:t>
            </w:r>
          </w:p>
        </w:tc>
        <w:tc>
          <w:tcPr/>
          <w:p w:rsidR="00000000" w:rsidDel="00000000" w:rsidP="00000000" w:rsidRDefault="00000000" w:rsidRPr="00000000" w14:paraId="0000063B">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63C">
            <w:pPr>
              <w:rPr/>
            </w:pPr>
            <w:r w:rsidDel="00000000" w:rsidR="00000000" w:rsidRPr="00000000">
              <w:rPr>
                <w:rtl w:val="0"/>
              </w:rPr>
              <w:t xml:space="preserve">ITIS.ITIScodes(523..541)</w:t>
            </w:r>
          </w:p>
        </w:tc>
        <w:tc>
          <w:tcPr/>
          <w:p w:rsidR="00000000" w:rsidDel="00000000" w:rsidP="00000000" w:rsidRDefault="00000000" w:rsidRPr="00000000" w14:paraId="0000063D">
            <w:pPr>
              <w:rPr/>
            </w:pPr>
            <w:r w:rsidDel="00000000" w:rsidR="00000000" w:rsidRPr="00000000">
              <w:rPr>
                <w:rtl w:val="0"/>
              </w:rPr>
              <w:t xml:space="preserve">ITIS code</w:t>
            </w:r>
          </w:p>
        </w:tc>
        <w:tc>
          <w:tcPr/>
          <w:p w:rsidR="00000000" w:rsidDel="00000000" w:rsidP="00000000" w:rsidRDefault="00000000" w:rsidRPr="00000000" w14:paraId="0000063E">
            <w:pPr>
              <w:rPr/>
            </w:pPr>
            <w:r w:rsidDel="00000000" w:rsidR="00000000" w:rsidRPr="00000000">
              <w:rPr>
                <w:rtl w:val="0"/>
              </w:rPr>
              <w:t xml:space="preserve">523</w:t>
            </w:r>
          </w:p>
        </w:tc>
        <w:tc>
          <w:tcPr/>
          <w:p w:rsidR="00000000" w:rsidDel="00000000" w:rsidP="00000000" w:rsidRDefault="00000000" w:rsidRPr="00000000" w14:paraId="0000063F">
            <w:pPr>
              <w:rPr/>
            </w:pPr>
            <w:r w:rsidDel="00000000" w:rsidR="00000000" w:rsidRPr="00000000">
              <w:rPr>
                <w:rtl w:val="0"/>
              </w:rPr>
              <w:t xml:space="preserve">541</w:t>
            </w:r>
          </w:p>
        </w:tc>
      </w:tr>
      <w:tr>
        <w:trPr>
          <w:cantSplit w:val="0"/>
          <w:tblHeader w:val="0"/>
        </w:trPr>
        <w:tc>
          <w:tcPr/>
          <w:p w:rsidR="00000000" w:rsidDel="00000000" w:rsidP="00000000" w:rsidRDefault="00000000" w:rsidRPr="00000000" w14:paraId="00000640">
            <w:pPr>
              <w:rPr>
                <w:rFonts w:ascii="Courier New" w:cs="Courier New" w:eastAsia="Courier New" w:hAnsi="Courier New"/>
              </w:rPr>
            </w:pPr>
            <w:r w:rsidDel="00000000" w:rsidR="00000000" w:rsidRPr="00000000">
              <w:rPr>
                <w:rFonts w:ascii="Courier New" w:cs="Courier New" w:eastAsia="Courier New" w:hAnsi="Courier New"/>
                <w:rtl w:val="0"/>
              </w:rPr>
              <w:t xml:space="preserve">locationDetails</w:t>
            </w:r>
          </w:p>
        </w:tc>
        <w:tc>
          <w:tcPr/>
          <w:p w:rsidR="00000000" w:rsidDel="00000000" w:rsidP="00000000" w:rsidRDefault="00000000" w:rsidRPr="00000000" w14:paraId="0000064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642">
            <w:pPr>
              <w:rPr/>
            </w:pPr>
            <w:r w:rsidDel="00000000" w:rsidR="00000000" w:rsidRPr="00000000">
              <w:rPr>
                <w:rtl w:val="0"/>
              </w:rPr>
              <w:t xml:space="preserve">An ITIS enumeration commonly referred to as "Generic Locations." The code is assigned the upper byte value of [31] (which provides for value ranges from 7936 to 8191, inclusive).</w:t>
            </w:r>
          </w:p>
        </w:tc>
        <w:tc>
          <w:tcPr/>
          <w:p w:rsidR="00000000" w:rsidDel="00000000" w:rsidP="00000000" w:rsidRDefault="00000000" w:rsidRPr="00000000" w14:paraId="00000643">
            <w:pPr>
              <w:rPr/>
            </w:pPr>
            <w:r w:rsidDel="00000000" w:rsidR="00000000" w:rsidRPr="00000000">
              <w:rPr>
                <w:rtl w:val="0"/>
              </w:rPr>
              <w:t xml:space="preserve">Generic Location IT IS enumeration</w:t>
            </w:r>
          </w:p>
        </w:tc>
        <w:tc>
          <w:tcPr/>
          <w:p w:rsidR="00000000" w:rsidDel="00000000" w:rsidP="00000000" w:rsidRDefault="00000000" w:rsidRPr="00000000" w14:paraId="00000644">
            <w:pPr>
              <w:rPr/>
            </w:pPr>
            <w:r w:rsidDel="00000000" w:rsidR="00000000" w:rsidRPr="00000000">
              <w:rPr>
                <w:rtl w:val="0"/>
              </w:rPr>
              <w:t xml:space="preserve">Enum for 7936</w:t>
            </w:r>
          </w:p>
        </w:tc>
        <w:tc>
          <w:tcPr/>
          <w:p w:rsidR="00000000" w:rsidDel="00000000" w:rsidP="00000000" w:rsidRDefault="00000000" w:rsidRPr="00000000" w14:paraId="00000645">
            <w:pPr>
              <w:keepNext w:val="1"/>
              <w:rPr/>
            </w:pPr>
            <w:r w:rsidDel="00000000" w:rsidR="00000000" w:rsidRPr="00000000">
              <w:rPr>
                <w:rtl w:val="0"/>
              </w:rPr>
              <w:t xml:space="preserve">Enum for 8191</w:t>
            </w:r>
          </w:p>
        </w:tc>
      </w:tr>
    </w:tbl>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38 - J2735DisabledVehicle</w:t>
      </w:r>
    </w:p>
    <w:p w:rsidR="00000000" w:rsidDel="00000000" w:rsidP="00000000" w:rsidRDefault="00000000" w:rsidRPr="00000000" w14:paraId="00000647">
      <w:pPr>
        <w:pStyle w:val="Heading2"/>
        <w:numPr>
          <w:ilvl w:val="1"/>
          <w:numId w:val="12"/>
        </w:numPr>
        <w:ind w:left="576" w:hanging="576"/>
        <w:rPr/>
      </w:pPr>
      <w:bookmarkStart w:colFirst="0" w:colLast="0" w:name="_heading=h.2lwamvv" w:id="51"/>
      <w:bookmarkEnd w:id="51"/>
      <w:r w:rsidDel="00000000" w:rsidR="00000000" w:rsidRPr="00000000">
        <w:rPr>
          <w:rtl w:val="0"/>
        </w:rPr>
        <w:t xml:space="preserve">J2735SpeedProfile</w:t>
      </w:r>
    </w:p>
    <w:p w:rsidR="00000000" w:rsidDel="00000000" w:rsidP="00000000" w:rsidRDefault="00000000" w:rsidRPr="00000000" w14:paraId="00000648">
      <w:pPr>
        <w:rPr/>
      </w:pPr>
      <w:r w:rsidDel="00000000" w:rsidR="00000000" w:rsidRPr="00000000">
        <w:rPr>
          <w:rtl w:val="0"/>
        </w:rPr>
        <w:t xml:space="preserve">The J2735SpeedProfile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51"/>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61"/>
        <w:gridCol w:w="2344"/>
        <w:gridCol w:w="1591"/>
        <w:gridCol w:w="1192"/>
        <w:gridCol w:w="1181"/>
        <w:gridCol w:w="1181"/>
        <w:tblGridChange w:id="0">
          <w:tblGrid>
            <w:gridCol w:w="1861"/>
            <w:gridCol w:w="2344"/>
            <w:gridCol w:w="1591"/>
            <w:gridCol w:w="1192"/>
            <w:gridCol w:w="1181"/>
            <w:gridCol w:w="1181"/>
          </w:tblGrid>
        </w:tblGridChange>
      </w:tblGrid>
      <w:tr>
        <w:trPr>
          <w:cantSplit w:val="0"/>
          <w:tblHeader w:val="0"/>
        </w:trPr>
        <w:tc>
          <w:tcPr/>
          <w:p w:rsidR="00000000" w:rsidDel="00000000" w:rsidP="00000000" w:rsidRDefault="00000000" w:rsidRPr="00000000" w14:paraId="00000649">
            <w:pPr>
              <w:rPr>
                <w:b w:val="1"/>
              </w:rPr>
            </w:pPr>
            <w:r w:rsidDel="00000000" w:rsidR="00000000" w:rsidRPr="00000000">
              <w:rPr>
                <w:b w:val="1"/>
                <w:rtl w:val="0"/>
              </w:rPr>
              <w:t xml:space="preserve">Name</w:t>
            </w:r>
          </w:p>
        </w:tc>
        <w:tc>
          <w:tcPr/>
          <w:p w:rsidR="00000000" w:rsidDel="00000000" w:rsidP="00000000" w:rsidRDefault="00000000" w:rsidRPr="00000000" w14:paraId="0000064A">
            <w:pPr>
              <w:rPr>
                <w:b w:val="1"/>
              </w:rPr>
            </w:pPr>
            <w:r w:rsidDel="00000000" w:rsidR="00000000" w:rsidRPr="00000000">
              <w:rPr>
                <w:b w:val="1"/>
                <w:rtl w:val="0"/>
              </w:rPr>
              <w:t xml:space="preserve">Type</w:t>
            </w:r>
          </w:p>
        </w:tc>
        <w:tc>
          <w:tcPr/>
          <w:p w:rsidR="00000000" w:rsidDel="00000000" w:rsidP="00000000" w:rsidRDefault="00000000" w:rsidRPr="00000000" w14:paraId="0000064B">
            <w:pPr>
              <w:rPr>
                <w:b w:val="1"/>
              </w:rPr>
            </w:pPr>
            <w:r w:rsidDel="00000000" w:rsidR="00000000" w:rsidRPr="00000000">
              <w:rPr>
                <w:b w:val="1"/>
                <w:rtl w:val="0"/>
              </w:rPr>
              <w:t xml:space="preserve">Description</w:t>
            </w:r>
          </w:p>
        </w:tc>
        <w:tc>
          <w:tcPr/>
          <w:p w:rsidR="00000000" w:rsidDel="00000000" w:rsidP="00000000" w:rsidRDefault="00000000" w:rsidRPr="00000000" w14:paraId="0000064C">
            <w:pPr>
              <w:rPr>
                <w:b w:val="1"/>
              </w:rPr>
            </w:pPr>
            <w:r w:rsidDel="00000000" w:rsidR="00000000" w:rsidRPr="00000000">
              <w:rPr>
                <w:b w:val="1"/>
                <w:rtl w:val="0"/>
              </w:rPr>
              <w:t xml:space="preserve">Units</w:t>
            </w:r>
          </w:p>
        </w:tc>
        <w:tc>
          <w:tcPr/>
          <w:p w:rsidR="00000000" w:rsidDel="00000000" w:rsidP="00000000" w:rsidRDefault="00000000" w:rsidRPr="00000000" w14:paraId="0000064D">
            <w:pPr>
              <w:rPr>
                <w:b w:val="1"/>
              </w:rPr>
            </w:pPr>
            <w:r w:rsidDel="00000000" w:rsidR="00000000" w:rsidRPr="00000000">
              <w:rPr>
                <w:b w:val="1"/>
                <w:rtl w:val="0"/>
              </w:rPr>
              <w:t xml:space="preserve">Valid Min</w:t>
            </w:r>
          </w:p>
        </w:tc>
        <w:tc>
          <w:tcPr/>
          <w:p w:rsidR="00000000" w:rsidDel="00000000" w:rsidP="00000000" w:rsidRDefault="00000000" w:rsidRPr="00000000" w14:paraId="0000064E">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64F">
            <w:pPr>
              <w:rPr>
                <w:rFonts w:ascii="Courier New" w:cs="Courier New" w:eastAsia="Courier New" w:hAnsi="Courier New"/>
              </w:rPr>
            </w:pPr>
            <w:r w:rsidDel="00000000" w:rsidR="00000000" w:rsidRPr="00000000">
              <w:rPr>
                <w:rFonts w:ascii="Courier New" w:cs="Courier New" w:eastAsia="Courier New" w:hAnsi="Courier New"/>
                <w:rtl w:val="0"/>
              </w:rPr>
              <w:t xml:space="preserve">speedReports</w:t>
            </w:r>
          </w:p>
        </w:tc>
        <w:tc>
          <w:tcPr/>
          <w:p w:rsidR="00000000" w:rsidDel="00000000" w:rsidP="00000000" w:rsidRDefault="00000000" w:rsidRPr="00000000" w14:paraId="00000650">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integers</w:t>
            </w:r>
          </w:p>
        </w:tc>
        <w:tc>
          <w:tcPr/>
          <w:p w:rsidR="00000000" w:rsidDel="00000000" w:rsidP="00000000" w:rsidRDefault="00000000" w:rsidRPr="00000000" w14:paraId="00000651">
            <w:pPr>
              <w:rPr/>
            </w:pPr>
            <w:r w:rsidDel="00000000" w:rsidR="00000000" w:rsidRPr="00000000">
              <w:rPr>
                <w:rtl w:val="0"/>
              </w:rPr>
              <w:t xml:space="preserve">Represents the average measured or reported speed of a series of objects traveling in the same direction over a period of time. The value 30 shall be used for speeds of 30 m/s or greater (67.1 mph) -- The value 31 shall indicate that the speed is unavailable</w:t>
            </w:r>
          </w:p>
        </w:tc>
        <w:tc>
          <w:tcPr/>
          <w:p w:rsidR="00000000" w:rsidDel="00000000" w:rsidP="00000000" w:rsidRDefault="00000000" w:rsidRPr="00000000" w14:paraId="00000652">
            <w:pPr>
              <w:rPr/>
            </w:pPr>
            <w:r w:rsidDel="00000000" w:rsidR="00000000" w:rsidRPr="00000000">
              <w:rPr>
                <w:rtl w:val="0"/>
              </w:rPr>
              <w:t xml:space="preserve">m/s</w:t>
            </w:r>
          </w:p>
        </w:tc>
        <w:tc>
          <w:tcPr/>
          <w:p w:rsidR="00000000" w:rsidDel="00000000" w:rsidP="00000000" w:rsidRDefault="00000000" w:rsidRPr="00000000" w14:paraId="00000653">
            <w:pPr>
              <w:rPr/>
            </w:pPr>
            <w:r w:rsidDel="00000000" w:rsidR="00000000" w:rsidRPr="00000000">
              <w:rPr>
                <w:rtl w:val="0"/>
              </w:rPr>
              <w:t xml:space="preserve">0</w:t>
            </w:r>
          </w:p>
        </w:tc>
        <w:tc>
          <w:tcPr/>
          <w:p w:rsidR="00000000" w:rsidDel="00000000" w:rsidP="00000000" w:rsidRDefault="00000000" w:rsidRPr="00000000" w14:paraId="00000654">
            <w:pPr>
              <w:rPr/>
            </w:pPr>
            <w:r w:rsidDel="00000000" w:rsidR="00000000" w:rsidRPr="00000000">
              <w:rPr>
                <w:rtl w:val="0"/>
              </w:rPr>
              <w:t xml:space="preserve">31</w:t>
            </w:r>
          </w:p>
        </w:tc>
      </w:tr>
    </w:tbl>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Heading2"/>
        <w:numPr>
          <w:ilvl w:val="1"/>
          <w:numId w:val="12"/>
        </w:numPr>
        <w:ind w:left="576" w:hanging="576"/>
        <w:rPr/>
      </w:pPr>
      <w:bookmarkStart w:colFirst="0" w:colLast="0" w:name="_heading=h.111kx3o" w:id="52"/>
      <w:bookmarkEnd w:id="52"/>
      <w:r w:rsidDel="00000000" w:rsidR="00000000" w:rsidRPr="00000000">
        <w:rPr>
          <w:rtl w:val="0"/>
        </w:rPr>
        <w:t xml:space="preserve">J2735RTCMPackage</w:t>
      </w:r>
    </w:p>
    <w:p w:rsidR="00000000" w:rsidDel="00000000" w:rsidP="00000000" w:rsidRDefault="00000000" w:rsidRPr="00000000" w14:paraId="00000657">
      <w:pPr>
        <w:rPr/>
      </w:pPr>
      <w:r w:rsidDel="00000000" w:rsidR="00000000" w:rsidRPr="00000000">
        <w:rPr>
          <w:rtl w:val="0"/>
        </w:rPr>
        <w:t xml:space="preserve">The J2735RTCMPackage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52"/>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29"/>
        <w:gridCol w:w="2905"/>
        <w:gridCol w:w="4716"/>
        <w:tblGridChange w:id="0">
          <w:tblGrid>
            <w:gridCol w:w="1729"/>
            <w:gridCol w:w="2905"/>
            <w:gridCol w:w="4716"/>
          </w:tblGrid>
        </w:tblGridChange>
      </w:tblGrid>
      <w:tr>
        <w:trPr>
          <w:cantSplit w:val="0"/>
          <w:tblHeader w:val="0"/>
        </w:trPr>
        <w:tc>
          <w:tcPr/>
          <w:p w:rsidR="00000000" w:rsidDel="00000000" w:rsidP="00000000" w:rsidRDefault="00000000" w:rsidRPr="00000000" w14:paraId="00000658">
            <w:pPr>
              <w:rPr>
                <w:b w:val="1"/>
              </w:rPr>
            </w:pPr>
            <w:r w:rsidDel="00000000" w:rsidR="00000000" w:rsidRPr="00000000">
              <w:rPr>
                <w:b w:val="1"/>
                <w:rtl w:val="0"/>
              </w:rPr>
              <w:t xml:space="preserve">Name</w:t>
            </w:r>
          </w:p>
        </w:tc>
        <w:tc>
          <w:tcPr/>
          <w:p w:rsidR="00000000" w:rsidDel="00000000" w:rsidP="00000000" w:rsidRDefault="00000000" w:rsidRPr="00000000" w14:paraId="00000659">
            <w:pPr>
              <w:rPr>
                <w:b w:val="1"/>
              </w:rPr>
            </w:pPr>
            <w:r w:rsidDel="00000000" w:rsidR="00000000" w:rsidRPr="00000000">
              <w:rPr>
                <w:b w:val="1"/>
                <w:rtl w:val="0"/>
              </w:rPr>
              <w:t xml:space="preserve">Type</w:t>
            </w:r>
          </w:p>
        </w:tc>
        <w:tc>
          <w:tcPr/>
          <w:p w:rsidR="00000000" w:rsidDel="00000000" w:rsidP="00000000" w:rsidRDefault="00000000" w:rsidRPr="00000000" w14:paraId="0000065A">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5B">
            <w:pPr>
              <w:rPr>
                <w:rFonts w:ascii="Courier New" w:cs="Courier New" w:eastAsia="Courier New" w:hAnsi="Courier New"/>
              </w:rPr>
            </w:pPr>
            <w:r w:rsidDel="00000000" w:rsidR="00000000" w:rsidRPr="00000000">
              <w:rPr>
                <w:rFonts w:ascii="Courier New" w:cs="Courier New" w:eastAsia="Courier New" w:hAnsi="Courier New"/>
                <w:rtl w:val="0"/>
              </w:rPr>
              <w:t xml:space="preserve">rtcmHeader</w:t>
            </w:r>
          </w:p>
        </w:tc>
        <w:tc>
          <w:tcPr/>
          <w:p w:rsidR="00000000" w:rsidDel="00000000" w:rsidP="00000000" w:rsidRDefault="00000000" w:rsidRPr="00000000" w14:paraId="0000065C">
            <w:pPr>
              <w:rPr>
                <w:rFonts w:ascii="Courier New" w:cs="Courier New" w:eastAsia="Courier New" w:hAnsi="Courier New"/>
              </w:rPr>
            </w:pPr>
            <w:hyperlink w:anchor="_heading=h.206ipza">
              <w:r w:rsidDel="00000000" w:rsidR="00000000" w:rsidRPr="00000000">
                <w:rPr>
                  <w:rFonts w:ascii="Courier New" w:cs="Courier New" w:eastAsia="Courier New" w:hAnsi="Courier New"/>
                  <w:color w:val="0563c1"/>
                  <w:u w:val="single"/>
                  <w:rtl w:val="0"/>
                </w:rPr>
                <w:t xml:space="preserve">J2735RTCMheader</w:t>
              </w:r>
            </w:hyperlink>
            <w:r w:rsidDel="00000000" w:rsidR="00000000" w:rsidRPr="00000000">
              <w:rPr>
                <w:rtl w:val="0"/>
              </w:rPr>
            </w:r>
          </w:p>
        </w:tc>
        <w:tc>
          <w:tcPr/>
          <w:p w:rsidR="00000000" w:rsidDel="00000000" w:rsidP="00000000" w:rsidRDefault="00000000" w:rsidRPr="00000000" w14:paraId="0000065D">
            <w:pPr>
              <w:rPr/>
            </w:pPr>
            <w:r w:rsidDel="00000000" w:rsidR="00000000" w:rsidRPr="00000000">
              <w:rPr>
                <w:rtl w:val="0"/>
              </w:rPr>
              <w:t xml:space="preserve">Precise antenna position and noise data for a rover.</w:t>
            </w:r>
          </w:p>
        </w:tc>
      </w:tr>
      <w:tr>
        <w:trPr>
          <w:cantSplit w:val="0"/>
          <w:tblHeader w:val="0"/>
        </w:trPr>
        <w:tc>
          <w:tcPr/>
          <w:p w:rsidR="00000000" w:rsidDel="00000000" w:rsidP="00000000" w:rsidRDefault="00000000" w:rsidRPr="00000000" w14:paraId="0000065E">
            <w:pPr>
              <w:rPr>
                <w:rFonts w:ascii="Courier New" w:cs="Courier New" w:eastAsia="Courier New" w:hAnsi="Courier New"/>
              </w:rPr>
            </w:pPr>
            <w:r w:rsidDel="00000000" w:rsidR="00000000" w:rsidRPr="00000000">
              <w:rPr>
                <w:rFonts w:ascii="Courier New" w:cs="Courier New" w:eastAsia="Courier New" w:hAnsi="Courier New"/>
                <w:rtl w:val="0"/>
              </w:rPr>
              <w:t xml:space="preserve">msgs</w:t>
            </w:r>
          </w:p>
        </w:tc>
        <w:tc>
          <w:tcPr/>
          <w:p w:rsidR="00000000" w:rsidDel="00000000" w:rsidP="00000000" w:rsidRDefault="00000000" w:rsidRPr="00000000" w14:paraId="0000065F">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HEX Strings</w:t>
            </w:r>
          </w:p>
        </w:tc>
        <w:tc>
          <w:tcPr/>
          <w:p w:rsidR="00000000" w:rsidDel="00000000" w:rsidP="00000000" w:rsidRDefault="00000000" w:rsidRPr="00000000" w14:paraId="00000660">
            <w:pPr>
              <w:keepNext w:val="1"/>
              <w:rPr/>
            </w:pPr>
            <w:r w:rsidDel="00000000" w:rsidR="00000000" w:rsidRPr="00000000">
              <w:rPr>
                <w:rtl w:val="0"/>
              </w:rPr>
              <w:t xml:space="preserve">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bookmarkStart w:colFirst="0" w:colLast="0" w:name="_heading=h.3l18frh" w:id="53"/>
      <w:bookmarkEnd w:id="53"/>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39 - J2735RTCMPackage</w:t>
      </w:r>
    </w:p>
    <w:p w:rsidR="00000000" w:rsidDel="00000000" w:rsidP="00000000" w:rsidRDefault="00000000" w:rsidRPr="00000000" w14:paraId="00000662">
      <w:pPr>
        <w:pStyle w:val="Heading2"/>
        <w:numPr>
          <w:ilvl w:val="1"/>
          <w:numId w:val="12"/>
        </w:numPr>
        <w:ind w:left="576" w:hanging="576"/>
        <w:rPr/>
      </w:pPr>
      <w:bookmarkStart w:colFirst="0" w:colLast="0" w:name="_heading=h.206ipza" w:id="54"/>
      <w:bookmarkEnd w:id="54"/>
      <w:r w:rsidDel="00000000" w:rsidR="00000000" w:rsidRPr="00000000">
        <w:rPr>
          <w:rtl w:val="0"/>
        </w:rPr>
        <w:t xml:space="preserve">J2735RTCMheader</w:t>
      </w:r>
    </w:p>
    <w:p w:rsidR="00000000" w:rsidDel="00000000" w:rsidP="00000000" w:rsidRDefault="00000000" w:rsidRPr="00000000" w14:paraId="00000663">
      <w:pPr>
        <w:rPr/>
      </w:pPr>
      <w:r w:rsidDel="00000000" w:rsidR="00000000" w:rsidRPr="00000000">
        <w:rPr>
          <w:rtl w:val="0"/>
        </w:rPr>
        <w:t xml:space="preserve">The J2735RTCMheader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53"/>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24"/>
        <w:gridCol w:w="2989"/>
        <w:gridCol w:w="4737"/>
        <w:tblGridChange w:id="0">
          <w:tblGrid>
            <w:gridCol w:w="1624"/>
            <w:gridCol w:w="2989"/>
            <w:gridCol w:w="4737"/>
          </w:tblGrid>
        </w:tblGridChange>
      </w:tblGrid>
      <w:tr>
        <w:trPr>
          <w:cantSplit w:val="0"/>
          <w:tblHeader w:val="0"/>
        </w:trPr>
        <w:tc>
          <w:tcPr/>
          <w:p w:rsidR="00000000" w:rsidDel="00000000" w:rsidP="00000000" w:rsidRDefault="00000000" w:rsidRPr="00000000" w14:paraId="00000664">
            <w:pPr>
              <w:rPr>
                <w:b w:val="1"/>
              </w:rPr>
            </w:pPr>
            <w:r w:rsidDel="00000000" w:rsidR="00000000" w:rsidRPr="00000000">
              <w:rPr>
                <w:b w:val="1"/>
                <w:rtl w:val="0"/>
              </w:rPr>
              <w:t xml:space="preserve">Name</w:t>
            </w:r>
          </w:p>
        </w:tc>
        <w:tc>
          <w:tcPr/>
          <w:p w:rsidR="00000000" w:rsidDel="00000000" w:rsidP="00000000" w:rsidRDefault="00000000" w:rsidRPr="00000000" w14:paraId="00000665">
            <w:pPr>
              <w:rPr>
                <w:b w:val="1"/>
              </w:rPr>
            </w:pPr>
            <w:r w:rsidDel="00000000" w:rsidR="00000000" w:rsidRPr="00000000">
              <w:rPr>
                <w:b w:val="1"/>
                <w:rtl w:val="0"/>
              </w:rPr>
              <w:t xml:space="preserve">Type</w:t>
            </w:r>
          </w:p>
        </w:tc>
        <w:tc>
          <w:tcPr/>
          <w:p w:rsidR="00000000" w:rsidDel="00000000" w:rsidP="00000000" w:rsidRDefault="00000000" w:rsidRPr="00000000" w14:paraId="00000666">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67">
            <w:pPr>
              <w:rPr>
                <w:rFonts w:ascii="Courier New" w:cs="Courier New" w:eastAsia="Courier New" w:hAnsi="Courier New"/>
              </w:rPr>
            </w:pPr>
            <w:r w:rsidDel="00000000" w:rsidR="00000000" w:rsidRPr="00000000">
              <w:rPr>
                <w:rFonts w:ascii="Courier New" w:cs="Courier New" w:eastAsia="Courier New" w:hAnsi="Courier New"/>
                <w:rtl w:val="0"/>
              </w:rPr>
              <w:t xml:space="preserve">offsetSet</w:t>
            </w:r>
          </w:p>
        </w:tc>
        <w:tc>
          <w:tcPr/>
          <w:p w:rsidR="00000000" w:rsidDel="00000000" w:rsidP="00000000" w:rsidRDefault="00000000" w:rsidRPr="00000000" w14:paraId="00000668">
            <w:pPr>
              <w:rPr>
                <w:rFonts w:ascii="Courier New" w:cs="Courier New" w:eastAsia="Courier New" w:hAnsi="Courier New"/>
              </w:rPr>
            </w:pPr>
            <w:hyperlink w:anchor="_heading=h.4k668n3">
              <w:r w:rsidDel="00000000" w:rsidR="00000000" w:rsidRPr="00000000">
                <w:rPr>
                  <w:rFonts w:ascii="Courier New" w:cs="Courier New" w:eastAsia="Courier New" w:hAnsi="Courier New"/>
                  <w:color w:val="0563c1"/>
                  <w:u w:val="single"/>
                  <w:rtl w:val="0"/>
                </w:rPr>
                <w:t xml:space="preserve">J2735AntennaOffsetSet</w:t>
              </w:r>
            </w:hyperlink>
            <w:r w:rsidDel="00000000" w:rsidR="00000000" w:rsidRPr="00000000">
              <w:rPr>
                <w:rtl w:val="0"/>
              </w:rPr>
            </w:r>
          </w:p>
        </w:tc>
        <w:tc>
          <w:tcPr/>
          <w:p w:rsidR="00000000" w:rsidDel="00000000" w:rsidP="00000000" w:rsidRDefault="00000000" w:rsidRPr="00000000" w14:paraId="00000669">
            <w:pPr>
              <w:rPr/>
            </w:pPr>
            <w:r w:rsidDel="00000000" w:rsidR="00000000" w:rsidRPr="00000000">
              <w:rPr>
                <w:rtl w:val="0"/>
              </w:rPr>
              <w:t xml:space="preserve">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trPr>
          <w:cantSplit w:val="0"/>
          <w:tblHeader w:val="0"/>
        </w:trPr>
        <w:tc>
          <w:tcPr/>
          <w:p w:rsidR="00000000" w:rsidDel="00000000" w:rsidP="00000000" w:rsidRDefault="00000000" w:rsidRPr="00000000" w14:paraId="0000066A">
            <w:pPr>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66B">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66C">
            <w:pPr>
              <w:rPr/>
            </w:pPr>
            <w:r w:rsidDel="00000000" w:rsidR="00000000" w:rsidRPr="00000000">
              <w:rPr>
                <w:rtl w:val="0"/>
              </w:rPr>
              <w:t xml:space="preserve">A dictionary of boolean (true or false) name/value pairs 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 Set of names include:</w:t>
            </w:r>
          </w:p>
          <w:p w:rsidR="00000000" w:rsidDel="00000000" w:rsidP="00000000" w:rsidRDefault="00000000" w:rsidRPr="00000000" w14:paraId="000006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unavailable, -- Not Equipped or unavailable </w:t>
            </w:r>
          </w:p>
          <w:p w:rsidR="00000000" w:rsidDel="00000000" w:rsidP="00000000" w:rsidRDefault="00000000" w:rsidRPr="00000000" w14:paraId="000006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isHealthy, </w:t>
            </w:r>
          </w:p>
          <w:p w:rsidR="00000000" w:rsidDel="00000000" w:rsidP="00000000" w:rsidRDefault="00000000" w:rsidRPr="00000000" w14:paraId="000006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isMonitored, </w:t>
            </w:r>
          </w:p>
          <w:p w:rsidR="00000000" w:rsidDel="00000000" w:rsidP="00000000" w:rsidRDefault="00000000" w:rsidRPr="00000000" w14:paraId="000006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baseStationType, -- Set to zero if a moving base station, </w:t>
            </w:r>
          </w:p>
          <w:p w:rsidR="00000000" w:rsidDel="00000000" w:rsidP="00000000" w:rsidRDefault="00000000" w:rsidRPr="00000000" w14:paraId="0000067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 if a rover device (an OBU), </w:t>
            </w:r>
          </w:p>
          <w:p w:rsidR="00000000" w:rsidDel="00000000" w:rsidP="00000000" w:rsidRDefault="00000000" w:rsidRPr="00000000" w14:paraId="00000672">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set to one if it is a fixed base station </w:t>
            </w:r>
          </w:p>
          <w:p w:rsidR="00000000" w:rsidDel="00000000" w:rsidP="00000000" w:rsidRDefault="00000000" w:rsidRPr="00000000" w14:paraId="000006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aPDOPofUnder5, -- A dilution of precision greater than 5 </w:t>
            </w:r>
          </w:p>
          <w:p w:rsidR="00000000" w:rsidDel="00000000" w:rsidP="00000000" w:rsidRDefault="00000000" w:rsidRPr="00000000" w14:paraId="000006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inViewOfUnder5, -- Less than 5 satellites in view </w:t>
            </w:r>
          </w:p>
          <w:p w:rsidR="00000000" w:rsidDel="00000000" w:rsidP="00000000" w:rsidRDefault="00000000" w:rsidRPr="00000000" w14:paraId="000006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localCorrectionsPresent, -- DGPS type corrections used </w:t>
            </w:r>
          </w:p>
          <w:p w:rsidR="00000000" w:rsidDel="00000000" w:rsidP="00000000" w:rsidRDefault="00000000" w:rsidRPr="00000000" w14:paraId="00000676">
            <w:pPr>
              <w:keepNext w:val="1"/>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networkCorrectionsPresent -- RTK type corrections used </w:t>
            </w:r>
          </w:p>
        </w:tc>
      </w:tr>
    </w:tbl>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40 - J2735RTCMheader</w:t>
      </w:r>
    </w:p>
    <w:p w:rsidR="00000000" w:rsidDel="00000000" w:rsidP="00000000" w:rsidRDefault="00000000" w:rsidRPr="00000000" w14:paraId="00000678">
      <w:pPr>
        <w:pStyle w:val="Heading2"/>
        <w:numPr>
          <w:ilvl w:val="1"/>
          <w:numId w:val="12"/>
        </w:numPr>
        <w:ind w:left="576" w:hanging="576"/>
        <w:rPr/>
      </w:pPr>
      <w:bookmarkStart w:colFirst="0" w:colLast="0" w:name="_heading=h.4k668n3" w:id="55"/>
      <w:bookmarkEnd w:id="55"/>
      <w:r w:rsidDel="00000000" w:rsidR="00000000" w:rsidRPr="00000000">
        <w:rPr>
          <w:rtl w:val="0"/>
        </w:rPr>
        <w:t xml:space="preserve">J2735AntennaOffsetSet</w:t>
      </w:r>
    </w:p>
    <w:p w:rsidR="00000000" w:rsidDel="00000000" w:rsidP="00000000" w:rsidRDefault="00000000" w:rsidRPr="00000000" w14:paraId="00000679">
      <w:pPr>
        <w:rPr/>
      </w:pPr>
      <w:r w:rsidDel="00000000" w:rsidR="00000000" w:rsidRPr="00000000">
        <w:rPr>
          <w:rtl w:val="0"/>
        </w:rPr>
        <w:t xml:space="preserve">The J2735AntennaOffsetSet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bl>
      <w:tblPr>
        <w:tblStyle w:val="Table54"/>
        <w:tblW w:w="9349.999999999998"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41"/>
        <w:gridCol w:w="2201"/>
        <w:gridCol w:w="1638"/>
        <w:gridCol w:w="1264"/>
        <w:gridCol w:w="1253"/>
        <w:gridCol w:w="1253"/>
        <w:tblGridChange w:id="0">
          <w:tblGrid>
            <w:gridCol w:w="1741"/>
            <w:gridCol w:w="2201"/>
            <w:gridCol w:w="1638"/>
            <w:gridCol w:w="1264"/>
            <w:gridCol w:w="1253"/>
            <w:gridCol w:w="1253"/>
          </w:tblGrid>
        </w:tblGridChange>
      </w:tblGrid>
      <w:tr>
        <w:trPr>
          <w:cantSplit w:val="0"/>
          <w:tblHeader w:val="0"/>
        </w:trPr>
        <w:tc>
          <w:tcPr/>
          <w:p w:rsidR="00000000" w:rsidDel="00000000" w:rsidP="00000000" w:rsidRDefault="00000000" w:rsidRPr="00000000" w14:paraId="0000067A">
            <w:pPr>
              <w:rPr>
                <w:b w:val="1"/>
              </w:rPr>
            </w:pPr>
            <w:r w:rsidDel="00000000" w:rsidR="00000000" w:rsidRPr="00000000">
              <w:rPr>
                <w:b w:val="1"/>
                <w:rtl w:val="0"/>
              </w:rPr>
              <w:t xml:space="preserve">Name</w:t>
            </w:r>
          </w:p>
        </w:tc>
        <w:tc>
          <w:tcPr/>
          <w:p w:rsidR="00000000" w:rsidDel="00000000" w:rsidP="00000000" w:rsidRDefault="00000000" w:rsidRPr="00000000" w14:paraId="0000067B">
            <w:pPr>
              <w:rPr>
                <w:b w:val="1"/>
              </w:rPr>
            </w:pPr>
            <w:r w:rsidDel="00000000" w:rsidR="00000000" w:rsidRPr="00000000">
              <w:rPr>
                <w:b w:val="1"/>
                <w:rtl w:val="0"/>
              </w:rPr>
              <w:t xml:space="preserve">Type</w:t>
            </w:r>
          </w:p>
        </w:tc>
        <w:tc>
          <w:tcPr/>
          <w:p w:rsidR="00000000" w:rsidDel="00000000" w:rsidP="00000000" w:rsidRDefault="00000000" w:rsidRPr="00000000" w14:paraId="0000067C">
            <w:pPr>
              <w:rPr>
                <w:b w:val="1"/>
              </w:rPr>
            </w:pPr>
            <w:r w:rsidDel="00000000" w:rsidR="00000000" w:rsidRPr="00000000">
              <w:rPr>
                <w:b w:val="1"/>
                <w:rtl w:val="0"/>
              </w:rPr>
              <w:t xml:space="preserve">Description</w:t>
            </w:r>
          </w:p>
        </w:tc>
        <w:tc>
          <w:tcPr/>
          <w:p w:rsidR="00000000" w:rsidDel="00000000" w:rsidP="00000000" w:rsidRDefault="00000000" w:rsidRPr="00000000" w14:paraId="0000067D">
            <w:pPr>
              <w:rPr>
                <w:b w:val="1"/>
              </w:rPr>
            </w:pPr>
            <w:r w:rsidDel="00000000" w:rsidR="00000000" w:rsidRPr="00000000">
              <w:rPr>
                <w:b w:val="1"/>
                <w:rtl w:val="0"/>
              </w:rPr>
              <w:t xml:space="preserve">Units</w:t>
            </w:r>
          </w:p>
        </w:tc>
        <w:tc>
          <w:tcPr/>
          <w:p w:rsidR="00000000" w:rsidDel="00000000" w:rsidP="00000000" w:rsidRDefault="00000000" w:rsidRPr="00000000" w14:paraId="0000067E">
            <w:pPr>
              <w:rPr>
                <w:b w:val="1"/>
              </w:rPr>
            </w:pPr>
            <w:r w:rsidDel="00000000" w:rsidR="00000000" w:rsidRPr="00000000">
              <w:rPr>
                <w:b w:val="1"/>
                <w:rtl w:val="0"/>
              </w:rPr>
              <w:t xml:space="preserve">Valid Min</w:t>
            </w:r>
          </w:p>
        </w:tc>
        <w:tc>
          <w:tcPr/>
          <w:p w:rsidR="00000000" w:rsidDel="00000000" w:rsidP="00000000" w:rsidRDefault="00000000" w:rsidRPr="00000000" w14:paraId="0000067F">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680">
            <w:pPr>
              <w:rPr>
                <w:rFonts w:ascii="Courier New" w:cs="Courier New" w:eastAsia="Courier New" w:hAnsi="Courier New"/>
              </w:rPr>
            </w:pPr>
            <w:r w:rsidDel="00000000" w:rsidR="00000000" w:rsidRPr="00000000">
              <w:rPr>
                <w:rFonts w:ascii="Courier New" w:cs="Courier New" w:eastAsia="Courier New" w:hAnsi="Courier New"/>
                <w:rtl w:val="0"/>
              </w:rPr>
              <w:t xml:space="preserve">antOffsetX†</w:t>
            </w:r>
          </w:p>
        </w:tc>
        <w:tc>
          <w:tcPr/>
          <w:p w:rsidR="00000000" w:rsidDel="00000000" w:rsidP="00000000" w:rsidRDefault="00000000" w:rsidRPr="00000000" w14:paraId="00000681">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682">
            <w:pPr>
              <w:rPr/>
            </w:pPr>
            <w:r w:rsidDel="00000000" w:rsidR="00000000" w:rsidRPr="00000000">
              <w:rPr>
                <w:rtl w:val="0"/>
              </w:rPr>
              <w:t xml:space="preserve">Delta offset in X, Y or Z direction from some known point. For non-vehicle centric coordinate frames of reference, non-vehicle centric coordinate frames of reference, offset is positive to the East (X) and to the North (Y) directions.</w:t>
            </w:r>
          </w:p>
        </w:tc>
        <w:tc>
          <w:tcPr/>
          <w:p w:rsidR="00000000" w:rsidDel="00000000" w:rsidP="00000000" w:rsidRDefault="00000000" w:rsidRPr="00000000" w14:paraId="00000683">
            <w:pPr>
              <w:rPr/>
            </w:pPr>
            <w:r w:rsidDel="00000000" w:rsidR="00000000" w:rsidRPr="00000000">
              <w:rPr>
                <w:rtl w:val="0"/>
              </w:rPr>
              <w:t xml:space="preserve">meters</w:t>
            </w:r>
          </w:p>
        </w:tc>
        <w:tc>
          <w:tcPr/>
          <w:p w:rsidR="00000000" w:rsidDel="00000000" w:rsidP="00000000" w:rsidRDefault="00000000" w:rsidRPr="00000000" w14:paraId="00000684">
            <w:pPr>
              <w:rPr/>
            </w:pPr>
            <w:r w:rsidDel="00000000" w:rsidR="00000000" w:rsidRPr="00000000">
              <w:rPr>
                <w:rtl w:val="0"/>
              </w:rPr>
              <w:t xml:space="preserve">-20.47</w:t>
            </w:r>
          </w:p>
        </w:tc>
        <w:tc>
          <w:tcPr/>
          <w:p w:rsidR="00000000" w:rsidDel="00000000" w:rsidP="00000000" w:rsidRDefault="00000000" w:rsidRPr="00000000" w14:paraId="00000685">
            <w:pPr>
              <w:rPr/>
            </w:pPr>
            <w:r w:rsidDel="00000000" w:rsidR="00000000" w:rsidRPr="00000000">
              <w:rPr>
                <w:rtl w:val="0"/>
              </w:rPr>
              <w:t xml:space="preserve">+20.47</w:t>
            </w:r>
          </w:p>
        </w:tc>
      </w:tr>
      <w:tr>
        <w:trPr>
          <w:cantSplit w:val="0"/>
          <w:tblHeader w:val="0"/>
        </w:trPr>
        <w:tc>
          <w:tcPr/>
          <w:p w:rsidR="00000000" w:rsidDel="00000000" w:rsidP="00000000" w:rsidRDefault="00000000" w:rsidRPr="00000000" w14:paraId="00000686">
            <w:pPr>
              <w:rPr>
                <w:rFonts w:ascii="Courier New" w:cs="Courier New" w:eastAsia="Courier New" w:hAnsi="Courier New"/>
              </w:rPr>
            </w:pPr>
            <w:r w:rsidDel="00000000" w:rsidR="00000000" w:rsidRPr="00000000">
              <w:rPr>
                <w:rFonts w:ascii="Courier New" w:cs="Courier New" w:eastAsia="Courier New" w:hAnsi="Courier New"/>
                <w:rtl w:val="0"/>
              </w:rPr>
              <w:t xml:space="preserve">antOffsetY†</w:t>
            </w:r>
          </w:p>
        </w:tc>
        <w:tc>
          <w:tcPr/>
          <w:p w:rsidR="00000000" w:rsidDel="00000000" w:rsidP="00000000" w:rsidRDefault="00000000" w:rsidRPr="00000000" w14:paraId="00000687">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688">
            <w:pPr>
              <w:rPr/>
            </w:pPr>
            <w:r w:rsidDel="00000000" w:rsidR="00000000" w:rsidRPr="00000000">
              <w:rPr>
                <w:rtl w:val="0"/>
              </w:rPr>
              <w:t xml:space="preserve">Delta offset in X, Y or Z direction from some known point. For non-vehicle centric coordinate frames of reference, offset is positive to the East (X) and to the North (Y) directions.</w:t>
            </w:r>
          </w:p>
        </w:tc>
        <w:tc>
          <w:tcPr/>
          <w:p w:rsidR="00000000" w:rsidDel="00000000" w:rsidP="00000000" w:rsidRDefault="00000000" w:rsidRPr="00000000" w14:paraId="00000689">
            <w:pPr>
              <w:rPr/>
            </w:pPr>
            <w:r w:rsidDel="00000000" w:rsidR="00000000" w:rsidRPr="00000000">
              <w:rPr>
                <w:rtl w:val="0"/>
              </w:rPr>
              <w:t xml:space="preserve">meters</w:t>
            </w:r>
          </w:p>
        </w:tc>
        <w:tc>
          <w:tcPr/>
          <w:p w:rsidR="00000000" w:rsidDel="00000000" w:rsidP="00000000" w:rsidRDefault="00000000" w:rsidRPr="00000000" w14:paraId="0000068A">
            <w:pPr>
              <w:rPr/>
            </w:pPr>
            <w:r w:rsidDel="00000000" w:rsidR="00000000" w:rsidRPr="00000000">
              <w:rPr>
                <w:rtl w:val="0"/>
              </w:rPr>
              <w:t xml:space="preserve">-2.55</w:t>
            </w:r>
          </w:p>
        </w:tc>
        <w:tc>
          <w:tcPr/>
          <w:p w:rsidR="00000000" w:rsidDel="00000000" w:rsidP="00000000" w:rsidRDefault="00000000" w:rsidRPr="00000000" w14:paraId="0000068B">
            <w:pPr>
              <w:rPr/>
            </w:pPr>
            <w:r w:rsidDel="00000000" w:rsidR="00000000" w:rsidRPr="00000000">
              <w:rPr>
                <w:rtl w:val="0"/>
              </w:rPr>
              <w:t xml:space="preserve">+2.55</w:t>
            </w:r>
          </w:p>
        </w:tc>
      </w:tr>
      <w:tr>
        <w:trPr>
          <w:cantSplit w:val="0"/>
          <w:tblHeader w:val="0"/>
        </w:trPr>
        <w:tc>
          <w:tcPr/>
          <w:p w:rsidR="00000000" w:rsidDel="00000000" w:rsidP="00000000" w:rsidRDefault="00000000" w:rsidRPr="00000000" w14:paraId="0000068C">
            <w:pPr>
              <w:rPr>
                <w:rFonts w:ascii="Courier New" w:cs="Courier New" w:eastAsia="Courier New" w:hAnsi="Courier New"/>
              </w:rPr>
            </w:pPr>
            <w:r w:rsidDel="00000000" w:rsidR="00000000" w:rsidRPr="00000000">
              <w:rPr>
                <w:rFonts w:ascii="Courier New" w:cs="Courier New" w:eastAsia="Courier New" w:hAnsi="Courier New"/>
                <w:rtl w:val="0"/>
              </w:rPr>
              <w:t xml:space="preserve">antOffsetZ†</w:t>
            </w:r>
          </w:p>
        </w:tc>
        <w:tc>
          <w:tcPr/>
          <w:p w:rsidR="00000000" w:rsidDel="00000000" w:rsidP="00000000" w:rsidRDefault="00000000" w:rsidRPr="00000000" w14:paraId="0000068D">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68E">
            <w:pPr>
              <w:rPr/>
            </w:pPr>
            <w:r w:rsidDel="00000000" w:rsidR="00000000" w:rsidRPr="00000000">
              <w:rPr>
                <w:rtl w:val="0"/>
              </w:rPr>
              <w:t xml:space="preserve">Delta offset in X, Y or Z direction from some known point. For non-vehicle centric coordinate frames of reference, offset is positive to the East (X) and to the North (Y) directions.</w:t>
            </w:r>
          </w:p>
        </w:tc>
        <w:tc>
          <w:tcPr/>
          <w:p w:rsidR="00000000" w:rsidDel="00000000" w:rsidP="00000000" w:rsidRDefault="00000000" w:rsidRPr="00000000" w14:paraId="0000068F">
            <w:pPr>
              <w:rPr/>
            </w:pPr>
            <w:r w:rsidDel="00000000" w:rsidR="00000000" w:rsidRPr="00000000">
              <w:rPr>
                <w:rtl w:val="0"/>
              </w:rPr>
              <w:t xml:space="preserve">meters</w:t>
            </w:r>
          </w:p>
        </w:tc>
        <w:tc>
          <w:tcPr/>
          <w:p w:rsidR="00000000" w:rsidDel="00000000" w:rsidP="00000000" w:rsidRDefault="00000000" w:rsidRPr="00000000" w14:paraId="00000690">
            <w:pPr>
              <w:rPr/>
            </w:pPr>
            <w:r w:rsidDel="00000000" w:rsidR="00000000" w:rsidRPr="00000000">
              <w:rPr>
                <w:rtl w:val="0"/>
              </w:rPr>
              <w:t xml:space="preserve">-5.11</w:t>
            </w:r>
          </w:p>
        </w:tc>
        <w:tc>
          <w:tcPr/>
          <w:p w:rsidR="00000000" w:rsidDel="00000000" w:rsidP="00000000" w:rsidRDefault="00000000" w:rsidRPr="00000000" w14:paraId="00000691">
            <w:pPr>
              <w:keepNext w:val="1"/>
              <w:rPr/>
            </w:pPr>
            <w:r w:rsidDel="00000000" w:rsidR="00000000" w:rsidRPr="00000000">
              <w:rPr>
                <w:rtl w:val="0"/>
              </w:rPr>
              <w:t xml:space="preserve">+5.11</w:t>
            </w:r>
          </w:p>
        </w:tc>
      </w:tr>
    </w:tbl>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41 - J2735AntennaOffsetSet</w:t>
      </w:r>
    </w:p>
    <w:p w:rsidR="00000000" w:rsidDel="00000000" w:rsidP="00000000" w:rsidRDefault="00000000" w:rsidRPr="00000000" w14:paraId="00000693">
      <w:pPr>
        <w:pStyle w:val="Heading2"/>
        <w:numPr>
          <w:ilvl w:val="1"/>
          <w:numId w:val="12"/>
        </w:numPr>
        <w:ind w:left="576" w:hanging="576"/>
        <w:rPr/>
      </w:pPr>
      <w:bookmarkStart w:colFirst="0" w:colLast="0" w:name="_heading=h.2zbgiuw" w:id="56"/>
      <w:bookmarkEnd w:id="56"/>
      <w:r w:rsidDel="00000000" w:rsidR="00000000" w:rsidRPr="00000000">
        <w:rPr>
          <w:rtl w:val="0"/>
        </w:rPr>
        <w:t xml:space="preserve">J2735FullPositionVector</w:t>
      </w:r>
    </w:p>
    <w:p w:rsidR="00000000" w:rsidDel="00000000" w:rsidP="00000000" w:rsidRDefault="00000000" w:rsidRPr="00000000" w14:paraId="00000694">
      <w:pPr>
        <w:rPr/>
      </w:pPr>
      <w:r w:rsidDel="00000000" w:rsidR="00000000" w:rsidRPr="00000000">
        <w:rPr>
          <w:rtl w:val="0"/>
        </w:rPr>
        <w:t xml:space="preserve">J2735FullPositionVector is a complete report of the vehicle's position, speed, and heading at an instant in time. </w:t>
      </w:r>
    </w:p>
    <w:tbl>
      <w:tblPr>
        <w:tblStyle w:val="Table55"/>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19"/>
        <w:gridCol w:w="4596"/>
        <w:gridCol w:w="2935"/>
        <w:tblGridChange w:id="0">
          <w:tblGrid>
            <w:gridCol w:w="1819"/>
            <w:gridCol w:w="4596"/>
            <w:gridCol w:w="2935"/>
          </w:tblGrid>
        </w:tblGridChange>
      </w:tblGrid>
      <w:tr>
        <w:trPr>
          <w:cantSplit w:val="0"/>
          <w:tblHeader w:val="0"/>
        </w:trPr>
        <w:tc>
          <w:tcPr/>
          <w:p w:rsidR="00000000" w:rsidDel="00000000" w:rsidP="00000000" w:rsidRDefault="00000000" w:rsidRPr="00000000" w14:paraId="00000695">
            <w:pPr>
              <w:rPr>
                <w:b w:val="1"/>
              </w:rPr>
            </w:pPr>
            <w:r w:rsidDel="00000000" w:rsidR="00000000" w:rsidRPr="00000000">
              <w:rPr>
                <w:b w:val="1"/>
                <w:rtl w:val="0"/>
              </w:rPr>
              <w:t xml:space="preserve">Name</w:t>
            </w:r>
          </w:p>
        </w:tc>
        <w:tc>
          <w:tcPr/>
          <w:p w:rsidR="00000000" w:rsidDel="00000000" w:rsidP="00000000" w:rsidRDefault="00000000" w:rsidRPr="00000000" w14:paraId="00000696">
            <w:pPr>
              <w:rPr>
                <w:b w:val="1"/>
              </w:rPr>
            </w:pPr>
            <w:r w:rsidDel="00000000" w:rsidR="00000000" w:rsidRPr="00000000">
              <w:rPr>
                <w:b w:val="1"/>
                <w:rtl w:val="0"/>
              </w:rPr>
              <w:t xml:space="preserve">Type</w:t>
            </w:r>
          </w:p>
        </w:tc>
        <w:tc>
          <w:tcPr/>
          <w:p w:rsidR="00000000" w:rsidDel="00000000" w:rsidP="00000000" w:rsidRDefault="00000000" w:rsidRPr="00000000" w14:paraId="00000697">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8">
            <w:pPr>
              <w:rPr>
                <w:rFonts w:ascii="Courier New" w:cs="Courier New" w:eastAsia="Courier New" w:hAnsi="Courier New"/>
              </w:rPr>
            </w:pPr>
            <w:r w:rsidDel="00000000" w:rsidR="00000000" w:rsidRPr="00000000">
              <w:rPr>
                <w:rFonts w:ascii="Courier New" w:cs="Courier New" w:eastAsia="Courier New" w:hAnsi="Courier New"/>
                <w:rtl w:val="0"/>
              </w:rPr>
              <w:t xml:space="preserve">utcTime</w:t>
            </w:r>
          </w:p>
        </w:tc>
        <w:tc>
          <w:tcPr/>
          <w:p w:rsidR="00000000" w:rsidDel="00000000" w:rsidP="00000000" w:rsidRDefault="00000000" w:rsidRPr="00000000" w14:paraId="00000699">
            <w:pPr>
              <w:rPr>
                <w:rFonts w:ascii="Courier New" w:cs="Courier New" w:eastAsia="Courier New" w:hAnsi="Courier New"/>
              </w:rPr>
            </w:pPr>
            <w:hyperlink w:anchor="_heading=h.1mrcu09">
              <w:r w:rsidDel="00000000" w:rsidR="00000000" w:rsidRPr="00000000">
                <w:rPr>
                  <w:rFonts w:ascii="Courier New" w:cs="Courier New" w:eastAsia="Courier New" w:hAnsi="Courier New"/>
                  <w:color w:val="0563c1"/>
                  <w:u w:val="single"/>
                  <w:rtl w:val="0"/>
                </w:rPr>
                <w:t xml:space="preserve">J2735DDateTime</w:t>
              </w:r>
            </w:hyperlink>
            <w:r w:rsidDel="00000000" w:rsidR="00000000" w:rsidRPr="00000000">
              <w:rPr>
                <w:rtl w:val="0"/>
              </w:rPr>
            </w:r>
          </w:p>
        </w:tc>
        <w:tc>
          <w:tcPr/>
          <w:p w:rsidR="00000000" w:rsidDel="00000000" w:rsidP="00000000" w:rsidRDefault="00000000" w:rsidRPr="00000000" w14:paraId="0000069A">
            <w:pPr>
              <w:rPr/>
            </w:pPr>
            <w:r w:rsidDel="00000000" w:rsidR="00000000" w:rsidRPr="00000000">
              <w:rPr>
                <w:rtl w:val="0"/>
              </w:rPr>
              <w:t xml:space="preserve">Date and Time</w:t>
            </w:r>
          </w:p>
        </w:tc>
      </w:tr>
      <w:tr>
        <w:trPr>
          <w:cantSplit w:val="0"/>
          <w:tblHeader w:val="0"/>
        </w:trPr>
        <w:tc>
          <w:tcPr/>
          <w:p w:rsidR="00000000" w:rsidDel="00000000" w:rsidP="00000000" w:rsidRDefault="00000000" w:rsidRPr="00000000" w14:paraId="0000069B">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w:t>
            </w:r>
          </w:p>
        </w:tc>
        <w:tc>
          <w:tcPr/>
          <w:p w:rsidR="00000000" w:rsidDel="00000000" w:rsidP="00000000" w:rsidRDefault="00000000" w:rsidRPr="00000000" w14:paraId="0000069C">
            <w:pPr>
              <w:rPr>
                <w:rFonts w:ascii="Courier New" w:cs="Courier New" w:eastAsia="Courier New" w:hAnsi="Courier New"/>
              </w:rPr>
            </w:pPr>
            <w:hyperlink w:anchor="_heading=h.1pxezwc">
              <w:r w:rsidDel="00000000" w:rsidR="00000000" w:rsidRPr="00000000">
                <w:rPr>
                  <w:rFonts w:ascii="Courier New" w:cs="Courier New" w:eastAsia="Courier New" w:hAnsi="Courier New"/>
                  <w:color w:val="0563c1"/>
                  <w:u w:val="single"/>
                  <w:rtl w:val="0"/>
                </w:rPr>
                <w:t xml:space="preserve">OdePosition3D</w:t>
              </w:r>
            </w:hyperlink>
            <w:r w:rsidDel="00000000" w:rsidR="00000000" w:rsidRPr="00000000">
              <w:rPr>
                <w:rtl w:val="0"/>
              </w:rPr>
            </w:r>
          </w:p>
        </w:tc>
        <w:tc>
          <w:tcPr/>
          <w:p w:rsidR="00000000" w:rsidDel="00000000" w:rsidP="00000000" w:rsidRDefault="00000000" w:rsidRPr="00000000" w14:paraId="0000069D">
            <w:pPr>
              <w:rPr/>
            </w:pPr>
            <w:r w:rsidDel="00000000" w:rsidR="00000000" w:rsidRPr="00000000">
              <w:rPr>
                <w:rtl w:val="0"/>
              </w:rPr>
              <w:t xml:space="preserve">Vehicle position</w:t>
            </w:r>
          </w:p>
        </w:tc>
      </w:tr>
      <w:tr>
        <w:trPr>
          <w:cantSplit w:val="0"/>
          <w:tblHeader w:val="0"/>
        </w:trPr>
        <w:tc>
          <w:tcPr/>
          <w:p w:rsidR="00000000" w:rsidDel="00000000" w:rsidP="00000000" w:rsidRDefault="00000000" w:rsidRPr="00000000" w14:paraId="0000069E">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69F">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6A0">
            <w:pPr>
              <w:rPr/>
            </w:pPr>
            <w:r w:rsidDel="00000000" w:rsidR="00000000" w:rsidRPr="00000000">
              <w:rPr>
                <w:rtl w:val="0"/>
              </w:rPr>
              <w:t xml:space="preserve">Vehicle heading in</w:t>
            </w:r>
          </w:p>
          <w:p w:rsidR="00000000" w:rsidDel="00000000" w:rsidP="00000000" w:rsidRDefault="00000000" w:rsidRPr="00000000" w14:paraId="000006A1">
            <w:pPr>
              <w:rPr/>
            </w:pPr>
            <w:r w:rsidDel="00000000" w:rsidR="00000000" w:rsidRPr="00000000">
              <w:rPr>
                <w:rtl w:val="0"/>
              </w:rPr>
              <w:t xml:space="preserve">Degrees:</w:t>
            </w:r>
          </w:p>
          <w:p w:rsidR="00000000" w:rsidDel="00000000" w:rsidP="00000000" w:rsidRDefault="00000000" w:rsidRPr="00000000" w14:paraId="000006A2">
            <w:pPr>
              <w:rPr/>
            </w:pPr>
            <w:r w:rsidDel="00000000" w:rsidR="00000000" w:rsidRPr="00000000">
              <w:rPr>
                <w:rtl w:val="0"/>
              </w:rPr>
              <w:t xml:space="preserve">0-359.9875</w:t>
            </w:r>
          </w:p>
        </w:tc>
      </w:tr>
      <w:tr>
        <w:trPr>
          <w:cantSplit w:val="0"/>
          <w:tblHeader w:val="0"/>
        </w:trPr>
        <w:tc>
          <w:tcPr/>
          <w:p w:rsidR="00000000" w:rsidDel="00000000" w:rsidP="00000000" w:rsidRDefault="00000000" w:rsidRPr="00000000" w14:paraId="000006A3">
            <w:pPr>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6A4">
            <w:pPr>
              <w:rPr>
                <w:rFonts w:ascii="Courier New" w:cs="Courier New" w:eastAsia="Courier New" w:hAnsi="Courier New"/>
              </w:rPr>
            </w:pPr>
            <w:hyperlink w:anchor="_heading=h.1egqt2p">
              <w:r w:rsidDel="00000000" w:rsidR="00000000" w:rsidRPr="00000000">
                <w:rPr>
                  <w:rFonts w:ascii="Courier New" w:cs="Courier New" w:eastAsia="Courier New" w:hAnsi="Courier New"/>
                  <w:color w:val="0563c1"/>
                  <w:u w:val="single"/>
                  <w:rtl w:val="0"/>
                </w:rPr>
                <w:t xml:space="preserve">J2735TransmissionAndSpeed</w:t>
              </w:r>
            </w:hyperlink>
            <w:r w:rsidDel="00000000" w:rsidR="00000000" w:rsidRPr="00000000">
              <w:rPr>
                <w:rtl w:val="0"/>
              </w:rPr>
            </w:r>
          </w:p>
        </w:tc>
        <w:tc>
          <w:tcPr/>
          <w:p w:rsidR="00000000" w:rsidDel="00000000" w:rsidP="00000000" w:rsidRDefault="00000000" w:rsidRPr="00000000" w14:paraId="000006A5">
            <w:pPr>
              <w:rPr/>
            </w:pPr>
            <w:r w:rsidDel="00000000" w:rsidR="00000000" w:rsidRPr="00000000">
              <w:rPr>
                <w:rtl w:val="0"/>
              </w:rPr>
              <w:t xml:space="preserve">The speed of the vehicle and the state of the transmission</w:t>
            </w:r>
          </w:p>
        </w:tc>
      </w:tr>
      <w:tr>
        <w:trPr>
          <w:cantSplit w:val="0"/>
          <w:tblHeader w:val="0"/>
        </w:trPr>
        <w:tc>
          <w:tcPr/>
          <w:p w:rsidR="00000000" w:rsidDel="00000000" w:rsidP="00000000" w:rsidRDefault="00000000" w:rsidRPr="00000000" w14:paraId="000006A6">
            <w:pPr>
              <w:rPr>
                <w:rFonts w:ascii="Courier New" w:cs="Courier New" w:eastAsia="Courier New" w:hAnsi="Courier New"/>
              </w:rPr>
            </w:pPr>
            <w:r w:rsidDel="00000000" w:rsidR="00000000" w:rsidRPr="00000000">
              <w:rPr>
                <w:rFonts w:ascii="Courier New" w:cs="Courier New" w:eastAsia="Courier New" w:hAnsi="Courier New"/>
                <w:rtl w:val="0"/>
              </w:rPr>
              <w:t xml:space="preserve">posAccuracy</w:t>
            </w:r>
          </w:p>
        </w:tc>
        <w:tc>
          <w:tcPr/>
          <w:p w:rsidR="00000000" w:rsidDel="00000000" w:rsidP="00000000" w:rsidRDefault="00000000" w:rsidRPr="00000000" w14:paraId="000006A7">
            <w:pPr>
              <w:rPr>
                <w:rFonts w:ascii="Courier New" w:cs="Courier New" w:eastAsia="Courier New" w:hAnsi="Courier New"/>
              </w:rPr>
            </w:pPr>
            <w:hyperlink w:anchor="_heading=h.147n2zr">
              <w:r w:rsidDel="00000000" w:rsidR="00000000" w:rsidRPr="00000000">
                <w:rPr>
                  <w:rFonts w:ascii="Courier New" w:cs="Courier New" w:eastAsia="Courier New" w:hAnsi="Courier New"/>
                  <w:color w:val="0563c1"/>
                  <w:u w:val="single"/>
                  <w:rtl w:val="0"/>
                </w:rPr>
                <w:t xml:space="preserve">J2735PositionalAccuracy</w:t>
              </w:r>
            </w:hyperlink>
            <w:r w:rsidDel="00000000" w:rsidR="00000000" w:rsidRPr="00000000">
              <w:rPr>
                <w:rtl w:val="0"/>
              </w:rPr>
            </w:r>
          </w:p>
        </w:tc>
        <w:tc>
          <w:tcPr/>
          <w:p w:rsidR="00000000" w:rsidDel="00000000" w:rsidP="00000000" w:rsidRDefault="00000000" w:rsidRPr="00000000" w14:paraId="000006A8">
            <w:pPr>
              <w:rPr/>
            </w:pPr>
            <w:r w:rsidDel="00000000" w:rsidR="00000000" w:rsidRPr="00000000">
              <w:rPr>
                <w:rtl w:val="0"/>
              </w:rPr>
              <w:t xml:space="preserve">Various parameters of quality used to model the accuracy of the positional determination with respect to each given axis</w:t>
            </w:r>
          </w:p>
        </w:tc>
      </w:tr>
      <w:tr>
        <w:trPr>
          <w:cantSplit w:val="0"/>
          <w:tblHeader w:val="0"/>
        </w:trPr>
        <w:tc>
          <w:tcPr/>
          <w:p w:rsidR="00000000" w:rsidDel="00000000" w:rsidP="00000000" w:rsidRDefault="00000000" w:rsidRPr="00000000" w14:paraId="000006A9">
            <w:pPr>
              <w:rPr>
                <w:rFonts w:ascii="Courier New" w:cs="Courier New" w:eastAsia="Courier New" w:hAnsi="Courier New"/>
              </w:rPr>
            </w:pPr>
            <w:r w:rsidDel="00000000" w:rsidR="00000000" w:rsidRPr="00000000">
              <w:rPr>
                <w:rFonts w:ascii="Courier New" w:cs="Courier New" w:eastAsia="Courier New" w:hAnsi="Courier New"/>
                <w:rtl w:val="0"/>
              </w:rPr>
              <w:t xml:space="preserve">timeConfidence</w:t>
            </w:r>
          </w:p>
        </w:tc>
        <w:tc>
          <w:tcPr/>
          <w:p w:rsidR="00000000" w:rsidDel="00000000" w:rsidP="00000000" w:rsidRDefault="00000000" w:rsidRPr="00000000" w14:paraId="000006AA">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6AB">
            <w:pPr>
              <w:rPr>
                <w:rFonts w:ascii="Consolas" w:cs="Consolas" w:eastAsia="Consolas" w:hAnsi="Consolas"/>
                <w:sz w:val="20"/>
                <w:szCs w:val="20"/>
              </w:rPr>
            </w:pPr>
            <w:r w:rsidDel="00000000" w:rsidR="00000000" w:rsidRPr="00000000">
              <w:rPr>
                <w:rtl w:val="0"/>
              </w:rPr>
              <w:t xml:space="preserve">Provide the 95% confidence level for the currently reported value of time. One enumeration constant from </w:t>
            </w:r>
            <w:r w:rsidDel="00000000" w:rsidR="00000000" w:rsidRPr="00000000">
              <w:rPr>
                <w:rtl w:val="0"/>
              </w:rPr>
            </w:r>
          </w:p>
          <w:p w:rsidR="00000000" w:rsidDel="00000000" w:rsidP="00000000" w:rsidRDefault="00000000" w:rsidRPr="00000000" w14:paraId="000006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TIME_100_000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TIME_050_000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TIME_020_000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TIME_010_000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TIME_002_000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TIME_001_000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TIME_000_500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TIME_000_200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TIME_000_100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TIME_000_050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TIME_000_020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TIME_000_010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TIME_000_000_000_000_01</w:t>
            </w:r>
            <w:r w:rsidDel="00000000" w:rsidR="00000000" w:rsidRPr="00000000">
              <w:rPr>
                <w:rtl w:val="0"/>
              </w:rPr>
            </w:r>
          </w:p>
        </w:tc>
      </w:tr>
      <w:tr>
        <w:trPr>
          <w:cantSplit w:val="0"/>
          <w:tblHeader w:val="0"/>
        </w:trPr>
        <w:tc>
          <w:tcPr/>
          <w:p w:rsidR="00000000" w:rsidDel="00000000" w:rsidP="00000000" w:rsidRDefault="00000000" w:rsidRPr="00000000" w14:paraId="000006D4">
            <w:pPr>
              <w:rPr>
                <w:rFonts w:ascii="Courier New" w:cs="Courier New" w:eastAsia="Courier New" w:hAnsi="Courier New"/>
              </w:rPr>
            </w:pPr>
            <w:r w:rsidDel="00000000" w:rsidR="00000000" w:rsidRPr="00000000">
              <w:rPr>
                <w:rFonts w:ascii="Courier New" w:cs="Courier New" w:eastAsia="Courier New" w:hAnsi="Courier New"/>
                <w:rtl w:val="0"/>
              </w:rPr>
              <w:t xml:space="preserve">posConfidence</w:t>
            </w:r>
          </w:p>
        </w:tc>
        <w:tc>
          <w:tcPr/>
          <w:p w:rsidR="00000000" w:rsidDel="00000000" w:rsidP="00000000" w:rsidRDefault="00000000" w:rsidRPr="00000000" w14:paraId="000006D5">
            <w:pPr>
              <w:rPr>
                <w:rFonts w:ascii="Courier New" w:cs="Courier New" w:eastAsia="Courier New" w:hAnsi="Courier New"/>
              </w:rPr>
            </w:pPr>
            <w:hyperlink w:anchor="_heading=h.2dlolyb">
              <w:r w:rsidDel="00000000" w:rsidR="00000000" w:rsidRPr="00000000">
                <w:rPr>
                  <w:rFonts w:ascii="Courier New" w:cs="Courier New" w:eastAsia="Courier New" w:hAnsi="Courier New"/>
                  <w:color w:val="0563c1"/>
                  <w:u w:val="single"/>
                  <w:rtl w:val="0"/>
                </w:rPr>
                <w:t xml:space="preserve">J2735PositionConfidenceSet</w:t>
              </w:r>
            </w:hyperlink>
            <w:r w:rsidDel="00000000" w:rsidR="00000000" w:rsidRPr="00000000">
              <w:rPr>
                <w:rtl w:val="0"/>
              </w:rPr>
            </w:r>
          </w:p>
        </w:tc>
        <w:tc>
          <w:tcPr/>
          <w:p w:rsidR="00000000" w:rsidDel="00000000" w:rsidP="00000000" w:rsidRDefault="00000000" w:rsidRPr="00000000" w14:paraId="000006D6">
            <w:pPr>
              <w:rPr/>
            </w:pPr>
            <w:r w:rsidDel="00000000" w:rsidR="00000000" w:rsidRPr="00000000">
              <w:rPr>
                <w:rtl w:val="0"/>
              </w:rPr>
              <w:t xml:space="preserve">Represents the confidence level about the accuracy of position and elevation.</w:t>
            </w:r>
          </w:p>
        </w:tc>
      </w:tr>
      <w:tr>
        <w:trPr>
          <w:cantSplit w:val="0"/>
          <w:tblHeader w:val="0"/>
        </w:trPr>
        <w:tc>
          <w:tcPr/>
          <w:p w:rsidR="00000000" w:rsidDel="00000000" w:rsidP="00000000" w:rsidRDefault="00000000" w:rsidRPr="00000000" w14:paraId="000006D7">
            <w:pPr>
              <w:rPr>
                <w:rFonts w:ascii="Courier New" w:cs="Courier New" w:eastAsia="Courier New" w:hAnsi="Courier New"/>
              </w:rPr>
            </w:pPr>
            <w:r w:rsidDel="00000000" w:rsidR="00000000" w:rsidRPr="00000000">
              <w:rPr>
                <w:rFonts w:ascii="Courier New" w:cs="Courier New" w:eastAsia="Courier New" w:hAnsi="Courier New"/>
                <w:rtl w:val="0"/>
              </w:rPr>
              <w:t xml:space="preserve">speedConfidence</w:t>
            </w:r>
          </w:p>
        </w:tc>
        <w:tc>
          <w:tcPr/>
          <w:p w:rsidR="00000000" w:rsidDel="00000000" w:rsidP="00000000" w:rsidRDefault="00000000" w:rsidRPr="00000000" w14:paraId="000006D8">
            <w:pPr>
              <w:rPr>
                <w:rFonts w:ascii="Courier New" w:cs="Courier New" w:eastAsia="Courier New" w:hAnsi="Courier New"/>
              </w:rPr>
            </w:pPr>
            <w:hyperlink w:anchor="_heading=h.sqyw64">
              <w:r w:rsidDel="00000000" w:rsidR="00000000" w:rsidRPr="00000000">
                <w:rPr>
                  <w:rFonts w:ascii="Courier New" w:cs="Courier New" w:eastAsia="Courier New" w:hAnsi="Courier New"/>
                  <w:color w:val="0563c1"/>
                  <w:u w:val="single"/>
                  <w:rtl w:val="0"/>
                </w:rPr>
                <w:t xml:space="preserve">J2735SpeedandHeadingandThrottleConfidence</w:t>
              </w:r>
            </w:hyperlink>
            <w:r w:rsidDel="00000000" w:rsidR="00000000" w:rsidRPr="00000000">
              <w:rPr>
                <w:rtl w:val="0"/>
              </w:rPr>
            </w:r>
          </w:p>
        </w:tc>
        <w:tc>
          <w:tcPr/>
          <w:p w:rsidR="00000000" w:rsidDel="00000000" w:rsidP="00000000" w:rsidRDefault="00000000" w:rsidRPr="00000000" w14:paraId="000006D9">
            <w:pPr>
              <w:keepNext w:val="1"/>
              <w:rPr/>
            </w:pPr>
            <w:r w:rsidDel="00000000" w:rsidR="00000000" w:rsidRPr="00000000">
              <w:rPr>
                <w:rtl w:val="0"/>
              </w:rPr>
              <w:t xml:space="preserve">Represents the confidence level about the accuracy of speed, heading and throttle.</w:t>
            </w:r>
          </w:p>
        </w:tc>
      </w:tr>
    </w:tbl>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42 - J2735FullPositionVector</w:t>
      </w:r>
    </w:p>
    <w:p w:rsidR="00000000" w:rsidDel="00000000" w:rsidP="00000000" w:rsidRDefault="00000000" w:rsidRPr="00000000" w14:paraId="000006DB">
      <w:pPr>
        <w:pStyle w:val="Heading2"/>
        <w:numPr>
          <w:ilvl w:val="1"/>
          <w:numId w:val="12"/>
        </w:numPr>
        <w:ind w:left="576" w:hanging="576"/>
        <w:rPr/>
      </w:pPr>
      <w:bookmarkStart w:colFirst="0" w:colLast="0" w:name="_heading=h.1egqt2p" w:id="57"/>
      <w:bookmarkEnd w:id="57"/>
      <w:r w:rsidDel="00000000" w:rsidR="00000000" w:rsidRPr="00000000">
        <w:rPr>
          <w:rtl w:val="0"/>
        </w:rPr>
        <w:t xml:space="preserve">J2735TransmissionAndSpeed</w:t>
      </w:r>
    </w:p>
    <w:p w:rsidR="00000000" w:rsidDel="00000000" w:rsidP="00000000" w:rsidRDefault="00000000" w:rsidRPr="00000000" w14:paraId="000006DC">
      <w:pPr>
        <w:rPr/>
      </w:pPr>
      <w:r w:rsidDel="00000000" w:rsidR="00000000" w:rsidRPr="00000000">
        <w:rPr>
          <w:rtl w:val="0"/>
        </w:rPr>
        <w:t xml:space="preserve">The J2735TransmissionAndSpeed data frame expresses the speed of the vehicle and the state of the transmission. The transmission state of 'reverse' can be used as a sign value for the speed element when needed.</w:t>
      </w:r>
    </w:p>
    <w:tbl>
      <w:tblPr>
        <w:tblStyle w:val="Table5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79"/>
        <w:gridCol w:w="3344"/>
        <w:gridCol w:w="4227"/>
        <w:tblGridChange w:id="0">
          <w:tblGrid>
            <w:gridCol w:w="1779"/>
            <w:gridCol w:w="3344"/>
            <w:gridCol w:w="4227"/>
          </w:tblGrid>
        </w:tblGridChange>
      </w:tblGrid>
      <w:tr>
        <w:trPr>
          <w:cantSplit w:val="0"/>
          <w:tblHeader w:val="0"/>
        </w:trPr>
        <w:tc>
          <w:tcPr/>
          <w:p w:rsidR="00000000" w:rsidDel="00000000" w:rsidP="00000000" w:rsidRDefault="00000000" w:rsidRPr="00000000" w14:paraId="000006DD">
            <w:pPr>
              <w:rPr>
                <w:b w:val="1"/>
              </w:rPr>
            </w:pPr>
            <w:r w:rsidDel="00000000" w:rsidR="00000000" w:rsidRPr="00000000">
              <w:rPr>
                <w:b w:val="1"/>
                <w:rtl w:val="0"/>
              </w:rPr>
              <w:t xml:space="preserve">Name</w:t>
            </w:r>
          </w:p>
        </w:tc>
        <w:tc>
          <w:tcPr/>
          <w:p w:rsidR="00000000" w:rsidDel="00000000" w:rsidP="00000000" w:rsidRDefault="00000000" w:rsidRPr="00000000" w14:paraId="000006DE">
            <w:pPr>
              <w:rPr>
                <w:b w:val="1"/>
              </w:rPr>
            </w:pPr>
            <w:r w:rsidDel="00000000" w:rsidR="00000000" w:rsidRPr="00000000">
              <w:rPr>
                <w:b w:val="1"/>
                <w:rtl w:val="0"/>
              </w:rPr>
              <w:t xml:space="preserve">Type</w:t>
            </w:r>
          </w:p>
        </w:tc>
        <w:tc>
          <w:tcPr/>
          <w:p w:rsidR="00000000" w:rsidDel="00000000" w:rsidP="00000000" w:rsidRDefault="00000000" w:rsidRPr="00000000" w14:paraId="000006DF">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E0">
            <w:pPr>
              <w:rPr>
                <w:rFonts w:ascii="Courier New" w:cs="Courier New" w:eastAsia="Courier New" w:hAnsi="Courier New"/>
              </w:rPr>
            </w:pPr>
            <w:r w:rsidDel="00000000" w:rsidR="00000000" w:rsidRPr="00000000">
              <w:rPr>
                <w:rFonts w:ascii="Courier New" w:cs="Courier New" w:eastAsia="Courier New" w:hAnsi="Courier New"/>
                <w:rtl w:val="0"/>
              </w:rPr>
              <w:t xml:space="preserve">transmisson</w:t>
            </w:r>
          </w:p>
        </w:tc>
        <w:tc>
          <w:tcPr/>
          <w:p w:rsidR="00000000" w:rsidDel="00000000" w:rsidP="00000000" w:rsidRDefault="00000000" w:rsidRPr="00000000" w14:paraId="000006E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6E2">
            <w:pPr>
              <w:rPr>
                <w:rFonts w:ascii="Consolas" w:cs="Consolas" w:eastAsia="Consolas" w:hAnsi="Consolas"/>
                <w:color w:val="000000"/>
                <w:sz w:val="20"/>
                <w:szCs w:val="20"/>
              </w:rPr>
            </w:pPr>
            <w:r w:rsidDel="00000000" w:rsidR="00000000" w:rsidRPr="00000000">
              <w:rPr>
                <w:rtl w:val="0"/>
              </w:rPr>
              <w:t xml:space="preserve">An enumeration value of </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NEUTRAL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Neutral, speed relative to the vehicle alignment</w:t>
            </w:r>
            <w:r w:rsidDel="00000000" w:rsidR="00000000" w:rsidRPr="00000000">
              <w:rPr>
                <w:rtl w:val="0"/>
              </w:rPr>
            </w:r>
          </w:p>
          <w:p w:rsidR="00000000" w:rsidDel="00000000" w:rsidP="00000000" w:rsidRDefault="00000000" w:rsidRPr="00000000" w14:paraId="000006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PARK</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Park, speed relative the to vehicle alignment</w:t>
            </w:r>
            <w:r w:rsidDel="00000000" w:rsidR="00000000" w:rsidRPr="00000000">
              <w:rPr>
                <w:rtl w:val="0"/>
              </w:rPr>
            </w:r>
          </w:p>
          <w:p w:rsidR="00000000" w:rsidDel="00000000" w:rsidP="00000000" w:rsidRDefault="00000000" w:rsidRPr="00000000" w14:paraId="000006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FORWARDGEARS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Forward gears, speed relative the to vehicle alignment</w:t>
            </w:r>
            <w:r w:rsidDel="00000000" w:rsidR="00000000" w:rsidRPr="00000000">
              <w:rPr>
                <w:rtl w:val="0"/>
              </w:rPr>
            </w:r>
          </w:p>
          <w:p w:rsidR="00000000" w:rsidDel="00000000" w:rsidP="00000000" w:rsidRDefault="00000000" w:rsidRPr="00000000" w14:paraId="000006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REVERSEGEARS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Reverse gears, speed relative the to vehicle alignment</w:t>
            </w:r>
            <w:r w:rsidDel="00000000" w:rsidR="00000000" w:rsidRPr="00000000">
              <w:rPr>
                <w:rtl w:val="0"/>
              </w:rPr>
            </w:r>
          </w:p>
          <w:p w:rsidR="00000000" w:rsidDel="00000000" w:rsidP="00000000" w:rsidRDefault="00000000" w:rsidRPr="00000000" w14:paraId="000006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RESERVED3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f7f5f"/>
                <w:sz w:val="20"/>
                <w:szCs w:val="20"/>
                <w:u w:val="none"/>
                <w:shd w:fill="auto" w:val="clear"/>
                <w:vertAlign w:val="baseline"/>
                <w:rtl w:val="0"/>
              </w:rPr>
              <w:t xml:space="preserve">// not-equipped or unavailable value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9">
            <w:pPr>
              <w:rPr/>
            </w:pPr>
            <w:r w:rsidDel="00000000" w:rsidR="00000000" w:rsidRPr="00000000">
              <w:rPr>
                <w:rtl w:val="0"/>
              </w:rPr>
            </w:r>
          </w:p>
        </w:tc>
      </w:tr>
      <w:tr>
        <w:trPr>
          <w:cantSplit w:val="0"/>
          <w:tblHeader w:val="0"/>
        </w:trPr>
        <w:tc>
          <w:tcPr/>
          <w:p w:rsidR="00000000" w:rsidDel="00000000" w:rsidP="00000000" w:rsidRDefault="00000000" w:rsidRPr="00000000" w14:paraId="000006EA">
            <w:pPr>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6EB">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6EC">
            <w:pPr>
              <w:keepNext w:val="1"/>
              <w:rPr/>
            </w:pPr>
            <w:r w:rsidDel="00000000" w:rsidR="00000000" w:rsidRPr="00000000">
              <w:rPr>
                <w:rtl w:val="0"/>
              </w:rPr>
              <w:t xml:space="preserve">Reports vehicle velocity in meters per second in a range of 0 – 163.82 m/s</w:t>
            </w:r>
          </w:p>
        </w:tc>
      </w:tr>
    </w:tbl>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bookmarkStart w:colFirst="0" w:colLast="0" w:name="_heading=h.3ygebqi" w:id="58"/>
      <w:bookmarkEnd w:id="58"/>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43 - J2735TransmissionAndSpeed</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pStyle w:val="Heading2"/>
        <w:numPr>
          <w:ilvl w:val="1"/>
          <w:numId w:val="12"/>
        </w:numPr>
        <w:ind w:left="576" w:hanging="576"/>
        <w:rPr/>
      </w:pPr>
      <w:bookmarkStart w:colFirst="0" w:colLast="0" w:name="_heading=h.2dlolyb" w:id="59"/>
      <w:bookmarkEnd w:id="59"/>
      <w:r w:rsidDel="00000000" w:rsidR="00000000" w:rsidRPr="00000000">
        <w:rPr>
          <w:rtl w:val="0"/>
        </w:rPr>
        <w:t xml:space="preserve">J2735PositionConfidenceSet</w:t>
      </w:r>
    </w:p>
    <w:p w:rsidR="00000000" w:rsidDel="00000000" w:rsidP="00000000" w:rsidRDefault="00000000" w:rsidRPr="00000000" w14:paraId="000006F0">
      <w:pPr>
        <w:rPr/>
      </w:pPr>
      <w:r w:rsidDel="00000000" w:rsidR="00000000" w:rsidRPr="00000000">
        <w:rPr>
          <w:rtl w:val="0"/>
        </w:rPr>
        <w:t xml:space="preserve">The J2735PositionConfidenceSet data frame combines multiple related bit fields into a single concept.</w:t>
      </w:r>
    </w:p>
    <w:tbl>
      <w:tblPr>
        <w:tblStyle w:val="Table57"/>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710"/>
        <w:gridCol w:w="2545"/>
        <w:gridCol w:w="5095"/>
        <w:tblGridChange w:id="0">
          <w:tblGrid>
            <w:gridCol w:w="1710"/>
            <w:gridCol w:w="2545"/>
            <w:gridCol w:w="5095"/>
          </w:tblGrid>
        </w:tblGridChange>
      </w:tblGrid>
      <w:tr>
        <w:trPr>
          <w:cantSplit w:val="0"/>
          <w:tblHeader w:val="0"/>
        </w:trPr>
        <w:tc>
          <w:tcPr/>
          <w:p w:rsidR="00000000" w:rsidDel="00000000" w:rsidP="00000000" w:rsidRDefault="00000000" w:rsidRPr="00000000" w14:paraId="000006F1">
            <w:pPr>
              <w:rPr>
                <w:b w:val="1"/>
              </w:rPr>
            </w:pPr>
            <w:r w:rsidDel="00000000" w:rsidR="00000000" w:rsidRPr="00000000">
              <w:rPr>
                <w:b w:val="1"/>
                <w:rtl w:val="0"/>
              </w:rPr>
              <w:t xml:space="preserve">Name</w:t>
            </w:r>
          </w:p>
        </w:tc>
        <w:tc>
          <w:tcPr/>
          <w:p w:rsidR="00000000" w:rsidDel="00000000" w:rsidP="00000000" w:rsidRDefault="00000000" w:rsidRPr="00000000" w14:paraId="000006F2">
            <w:pPr>
              <w:rPr>
                <w:b w:val="1"/>
              </w:rPr>
            </w:pPr>
            <w:r w:rsidDel="00000000" w:rsidR="00000000" w:rsidRPr="00000000">
              <w:rPr>
                <w:b w:val="1"/>
                <w:rtl w:val="0"/>
              </w:rPr>
              <w:t xml:space="preserve">Type</w:t>
            </w:r>
          </w:p>
        </w:tc>
        <w:tc>
          <w:tcPr/>
          <w:p w:rsidR="00000000" w:rsidDel="00000000" w:rsidP="00000000" w:rsidRDefault="00000000" w:rsidRPr="00000000" w14:paraId="000006F3">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F4">
            <w:pPr>
              <w:rPr>
                <w:rFonts w:ascii="Courier New" w:cs="Courier New" w:eastAsia="Courier New" w:hAnsi="Courier New"/>
              </w:rPr>
            </w:pPr>
            <w:r w:rsidDel="00000000" w:rsidR="00000000" w:rsidRPr="00000000">
              <w:rPr>
                <w:rFonts w:ascii="Courier New" w:cs="Courier New" w:eastAsia="Courier New" w:hAnsi="Courier New"/>
                <w:rtl w:val="0"/>
              </w:rPr>
              <w:t xml:space="preserve">pos</w:t>
            </w:r>
          </w:p>
        </w:tc>
        <w:tc>
          <w:tcPr/>
          <w:p w:rsidR="00000000" w:rsidDel="00000000" w:rsidP="00000000" w:rsidRDefault="00000000" w:rsidRPr="00000000" w14:paraId="000006F5">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6F6">
            <w:pPr>
              <w:rPr>
                <w:rFonts w:ascii="Consolas" w:cs="Consolas" w:eastAsia="Consolas" w:hAnsi="Consolas"/>
                <w:sz w:val="20"/>
                <w:szCs w:val="20"/>
              </w:rPr>
            </w:pPr>
            <w:r w:rsidDel="00000000" w:rsidR="00000000" w:rsidRPr="00000000">
              <w:rPr>
                <w:rtl w:val="0"/>
              </w:rPr>
              <w:t xml:space="preserve">An enumeration value of </w:t>
            </w:r>
            <w:r w:rsidDel="00000000" w:rsidR="00000000" w:rsidRPr="00000000">
              <w:rPr>
                <w:rtl w:val="0"/>
              </w:rPr>
            </w:r>
          </w:p>
          <w:p w:rsidR="00000000" w:rsidDel="00000000" w:rsidP="00000000" w:rsidRDefault="00000000" w:rsidRPr="00000000" w14:paraId="000006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A500M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A200M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A100M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A50M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A20M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A10M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A5M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A2M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A1M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A50CM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A20CM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A10CM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A5CM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A2CM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A1CM</w:t>
            </w:r>
            <w:r w:rsidDel="00000000" w:rsidR="00000000" w:rsidRPr="00000000">
              <w:rPr>
                <w:rtl w:val="0"/>
              </w:rPr>
            </w:r>
          </w:p>
        </w:tc>
      </w:tr>
      <w:tr>
        <w:trPr>
          <w:cantSplit w:val="0"/>
          <w:tblHeader w:val="0"/>
        </w:trPr>
        <w:tc>
          <w:tcPr/>
          <w:p w:rsidR="00000000" w:rsidDel="00000000" w:rsidP="00000000" w:rsidRDefault="00000000" w:rsidRPr="00000000" w14:paraId="00000707">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w:t>
            </w:r>
          </w:p>
        </w:tc>
        <w:tc>
          <w:tcPr/>
          <w:p w:rsidR="00000000" w:rsidDel="00000000" w:rsidP="00000000" w:rsidRDefault="00000000" w:rsidRPr="00000000" w14:paraId="00000708">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709">
            <w:pPr>
              <w:rPr/>
            </w:pPr>
            <w:r w:rsidDel="00000000" w:rsidR="00000000" w:rsidRPr="00000000">
              <w:rPr>
                <w:rtl w:val="0"/>
              </w:rPr>
              <w:t xml:space="preserve">An enumeration value of</w:t>
            </w:r>
          </w:p>
          <w:p w:rsidR="00000000" w:rsidDel="00000000" w:rsidP="00000000" w:rsidRDefault="00000000" w:rsidRPr="00000000" w14:paraId="000007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highlight w:val="lightGray"/>
                <w:u w:val="none"/>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ELEV_500_00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ELEV_200_00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ELEV_100_00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ELEV_050_00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ELEV_020_00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ELEV_010_00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ELEV_005_00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ELEV_002_00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ELEV_001_00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ELEV_000_50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ELEV_000_20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ELEV_000_10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ELEV_000_05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ELEV_000_02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9">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ELEV_000_01</w:t>
            </w:r>
            <w:r w:rsidDel="00000000" w:rsidR="00000000" w:rsidRPr="00000000">
              <w:rPr>
                <w:rtl w:val="0"/>
              </w:rPr>
            </w:r>
          </w:p>
        </w:tc>
      </w:tr>
    </w:tbl>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44 - J2735PositionConfidenceSet</w:t>
      </w:r>
    </w:p>
    <w:p w:rsidR="00000000" w:rsidDel="00000000" w:rsidP="00000000" w:rsidRDefault="00000000" w:rsidRPr="00000000" w14:paraId="0000071B">
      <w:pPr>
        <w:pStyle w:val="Heading2"/>
        <w:numPr>
          <w:ilvl w:val="1"/>
          <w:numId w:val="12"/>
        </w:numPr>
        <w:ind w:left="576" w:hanging="576"/>
        <w:rPr/>
      </w:pPr>
      <w:bookmarkStart w:colFirst="0" w:colLast="0" w:name="_heading=h.sqyw64" w:id="60"/>
      <w:bookmarkEnd w:id="60"/>
      <w:r w:rsidDel="00000000" w:rsidR="00000000" w:rsidRPr="00000000">
        <w:rPr>
          <w:rtl w:val="0"/>
        </w:rPr>
        <w:t xml:space="preserve">J2735SpeedandHeadingandThrottleConfidence</w:t>
      </w:r>
    </w:p>
    <w:p w:rsidR="00000000" w:rsidDel="00000000" w:rsidP="00000000" w:rsidRDefault="00000000" w:rsidRPr="00000000" w14:paraId="0000071C">
      <w:pPr>
        <w:rPr/>
      </w:pPr>
      <w:r w:rsidDel="00000000" w:rsidR="00000000" w:rsidRPr="00000000">
        <w:rPr>
          <w:rtl w:val="0"/>
        </w:rPr>
        <w:t xml:space="preserve">The J2735SpeedHeadingThrottleConfidence data frame is a single data frame combining multiple related bit fields into one concept.</w:t>
      </w:r>
    </w:p>
    <w:tbl>
      <w:tblPr>
        <w:tblStyle w:val="Table58"/>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70"/>
        <w:gridCol w:w="2464"/>
        <w:gridCol w:w="5216"/>
        <w:tblGridChange w:id="0">
          <w:tblGrid>
            <w:gridCol w:w="1670"/>
            <w:gridCol w:w="2464"/>
            <w:gridCol w:w="5216"/>
          </w:tblGrid>
        </w:tblGridChange>
      </w:tblGrid>
      <w:tr>
        <w:trPr>
          <w:cantSplit w:val="0"/>
          <w:tblHeader w:val="0"/>
        </w:trPr>
        <w:tc>
          <w:tcPr/>
          <w:p w:rsidR="00000000" w:rsidDel="00000000" w:rsidP="00000000" w:rsidRDefault="00000000" w:rsidRPr="00000000" w14:paraId="0000071D">
            <w:pPr>
              <w:rPr>
                <w:b w:val="1"/>
              </w:rPr>
            </w:pPr>
            <w:r w:rsidDel="00000000" w:rsidR="00000000" w:rsidRPr="00000000">
              <w:rPr>
                <w:b w:val="1"/>
                <w:rtl w:val="0"/>
              </w:rPr>
              <w:t xml:space="preserve">Name</w:t>
            </w:r>
          </w:p>
        </w:tc>
        <w:tc>
          <w:tcPr/>
          <w:p w:rsidR="00000000" w:rsidDel="00000000" w:rsidP="00000000" w:rsidRDefault="00000000" w:rsidRPr="00000000" w14:paraId="0000071E">
            <w:pPr>
              <w:rPr>
                <w:b w:val="1"/>
              </w:rPr>
            </w:pPr>
            <w:r w:rsidDel="00000000" w:rsidR="00000000" w:rsidRPr="00000000">
              <w:rPr>
                <w:b w:val="1"/>
                <w:rtl w:val="0"/>
              </w:rPr>
              <w:t xml:space="preserve">Type</w:t>
            </w:r>
          </w:p>
        </w:tc>
        <w:tc>
          <w:tcPr/>
          <w:p w:rsidR="00000000" w:rsidDel="00000000" w:rsidP="00000000" w:rsidRDefault="00000000" w:rsidRPr="00000000" w14:paraId="0000071F">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0">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721">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722">
            <w:pPr>
              <w:rPr/>
            </w:pPr>
            <w:r w:rsidDel="00000000" w:rsidR="00000000" w:rsidRPr="00000000">
              <w:rPr>
                <w:rtl w:val="0"/>
              </w:rPr>
              <w:t xml:space="preserve">One of enumeration values:</w:t>
            </w:r>
          </w:p>
          <w:p w:rsidR="00000000" w:rsidDel="00000000" w:rsidP="00000000" w:rsidRDefault="00000000" w:rsidRPr="00000000" w14:paraId="000007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PREC10DEG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PREC05DEG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PREC01DEG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PREC0_1DEG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PREC0_05DEG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PREC0_01DEG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PREC0_0125DEG</w:t>
            </w:r>
            <w:r w:rsidDel="00000000" w:rsidR="00000000" w:rsidRPr="00000000">
              <w:rPr>
                <w:rtl w:val="0"/>
              </w:rPr>
            </w:r>
          </w:p>
        </w:tc>
      </w:tr>
      <w:tr>
        <w:trPr>
          <w:cantSplit w:val="0"/>
          <w:tblHeader w:val="0"/>
        </w:trPr>
        <w:tc>
          <w:tcPr/>
          <w:p w:rsidR="00000000" w:rsidDel="00000000" w:rsidP="00000000" w:rsidRDefault="00000000" w:rsidRPr="00000000" w14:paraId="0000072B">
            <w:pPr>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72C">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72D">
            <w:pPr>
              <w:rPr/>
            </w:pPr>
            <w:r w:rsidDel="00000000" w:rsidR="00000000" w:rsidRPr="00000000">
              <w:rPr>
                <w:rtl w:val="0"/>
              </w:rPr>
              <w:t xml:space="preserve">One of enumeration values:</w:t>
            </w:r>
          </w:p>
          <w:p w:rsidR="00000000" w:rsidDel="00000000" w:rsidP="00000000" w:rsidRDefault="00000000" w:rsidRPr="00000000" w14:paraId="000007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highlight w:val="lightGray"/>
                <w:u w:val="none"/>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PREC100MS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PREC10MS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PREC5MS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PREC0_1MS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PREC0_05MS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PREC0_01MS</w:t>
            </w:r>
            <w:r w:rsidDel="00000000" w:rsidR="00000000" w:rsidRPr="00000000">
              <w:rPr>
                <w:rtl w:val="0"/>
              </w:rPr>
            </w:r>
          </w:p>
        </w:tc>
      </w:tr>
      <w:tr>
        <w:trPr>
          <w:cantSplit w:val="0"/>
          <w:tblHeader w:val="0"/>
        </w:trPr>
        <w:tc>
          <w:tcPr/>
          <w:p w:rsidR="00000000" w:rsidDel="00000000" w:rsidP="00000000" w:rsidRDefault="00000000" w:rsidRPr="00000000" w14:paraId="00000736">
            <w:pPr>
              <w:rPr>
                <w:rFonts w:ascii="Courier New" w:cs="Courier New" w:eastAsia="Courier New" w:hAnsi="Courier New"/>
              </w:rPr>
            </w:pPr>
            <w:r w:rsidDel="00000000" w:rsidR="00000000" w:rsidRPr="00000000">
              <w:rPr>
                <w:rFonts w:ascii="Courier New" w:cs="Courier New" w:eastAsia="Courier New" w:hAnsi="Courier New"/>
                <w:rtl w:val="0"/>
              </w:rPr>
              <w:t xml:space="preserve">throttle</w:t>
            </w:r>
          </w:p>
        </w:tc>
        <w:tc>
          <w:tcPr/>
          <w:p w:rsidR="00000000" w:rsidDel="00000000" w:rsidP="00000000" w:rsidRDefault="00000000" w:rsidRPr="00000000" w14:paraId="00000737">
            <w:pPr>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738">
            <w:pPr>
              <w:rPr/>
            </w:pPr>
            <w:r w:rsidDel="00000000" w:rsidR="00000000" w:rsidRPr="00000000">
              <w:rPr>
                <w:rtl w:val="0"/>
              </w:rPr>
              <w:t xml:space="preserve">One of enumeration values:</w:t>
            </w:r>
          </w:p>
          <w:p w:rsidR="00000000" w:rsidDel="00000000" w:rsidP="00000000" w:rsidRDefault="00000000" w:rsidRPr="00000000" w14:paraId="0000073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highlight w:val="lightGray"/>
                <w:u w:val="none"/>
                <w:vertAlign w:val="baseline"/>
                <w:rtl w:val="0"/>
              </w:rPr>
              <w:t xml:space="preserve">UNAVAILABLE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PREC10PERCENT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PREC1PERCENT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i w:val="1"/>
                <w:smallCaps w:val="0"/>
                <w:strike w:val="0"/>
                <w:color w:val="0000c0"/>
                <w:sz w:val="20"/>
                <w:szCs w:val="20"/>
                <w:u w:val="none"/>
                <w:shd w:fill="auto" w:val="clear"/>
                <w:vertAlign w:val="baseline"/>
                <w:rtl w:val="0"/>
              </w:rPr>
              <w:t xml:space="preserve">PREC0_5PERCENT</w:t>
            </w: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tc>
      </w:tr>
    </w:tbl>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2"/>
        <w:numPr>
          <w:ilvl w:val="1"/>
          <w:numId w:val="12"/>
        </w:numPr>
        <w:ind w:left="576" w:hanging="576"/>
        <w:rPr/>
      </w:pPr>
      <w:bookmarkStart w:colFirst="0" w:colLast="0" w:name="_heading=h.3cqmetx" w:id="61"/>
      <w:bookmarkEnd w:id="61"/>
      <w:r w:rsidDel="00000000" w:rsidR="00000000" w:rsidRPr="00000000">
        <w:rPr>
          <w:rtl w:val="0"/>
        </w:rPr>
        <w:t xml:space="preserve">J2735PathHistoryPoint</w:t>
      </w:r>
    </w:p>
    <w:p w:rsidR="00000000" w:rsidDel="00000000" w:rsidP="00000000" w:rsidRDefault="00000000" w:rsidRPr="00000000" w14:paraId="00000740">
      <w:pPr>
        <w:rPr/>
      </w:pPr>
      <w:r w:rsidDel="00000000" w:rsidR="00000000" w:rsidRPr="00000000">
        <w:rPr>
          <w:rtl w:val="0"/>
        </w:rPr>
        <w:t xml:space="preserve">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59"/>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122"/>
        <w:gridCol w:w="2957"/>
        <w:gridCol w:w="1161"/>
        <w:gridCol w:w="868"/>
        <w:gridCol w:w="1071"/>
        <w:gridCol w:w="1171"/>
        <w:tblGridChange w:id="0">
          <w:tblGrid>
            <w:gridCol w:w="2122"/>
            <w:gridCol w:w="2957"/>
            <w:gridCol w:w="1161"/>
            <w:gridCol w:w="868"/>
            <w:gridCol w:w="1071"/>
            <w:gridCol w:w="1171"/>
          </w:tblGrid>
        </w:tblGridChange>
      </w:tblGrid>
      <w:tr>
        <w:trPr>
          <w:cantSplit w:val="0"/>
          <w:tblHeader w:val="0"/>
        </w:trPr>
        <w:tc>
          <w:tcPr/>
          <w:p w:rsidR="00000000" w:rsidDel="00000000" w:rsidP="00000000" w:rsidRDefault="00000000" w:rsidRPr="00000000" w14:paraId="00000741">
            <w:pPr>
              <w:rPr>
                <w:b w:val="1"/>
              </w:rPr>
            </w:pPr>
            <w:r w:rsidDel="00000000" w:rsidR="00000000" w:rsidRPr="00000000">
              <w:rPr>
                <w:b w:val="1"/>
                <w:rtl w:val="0"/>
              </w:rPr>
              <w:t xml:space="preserve">Name</w:t>
            </w:r>
          </w:p>
        </w:tc>
        <w:tc>
          <w:tcPr/>
          <w:p w:rsidR="00000000" w:rsidDel="00000000" w:rsidP="00000000" w:rsidRDefault="00000000" w:rsidRPr="00000000" w14:paraId="00000742">
            <w:pPr>
              <w:rPr>
                <w:b w:val="1"/>
              </w:rPr>
            </w:pPr>
            <w:r w:rsidDel="00000000" w:rsidR="00000000" w:rsidRPr="00000000">
              <w:rPr>
                <w:b w:val="1"/>
                <w:rtl w:val="0"/>
              </w:rPr>
              <w:t xml:space="preserve">Type</w:t>
            </w:r>
          </w:p>
        </w:tc>
        <w:tc>
          <w:tcPr/>
          <w:p w:rsidR="00000000" w:rsidDel="00000000" w:rsidP="00000000" w:rsidRDefault="00000000" w:rsidRPr="00000000" w14:paraId="00000743">
            <w:pPr>
              <w:rPr>
                <w:b w:val="1"/>
              </w:rPr>
            </w:pPr>
            <w:r w:rsidDel="00000000" w:rsidR="00000000" w:rsidRPr="00000000">
              <w:rPr>
                <w:b w:val="1"/>
                <w:rtl w:val="0"/>
              </w:rPr>
              <w:t xml:space="preserve">Description</w:t>
            </w:r>
          </w:p>
        </w:tc>
        <w:tc>
          <w:tcPr/>
          <w:p w:rsidR="00000000" w:rsidDel="00000000" w:rsidP="00000000" w:rsidRDefault="00000000" w:rsidRPr="00000000" w14:paraId="00000744">
            <w:pPr>
              <w:rPr>
                <w:b w:val="1"/>
              </w:rPr>
            </w:pPr>
            <w:r w:rsidDel="00000000" w:rsidR="00000000" w:rsidRPr="00000000">
              <w:rPr>
                <w:b w:val="1"/>
                <w:rtl w:val="0"/>
              </w:rPr>
              <w:t xml:space="preserve">Units</w:t>
            </w:r>
          </w:p>
        </w:tc>
        <w:tc>
          <w:tcPr/>
          <w:p w:rsidR="00000000" w:rsidDel="00000000" w:rsidP="00000000" w:rsidRDefault="00000000" w:rsidRPr="00000000" w14:paraId="00000745">
            <w:pPr>
              <w:rPr>
                <w:b w:val="1"/>
              </w:rPr>
            </w:pPr>
            <w:r w:rsidDel="00000000" w:rsidR="00000000" w:rsidRPr="00000000">
              <w:rPr>
                <w:b w:val="1"/>
                <w:rtl w:val="0"/>
              </w:rPr>
              <w:t xml:space="preserve">Valid Min</w:t>
            </w:r>
          </w:p>
        </w:tc>
        <w:tc>
          <w:tcPr/>
          <w:p w:rsidR="00000000" w:rsidDel="00000000" w:rsidP="00000000" w:rsidRDefault="00000000" w:rsidRPr="00000000" w14:paraId="00000746">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747">
            <w:pPr>
              <w:rPr>
                <w:rFonts w:ascii="Courier New" w:cs="Courier New" w:eastAsia="Courier New" w:hAnsi="Courier New"/>
              </w:rPr>
            </w:pPr>
            <w:r w:rsidDel="00000000" w:rsidR="00000000" w:rsidRPr="00000000">
              <w:rPr>
                <w:rFonts w:ascii="Courier New" w:cs="Courier New" w:eastAsia="Courier New" w:hAnsi="Courier New"/>
                <w:rtl w:val="0"/>
              </w:rPr>
              <w:t xml:space="preserve">latOffset†</w:t>
            </w:r>
          </w:p>
        </w:tc>
        <w:tc>
          <w:tcPr/>
          <w:p w:rsidR="00000000" w:rsidDel="00000000" w:rsidP="00000000" w:rsidRDefault="00000000" w:rsidRPr="00000000" w14:paraId="00000748">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49">
            <w:pPr>
              <w:rPr/>
            </w:pPr>
            <w:r w:rsidDel="00000000" w:rsidR="00000000" w:rsidRPr="00000000">
              <w:rPr>
                <w:rtl w:val="0"/>
              </w:rPr>
              <w:t xml:space="preserve">Delta offset in latitude direction from the last point</w:t>
            </w:r>
          </w:p>
        </w:tc>
        <w:tc>
          <w:tcPr/>
          <w:p w:rsidR="00000000" w:rsidDel="00000000" w:rsidP="00000000" w:rsidRDefault="00000000" w:rsidRPr="00000000" w14:paraId="0000074A">
            <w:pPr>
              <w:rPr/>
            </w:pPr>
            <w:r w:rsidDel="00000000" w:rsidR="00000000" w:rsidRPr="00000000">
              <w:rPr>
                <w:rtl w:val="0"/>
              </w:rPr>
              <w:t xml:space="preserve">degrees</w:t>
            </w:r>
          </w:p>
        </w:tc>
        <w:tc>
          <w:tcPr/>
          <w:p w:rsidR="00000000" w:rsidDel="00000000" w:rsidP="00000000" w:rsidRDefault="00000000" w:rsidRPr="00000000" w14:paraId="0000074B">
            <w:pPr>
              <w:rPr/>
            </w:pPr>
            <w:r w:rsidDel="00000000" w:rsidR="00000000" w:rsidRPr="00000000">
              <w:rPr>
                <w:rtl w:val="0"/>
              </w:rPr>
              <w:t xml:space="preserve">-0.0131071</w:t>
            </w:r>
          </w:p>
        </w:tc>
        <w:tc>
          <w:tcPr/>
          <w:p w:rsidR="00000000" w:rsidDel="00000000" w:rsidP="00000000" w:rsidRDefault="00000000" w:rsidRPr="00000000" w14:paraId="0000074C">
            <w:pPr>
              <w:rPr/>
            </w:pPr>
            <w:r w:rsidDel="00000000" w:rsidR="00000000" w:rsidRPr="00000000">
              <w:rPr>
                <w:rtl w:val="0"/>
              </w:rPr>
              <w:t xml:space="preserve">+0.0131071</w:t>
            </w:r>
          </w:p>
        </w:tc>
      </w:tr>
      <w:tr>
        <w:trPr>
          <w:cantSplit w:val="0"/>
          <w:tblHeader w:val="0"/>
        </w:trPr>
        <w:tc>
          <w:tcPr/>
          <w:p w:rsidR="00000000" w:rsidDel="00000000" w:rsidP="00000000" w:rsidRDefault="00000000" w:rsidRPr="00000000" w14:paraId="0000074D">
            <w:pPr>
              <w:rPr>
                <w:rFonts w:ascii="Courier New" w:cs="Courier New" w:eastAsia="Courier New" w:hAnsi="Courier New"/>
              </w:rPr>
            </w:pPr>
            <w:r w:rsidDel="00000000" w:rsidR="00000000" w:rsidRPr="00000000">
              <w:rPr>
                <w:rFonts w:ascii="Courier New" w:cs="Courier New" w:eastAsia="Courier New" w:hAnsi="Courier New"/>
                <w:rtl w:val="0"/>
              </w:rPr>
              <w:t xml:space="preserve">lonOffset†</w:t>
            </w:r>
          </w:p>
        </w:tc>
        <w:tc>
          <w:tcPr/>
          <w:p w:rsidR="00000000" w:rsidDel="00000000" w:rsidP="00000000" w:rsidRDefault="00000000" w:rsidRPr="00000000" w14:paraId="0000074E">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4F">
            <w:pPr>
              <w:rPr/>
            </w:pPr>
            <w:r w:rsidDel="00000000" w:rsidR="00000000" w:rsidRPr="00000000">
              <w:rPr>
                <w:rtl w:val="0"/>
              </w:rPr>
              <w:t xml:space="preserve">Delta offset in longitude direction from the last point</w:t>
            </w:r>
          </w:p>
        </w:tc>
        <w:tc>
          <w:tcPr/>
          <w:p w:rsidR="00000000" w:rsidDel="00000000" w:rsidP="00000000" w:rsidRDefault="00000000" w:rsidRPr="00000000" w14:paraId="00000750">
            <w:pPr>
              <w:rPr/>
            </w:pPr>
            <w:r w:rsidDel="00000000" w:rsidR="00000000" w:rsidRPr="00000000">
              <w:rPr>
                <w:rtl w:val="0"/>
              </w:rPr>
              <w:t xml:space="preserve">degrees</w:t>
            </w:r>
          </w:p>
        </w:tc>
        <w:tc>
          <w:tcPr/>
          <w:p w:rsidR="00000000" w:rsidDel="00000000" w:rsidP="00000000" w:rsidRDefault="00000000" w:rsidRPr="00000000" w14:paraId="00000751">
            <w:pPr>
              <w:rPr/>
            </w:pPr>
            <w:r w:rsidDel="00000000" w:rsidR="00000000" w:rsidRPr="00000000">
              <w:rPr>
                <w:rtl w:val="0"/>
              </w:rPr>
              <w:t xml:space="preserve">-0.0131071</w:t>
            </w:r>
          </w:p>
        </w:tc>
        <w:tc>
          <w:tcPr/>
          <w:p w:rsidR="00000000" w:rsidDel="00000000" w:rsidP="00000000" w:rsidRDefault="00000000" w:rsidRPr="00000000" w14:paraId="00000752">
            <w:pPr>
              <w:rPr/>
            </w:pPr>
            <w:r w:rsidDel="00000000" w:rsidR="00000000" w:rsidRPr="00000000">
              <w:rPr>
                <w:rtl w:val="0"/>
              </w:rPr>
              <w:t xml:space="preserve">+0.0131071</w:t>
            </w:r>
          </w:p>
        </w:tc>
      </w:tr>
      <w:tr>
        <w:trPr>
          <w:cantSplit w:val="0"/>
          <w:tblHeader w:val="0"/>
        </w:trPr>
        <w:tc>
          <w:tcPr/>
          <w:p w:rsidR="00000000" w:rsidDel="00000000" w:rsidP="00000000" w:rsidRDefault="00000000" w:rsidRPr="00000000" w14:paraId="00000753">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elevationOffset†</w:t>
            </w:r>
          </w:p>
        </w:tc>
        <w:tc>
          <w:tcPr/>
          <w:p w:rsidR="00000000" w:rsidDel="00000000" w:rsidP="00000000" w:rsidRDefault="00000000" w:rsidRPr="00000000" w14:paraId="00000754">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55">
            <w:pPr>
              <w:rPr/>
            </w:pPr>
            <w:r w:rsidDel="00000000" w:rsidR="00000000" w:rsidRPr="00000000">
              <w:rPr>
                <w:rtl w:val="0"/>
              </w:rPr>
              <w:t xml:space="preserve">Vertical delta offset in the Z direction from the last point</w:t>
            </w:r>
          </w:p>
        </w:tc>
        <w:tc>
          <w:tcPr/>
          <w:p w:rsidR="00000000" w:rsidDel="00000000" w:rsidP="00000000" w:rsidRDefault="00000000" w:rsidRPr="00000000" w14:paraId="00000756">
            <w:pPr>
              <w:rPr/>
            </w:pPr>
            <w:r w:rsidDel="00000000" w:rsidR="00000000" w:rsidRPr="00000000">
              <w:rPr>
                <w:rtl w:val="0"/>
              </w:rPr>
              <w:t xml:space="preserve">Meters vertical</w:t>
            </w:r>
          </w:p>
        </w:tc>
        <w:tc>
          <w:tcPr/>
          <w:p w:rsidR="00000000" w:rsidDel="00000000" w:rsidP="00000000" w:rsidRDefault="00000000" w:rsidRPr="00000000" w14:paraId="00000757">
            <w:pPr>
              <w:rPr/>
            </w:pPr>
            <w:r w:rsidDel="00000000" w:rsidR="00000000" w:rsidRPr="00000000">
              <w:rPr>
                <w:rtl w:val="0"/>
              </w:rPr>
              <w:t xml:space="preserve">-204.7</w:t>
            </w:r>
          </w:p>
        </w:tc>
        <w:tc>
          <w:tcPr/>
          <w:p w:rsidR="00000000" w:rsidDel="00000000" w:rsidP="00000000" w:rsidRDefault="00000000" w:rsidRPr="00000000" w14:paraId="00000758">
            <w:pPr>
              <w:rPr/>
            </w:pPr>
            <w:r w:rsidDel="00000000" w:rsidR="00000000" w:rsidRPr="00000000">
              <w:rPr>
                <w:rtl w:val="0"/>
              </w:rPr>
              <w:t xml:space="preserve">+204.7</w:t>
            </w:r>
          </w:p>
        </w:tc>
      </w:tr>
      <w:tr>
        <w:trPr>
          <w:cantSplit w:val="0"/>
          <w:tblHeader w:val="0"/>
        </w:trPr>
        <w:tc>
          <w:tcPr/>
          <w:p w:rsidR="00000000" w:rsidDel="00000000" w:rsidP="00000000" w:rsidRDefault="00000000" w:rsidRPr="00000000" w14:paraId="00000759">
            <w:pPr>
              <w:rPr>
                <w:rFonts w:ascii="Courier New" w:cs="Courier New" w:eastAsia="Courier New" w:hAnsi="Courier New"/>
              </w:rPr>
            </w:pPr>
            <w:r w:rsidDel="00000000" w:rsidR="00000000" w:rsidRPr="00000000">
              <w:rPr>
                <w:rFonts w:ascii="Courier New" w:cs="Courier New" w:eastAsia="Courier New" w:hAnsi="Courier New"/>
                <w:rtl w:val="0"/>
              </w:rPr>
              <w:t xml:space="preserve">timeOffset†</w:t>
            </w:r>
          </w:p>
        </w:tc>
        <w:tc>
          <w:tcPr/>
          <w:p w:rsidR="00000000" w:rsidDel="00000000" w:rsidP="00000000" w:rsidRDefault="00000000" w:rsidRPr="00000000" w14:paraId="0000075A">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5B">
            <w:pPr>
              <w:rPr/>
            </w:pPr>
            <w:r w:rsidDel="00000000" w:rsidR="00000000" w:rsidRPr="00000000">
              <w:rPr>
                <w:rtl w:val="0"/>
              </w:rPr>
              <w:t xml:space="preserve">Offset backwards in time</w:t>
            </w:r>
          </w:p>
        </w:tc>
        <w:tc>
          <w:tcPr/>
          <w:p w:rsidR="00000000" w:rsidDel="00000000" w:rsidP="00000000" w:rsidRDefault="00000000" w:rsidRPr="00000000" w14:paraId="0000075C">
            <w:pPr>
              <w:rPr/>
            </w:pPr>
            <w:r w:rsidDel="00000000" w:rsidR="00000000" w:rsidRPr="00000000">
              <w:rPr>
                <w:rtl w:val="0"/>
              </w:rPr>
              <w:t xml:space="preserve">seconds</w:t>
            </w:r>
          </w:p>
        </w:tc>
        <w:tc>
          <w:tcPr/>
          <w:p w:rsidR="00000000" w:rsidDel="00000000" w:rsidP="00000000" w:rsidRDefault="00000000" w:rsidRPr="00000000" w14:paraId="0000075D">
            <w:pPr>
              <w:rPr/>
            </w:pPr>
            <w:r w:rsidDel="00000000" w:rsidR="00000000" w:rsidRPr="00000000">
              <w:rPr>
                <w:rtl w:val="0"/>
              </w:rPr>
              <w:t xml:space="preserve">0.01</w:t>
            </w:r>
          </w:p>
        </w:tc>
        <w:tc>
          <w:tcPr/>
          <w:p w:rsidR="00000000" w:rsidDel="00000000" w:rsidP="00000000" w:rsidRDefault="00000000" w:rsidRPr="00000000" w14:paraId="0000075E">
            <w:pPr>
              <w:rPr/>
            </w:pPr>
            <w:r w:rsidDel="00000000" w:rsidR="00000000" w:rsidRPr="00000000">
              <w:rPr>
                <w:rtl w:val="0"/>
              </w:rPr>
              <w:t xml:space="preserve">655.34</w:t>
            </w:r>
          </w:p>
        </w:tc>
      </w:tr>
      <w:tr>
        <w:trPr>
          <w:cantSplit w:val="0"/>
          <w:tblHeader w:val="0"/>
        </w:trPr>
        <w:tc>
          <w:tcPr/>
          <w:p w:rsidR="00000000" w:rsidDel="00000000" w:rsidP="00000000" w:rsidRDefault="00000000" w:rsidRPr="00000000" w14:paraId="0000075F">
            <w:pPr>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760">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61">
            <w:pPr>
              <w:rPr/>
            </w:pPr>
            <w:r w:rsidDel="00000000" w:rsidR="00000000" w:rsidRPr="00000000">
              <w:rPr>
                <w:rtl w:val="0"/>
              </w:rPr>
              <w:t xml:space="preserve">Speed over the reported period</w:t>
            </w:r>
          </w:p>
        </w:tc>
        <w:tc>
          <w:tcPr/>
          <w:p w:rsidR="00000000" w:rsidDel="00000000" w:rsidP="00000000" w:rsidRDefault="00000000" w:rsidRPr="00000000" w14:paraId="00000762">
            <w:pPr>
              <w:rPr/>
            </w:pPr>
            <w:r w:rsidDel="00000000" w:rsidR="00000000" w:rsidRPr="00000000">
              <w:rPr>
                <w:rtl w:val="0"/>
              </w:rPr>
              <w:t xml:space="preserve">m/s</w:t>
            </w:r>
          </w:p>
        </w:tc>
        <w:tc>
          <w:tcPr/>
          <w:p w:rsidR="00000000" w:rsidDel="00000000" w:rsidP="00000000" w:rsidRDefault="00000000" w:rsidRPr="00000000" w14:paraId="00000763">
            <w:pPr>
              <w:rPr/>
            </w:pPr>
            <w:r w:rsidDel="00000000" w:rsidR="00000000" w:rsidRPr="00000000">
              <w:rPr>
                <w:rtl w:val="0"/>
              </w:rPr>
              <w:t xml:space="preserve">0</w:t>
            </w:r>
          </w:p>
        </w:tc>
        <w:tc>
          <w:tcPr/>
          <w:p w:rsidR="00000000" w:rsidDel="00000000" w:rsidP="00000000" w:rsidRDefault="00000000" w:rsidRPr="00000000" w14:paraId="00000764">
            <w:pPr>
              <w:rPr/>
            </w:pPr>
            <w:r w:rsidDel="00000000" w:rsidR="00000000" w:rsidRPr="00000000">
              <w:rPr>
                <w:rtl w:val="0"/>
              </w:rPr>
              <w:t xml:space="preserve">163.82</w:t>
            </w:r>
          </w:p>
        </w:tc>
      </w:tr>
      <w:tr>
        <w:trPr>
          <w:cantSplit w:val="0"/>
          <w:tblHeader w:val="0"/>
        </w:trPr>
        <w:tc>
          <w:tcPr/>
          <w:p w:rsidR="00000000" w:rsidDel="00000000" w:rsidP="00000000" w:rsidRDefault="00000000" w:rsidRPr="00000000" w14:paraId="00000765">
            <w:pPr>
              <w:rPr>
                <w:rFonts w:ascii="Courier New" w:cs="Courier New" w:eastAsia="Courier New" w:hAnsi="Courier New"/>
              </w:rPr>
            </w:pPr>
            <w:r w:rsidDel="00000000" w:rsidR="00000000" w:rsidRPr="00000000">
              <w:rPr>
                <w:rFonts w:ascii="Courier New" w:cs="Courier New" w:eastAsia="Courier New" w:hAnsi="Courier New"/>
                <w:rtl w:val="0"/>
              </w:rPr>
              <w:t xml:space="preserve">posAccuracy</w:t>
            </w:r>
          </w:p>
        </w:tc>
        <w:tc>
          <w:tcPr/>
          <w:p w:rsidR="00000000" w:rsidDel="00000000" w:rsidP="00000000" w:rsidRDefault="00000000" w:rsidRPr="00000000" w14:paraId="00000766">
            <w:pPr>
              <w:rPr>
                <w:rFonts w:ascii="Courier New" w:cs="Courier New" w:eastAsia="Courier New" w:hAnsi="Courier New"/>
              </w:rPr>
            </w:pPr>
            <w:hyperlink w:anchor="_heading=h.147n2zr">
              <w:r w:rsidDel="00000000" w:rsidR="00000000" w:rsidRPr="00000000">
                <w:rPr>
                  <w:rFonts w:ascii="Courier New" w:cs="Courier New" w:eastAsia="Courier New" w:hAnsi="Courier New"/>
                  <w:color w:val="0563c1"/>
                  <w:u w:val="single"/>
                  <w:rtl w:val="0"/>
                </w:rPr>
                <w:t xml:space="preserve">J2735PositionalAccuracy</w:t>
              </w:r>
            </w:hyperlink>
            <w:r w:rsidDel="00000000" w:rsidR="00000000" w:rsidRPr="00000000">
              <w:rPr>
                <w:rtl w:val="0"/>
              </w:rPr>
            </w:r>
          </w:p>
        </w:tc>
        <w:tc>
          <w:tcPr/>
          <w:p w:rsidR="00000000" w:rsidDel="00000000" w:rsidP="00000000" w:rsidRDefault="00000000" w:rsidRPr="00000000" w14:paraId="00000767">
            <w:pPr>
              <w:rPr/>
            </w:pPr>
            <w:r w:rsidDel="00000000" w:rsidR="00000000" w:rsidRPr="00000000">
              <w:rPr>
                <w:rtl w:val="0"/>
              </w:rPr>
              <w:t xml:space="preserve">The accuracy of position values. See section 6.5.</w:t>
            </w:r>
          </w:p>
        </w:tc>
        <w:tc>
          <w:tcPr/>
          <w:p w:rsidR="00000000" w:rsidDel="00000000" w:rsidP="00000000" w:rsidRDefault="00000000" w:rsidRPr="00000000" w14:paraId="00000768">
            <w:pPr>
              <w:rPr/>
            </w:pPr>
            <w:r w:rsidDel="00000000" w:rsidR="00000000" w:rsidRPr="00000000">
              <w:rPr>
                <w:rtl w:val="0"/>
              </w:rPr>
              <w:t xml:space="preserve">N/A</w:t>
            </w:r>
          </w:p>
        </w:tc>
        <w:tc>
          <w:tcPr/>
          <w:p w:rsidR="00000000" w:rsidDel="00000000" w:rsidP="00000000" w:rsidRDefault="00000000" w:rsidRPr="00000000" w14:paraId="00000769">
            <w:pPr>
              <w:rPr/>
            </w:pPr>
            <w:r w:rsidDel="00000000" w:rsidR="00000000" w:rsidRPr="00000000">
              <w:rPr>
                <w:rtl w:val="0"/>
              </w:rPr>
              <w:t xml:space="preserve">N/A</w:t>
            </w:r>
          </w:p>
        </w:tc>
        <w:tc>
          <w:tcPr/>
          <w:p w:rsidR="00000000" w:rsidDel="00000000" w:rsidP="00000000" w:rsidRDefault="00000000" w:rsidRPr="00000000" w14:paraId="0000076A">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76B">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76C">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6D">
            <w:pPr>
              <w:rPr/>
            </w:pPr>
            <w:r w:rsidDel="00000000" w:rsidR="00000000" w:rsidRPr="00000000">
              <w:rPr>
                <w:rtl w:val="0"/>
              </w:rPr>
              <w:t xml:space="preserve">Overall coarse heading</w:t>
            </w:r>
          </w:p>
        </w:tc>
        <w:tc>
          <w:tcPr/>
          <w:p w:rsidR="00000000" w:rsidDel="00000000" w:rsidP="00000000" w:rsidRDefault="00000000" w:rsidRPr="00000000" w14:paraId="0000076E">
            <w:pPr>
              <w:rPr/>
            </w:pPr>
            <w:r w:rsidDel="00000000" w:rsidR="00000000" w:rsidRPr="00000000">
              <w:rPr>
                <w:rtl w:val="0"/>
              </w:rPr>
              <w:t xml:space="preserve">degrees</w:t>
            </w:r>
          </w:p>
        </w:tc>
        <w:tc>
          <w:tcPr/>
          <w:p w:rsidR="00000000" w:rsidDel="00000000" w:rsidP="00000000" w:rsidRDefault="00000000" w:rsidRPr="00000000" w14:paraId="0000076F">
            <w:pPr>
              <w:rPr/>
            </w:pPr>
            <w:r w:rsidDel="00000000" w:rsidR="00000000" w:rsidRPr="00000000">
              <w:rPr>
                <w:rtl w:val="0"/>
              </w:rPr>
              <w:t xml:space="preserve">0.0</w:t>
            </w:r>
          </w:p>
        </w:tc>
        <w:tc>
          <w:tcPr/>
          <w:p w:rsidR="00000000" w:rsidDel="00000000" w:rsidP="00000000" w:rsidRDefault="00000000" w:rsidRPr="00000000" w14:paraId="00000770">
            <w:pPr>
              <w:keepNext w:val="1"/>
              <w:rPr/>
            </w:pPr>
            <w:r w:rsidDel="00000000" w:rsidR="00000000" w:rsidRPr="00000000">
              <w:rPr>
                <w:rtl w:val="0"/>
              </w:rPr>
              <w:t xml:space="preserve">358.5</w:t>
            </w:r>
          </w:p>
        </w:tc>
      </w:tr>
    </w:tbl>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45 - J2735PathHistoryPoint</w:t>
      </w:r>
    </w:p>
    <w:p w:rsidR="00000000" w:rsidDel="00000000" w:rsidP="00000000" w:rsidRDefault="00000000" w:rsidRPr="00000000" w14:paraId="00000772">
      <w:pPr>
        <w:pStyle w:val="Heading2"/>
        <w:numPr>
          <w:ilvl w:val="1"/>
          <w:numId w:val="12"/>
        </w:numPr>
        <w:ind w:left="576" w:hanging="576"/>
        <w:rPr/>
      </w:pPr>
      <w:bookmarkStart w:colFirst="0" w:colLast="0" w:name="_heading=h.1rvwp1q" w:id="62"/>
      <w:bookmarkEnd w:id="62"/>
      <w:r w:rsidDel="00000000" w:rsidR="00000000" w:rsidRPr="00000000">
        <w:rPr>
          <w:rtl w:val="0"/>
        </w:rPr>
        <w:t xml:space="preserve">J2735PrivilegedEvents</w:t>
      </w:r>
    </w:p>
    <w:p w:rsidR="00000000" w:rsidDel="00000000" w:rsidP="00000000" w:rsidRDefault="00000000" w:rsidRPr="00000000" w14:paraId="00000773">
      <w:pPr>
        <w:rPr/>
      </w:pPr>
      <w:r w:rsidDel="00000000" w:rsidR="00000000" w:rsidRPr="00000000">
        <w:rPr>
          <w:rtl w:val="0"/>
        </w:rPr>
        <w:t xml:space="preserve">The J2735PrivilegedEvents data frame provides a means to describe various public safety events. The information in this data frame (along with the BSM message in which it is sent) can be used to determine various aspects about the sender.</w:t>
      </w:r>
    </w:p>
    <w:tbl>
      <w:tblPr>
        <w:tblStyle w:val="Table60"/>
        <w:tblW w:w="9350.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64"/>
        <w:gridCol w:w="2374"/>
        <w:gridCol w:w="1621"/>
        <w:gridCol w:w="1237"/>
        <w:gridCol w:w="1227"/>
        <w:gridCol w:w="1227"/>
        <w:tblGridChange w:id="0">
          <w:tblGrid>
            <w:gridCol w:w="1664"/>
            <w:gridCol w:w="2374"/>
            <w:gridCol w:w="1621"/>
            <w:gridCol w:w="1237"/>
            <w:gridCol w:w="1227"/>
            <w:gridCol w:w="1227"/>
          </w:tblGrid>
        </w:tblGridChange>
      </w:tblGrid>
      <w:tr>
        <w:trPr>
          <w:cantSplit w:val="0"/>
          <w:tblHeader w:val="0"/>
        </w:trPr>
        <w:tc>
          <w:tcPr/>
          <w:p w:rsidR="00000000" w:rsidDel="00000000" w:rsidP="00000000" w:rsidRDefault="00000000" w:rsidRPr="00000000" w14:paraId="00000774">
            <w:pPr>
              <w:rPr>
                <w:b w:val="1"/>
              </w:rPr>
            </w:pPr>
            <w:r w:rsidDel="00000000" w:rsidR="00000000" w:rsidRPr="00000000">
              <w:rPr>
                <w:b w:val="1"/>
                <w:rtl w:val="0"/>
              </w:rPr>
              <w:t xml:space="preserve">Name</w:t>
            </w:r>
          </w:p>
        </w:tc>
        <w:tc>
          <w:tcPr/>
          <w:p w:rsidR="00000000" w:rsidDel="00000000" w:rsidP="00000000" w:rsidRDefault="00000000" w:rsidRPr="00000000" w14:paraId="00000775">
            <w:pPr>
              <w:rPr>
                <w:b w:val="1"/>
              </w:rPr>
            </w:pPr>
            <w:r w:rsidDel="00000000" w:rsidR="00000000" w:rsidRPr="00000000">
              <w:rPr>
                <w:b w:val="1"/>
                <w:rtl w:val="0"/>
              </w:rPr>
              <w:t xml:space="preserve">Type</w:t>
            </w:r>
          </w:p>
        </w:tc>
        <w:tc>
          <w:tcPr/>
          <w:p w:rsidR="00000000" w:rsidDel="00000000" w:rsidP="00000000" w:rsidRDefault="00000000" w:rsidRPr="00000000" w14:paraId="00000776">
            <w:pPr>
              <w:rPr>
                <w:b w:val="1"/>
              </w:rPr>
            </w:pPr>
            <w:r w:rsidDel="00000000" w:rsidR="00000000" w:rsidRPr="00000000">
              <w:rPr>
                <w:b w:val="1"/>
                <w:rtl w:val="0"/>
              </w:rPr>
              <w:t xml:space="preserve">Description</w:t>
            </w:r>
          </w:p>
        </w:tc>
        <w:tc>
          <w:tcPr/>
          <w:p w:rsidR="00000000" w:rsidDel="00000000" w:rsidP="00000000" w:rsidRDefault="00000000" w:rsidRPr="00000000" w14:paraId="00000777">
            <w:pPr>
              <w:rPr>
                <w:b w:val="1"/>
              </w:rPr>
            </w:pPr>
            <w:r w:rsidDel="00000000" w:rsidR="00000000" w:rsidRPr="00000000">
              <w:rPr>
                <w:b w:val="1"/>
                <w:rtl w:val="0"/>
              </w:rPr>
              <w:t xml:space="preserve">Units</w:t>
            </w:r>
          </w:p>
        </w:tc>
        <w:tc>
          <w:tcPr/>
          <w:p w:rsidR="00000000" w:rsidDel="00000000" w:rsidP="00000000" w:rsidRDefault="00000000" w:rsidRPr="00000000" w14:paraId="00000778">
            <w:pPr>
              <w:rPr>
                <w:b w:val="1"/>
              </w:rPr>
            </w:pPr>
            <w:r w:rsidDel="00000000" w:rsidR="00000000" w:rsidRPr="00000000">
              <w:rPr>
                <w:b w:val="1"/>
                <w:rtl w:val="0"/>
              </w:rPr>
              <w:t xml:space="preserve">Valid Min</w:t>
            </w:r>
          </w:p>
        </w:tc>
        <w:tc>
          <w:tcPr/>
          <w:p w:rsidR="00000000" w:rsidDel="00000000" w:rsidP="00000000" w:rsidRDefault="00000000" w:rsidRPr="00000000" w14:paraId="00000779">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77A">
            <w:pPr>
              <w:rPr>
                <w:rFonts w:ascii="Courier New" w:cs="Courier New" w:eastAsia="Courier New" w:hAnsi="Courier New"/>
              </w:rPr>
            </w:pPr>
            <w:r w:rsidDel="00000000" w:rsidR="00000000" w:rsidRPr="00000000">
              <w:rPr>
                <w:rFonts w:ascii="Courier New" w:cs="Courier New" w:eastAsia="Courier New" w:hAnsi="Courier New"/>
                <w:rtl w:val="0"/>
              </w:rPr>
              <w:t xml:space="preserve">sspRights</w:t>
            </w:r>
          </w:p>
        </w:tc>
        <w:tc>
          <w:tcPr/>
          <w:p w:rsidR="00000000" w:rsidDel="00000000" w:rsidP="00000000" w:rsidRDefault="00000000" w:rsidRPr="00000000" w14:paraId="0000077B">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77C">
            <w:pPr>
              <w:rPr/>
            </w:pPr>
            <w:r w:rsidDel="00000000" w:rsidR="00000000" w:rsidRPr="00000000">
              <w:rPr>
                <w:rtl w:val="0"/>
              </w:rPr>
              <w:t xml:space="preserve">CERT SSP Privilege Details. The SSP index is used to control the data elements that follow the occurrence of the index.</w:t>
            </w:r>
          </w:p>
        </w:tc>
        <w:tc>
          <w:tcPr/>
          <w:p w:rsidR="00000000" w:rsidDel="00000000" w:rsidP="00000000" w:rsidRDefault="00000000" w:rsidRPr="00000000" w14:paraId="0000077D">
            <w:pPr>
              <w:rPr/>
            </w:pPr>
            <w:r w:rsidDel="00000000" w:rsidR="00000000" w:rsidRPr="00000000">
              <w:rPr>
                <w:rtl w:val="0"/>
              </w:rPr>
              <w:t xml:space="preserve">N/A</w:t>
            </w:r>
          </w:p>
        </w:tc>
        <w:tc>
          <w:tcPr/>
          <w:p w:rsidR="00000000" w:rsidDel="00000000" w:rsidP="00000000" w:rsidRDefault="00000000" w:rsidRPr="00000000" w14:paraId="0000077E">
            <w:pPr>
              <w:rPr/>
            </w:pPr>
            <w:r w:rsidDel="00000000" w:rsidR="00000000" w:rsidRPr="00000000">
              <w:rPr>
                <w:rtl w:val="0"/>
              </w:rPr>
              <w:t xml:space="preserve">0</w:t>
            </w:r>
          </w:p>
        </w:tc>
        <w:tc>
          <w:tcPr/>
          <w:p w:rsidR="00000000" w:rsidDel="00000000" w:rsidP="00000000" w:rsidRDefault="00000000" w:rsidRPr="00000000" w14:paraId="0000077F">
            <w:pPr>
              <w:keepNext w:val="1"/>
              <w:rPr/>
            </w:pPr>
            <w:r w:rsidDel="00000000" w:rsidR="00000000" w:rsidRPr="00000000">
              <w:rPr>
                <w:rtl w:val="0"/>
              </w:rPr>
              <w:t xml:space="preserve">31</w:t>
            </w:r>
          </w:p>
        </w:tc>
      </w:tr>
    </w:tbl>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46 - J2735PrivilegedEvents (1)</w:t>
      </w:r>
    </w:p>
    <w:p w:rsidR="00000000" w:rsidDel="00000000" w:rsidP="00000000" w:rsidRDefault="00000000" w:rsidRPr="00000000" w14:paraId="00000781">
      <w:pPr>
        <w:rPr/>
      </w:pPr>
      <w:r w:rsidDel="00000000" w:rsidR="00000000" w:rsidRPr="00000000">
        <w:rPr>
          <w:rtl w:val="0"/>
        </w:rPr>
      </w:r>
    </w:p>
    <w:tbl>
      <w:tblPr>
        <w:tblStyle w:val="Table6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249"/>
        <w:gridCol w:w="2385"/>
        <w:gridCol w:w="5716"/>
        <w:tblGridChange w:id="0">
          <w:tblGrid>
            <w:gridCol w:w="1249"/>
            <w:gridCol w:w="2385"/>
            <w:gridCol w:w="5716"/>
          </w:tblGrid>
        </w:tblGridChange>
      </w:tblGrid>
      <w:tr>
        <w:trPr>
          <w:cantSplit w:val="0"/>
          <w:tblHeader w:val="0"/>
        </w:trPr>
        <w:tc>
          <w:tcPr/>
          <w:p w:rsidR="00000000" w:rsidDel="00000000" w:rsidP="00000000" w:rsidRDefault="00000000" w:rsidRPr="00000000" w14:paraId="00000782">
            <w:pPr>
              <w:rPr>
                <w:b w:val="1"/>
              </w:rPr>
            </w:pPr>
            <w:r w:rsidDel="00000000" w:rsidR="00000000" w:rsidRPr="00000000">
              <w:rPr>
                <w:b w:val="1"/>
                <w:rtl w:val="0"/>
              </w:rPr>
              <w:t xml:space="preserve">Name</w:t>
            </w:r>
          </w:p>
        </w:tc>
        <w:tc>
          <w:tcPr/>
          <w:p w:rsidR="00000000" w:rsidDel="00000000" w:rsidP="00000000" w:rsidRDefault="00000000" w:rsidRPr="00000000" w14:paraId="00000783">
            <w:pPr>
              <w:rPr>
                <w:b w:val="1"/>
              </w:rPr>
            </w:pPr>
            <w:r w:rsidDel="00000000" w:rsidR="00000000" w:rsidRPr="00000000">
              <w:rPr>
                <w:b w:val="1"/>
                <w:rtl w:val="0"/>
              </w:rPr>
              <w:t xml:space="preserve">Type</w:t>
            </w:r>
          </w:p>
        </w:tc>
        <w:tc>
          <w:tcPr/>
          <w:p w:rsidR="00000000" w:rsidDel="00000000" w:rsidP="00000000" w:rsidRDefault="00000000" w:rsidRPr="00000000" w14:paraId="0000078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5">
            <w:pPr>
              <w:rPr>
                <w:rFonts w:ascii="Courier New" w:cs="Courier New" w:eastAsia="Courier New" w:hAnsi="Courier New"/>
              </w:rPr>
            </w:pPr>
            <w:r w:rsidDel="00000000" w:rsidR="00000000" w:rsidRPr="00000000">
              <w:rPr>
                <w:rFonts w:ascii="Courier New" w:cs="Courier New" w:eastAsia="Courier New" w:hAnsi="Courier New"/>
                <w:rtl w:val="0"/>
              </w:rPr>
              <w:t xml:space="preserve">events</w:t>
            </w:r>
          </w:p>
        </w:tc>
        <w:tc>
          <w:tcPr/>
          <w:p w:rsidR="00000000" w:rsidDel="00000000" w:rsidP="00000000" w:rsidRDefault="00000000" w:rsidRPr="00000000" w14:paraId="00000786">
            <w:pPr>
              <w:rPr>
                <w:rFonts w:ascii="Courier New" w:cs="Courier New" w:eastAsia="Courier New" w:hAnsi="Courier New"/>
              </w:rPr>
            </w:pPr>
            <w:hyperlink w:anchor="_heading=h.ihv636">
              <w:r w:rsidDel="00000000" w:rsidR="00000000" w:rsidRPr="00000000">
                <w:rPr>
                  <w:rFonts w:ascii="Courier New" w:cs="Courier New" w:eastAsia="Courier New" w:hAnsi="Courier New"/>
                  <w:color w:val="0563c1"/>
                  <w:u w:val="single"/>
                  <w:rtl w:val="0"/>
                </w:rPr>
                <w:t xml:space="preserve">J2735BitString</w:t>
              </w:r>
            </w:hyperlink>
            <w:r w:rsidDel="00000000" w:rsidR="00000000" w:rsidRPr="00000000">
              <w:rPr>
                <w:rtl w:val="0"/>
              </w:rPr>
            </w:r>
          </w:p>
        </w:tc>
        <w:tc>
          <w:tcPr/>
          <w:p w:rsidR="00000000" w:rsidDel="00000000" w:rsidP="00000000" w:rsidRDefault="00000000" w:rsidRPr="00000000" w14:paraId="00000787">
            <w:pPr>
              <w:rPr/>
            </w:pPr>
            <w:r w:rsidDel="00000000" w:rsidR="00000000" w:rsidRPr="00000000">
              <w:rPr>
                <w:rtl w:val="0"/>
              </w:rPr>
              <w:t xml:space="preserve">The active event list. A Boolean dictionary of the following indicators:</w:t>
            </w:r>
          </w:p>
          <w:p w:rsidR="00000000" w:rsidDel="00000000" w:rsidP="00000000" w:rsidRDefault="00000000" w:rsidRPr="00000000" w14:paraId="0000078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peUnavailable -- Not Equipped or unavailable</w:t>
            </w:r>
          </w:p>
          <w:p w:rsidR="00000000" w:rsidDel="00000000" w:rsidP="00000000" w:rsidRDefault="00000000" w:rsidRPr="00000000" w14:paraId="0000078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peEmergencyResponse -- The vehicle is a properly authorized public safety vehicle, is engaged in a service call, and is currently moving or is within the roadway. Note that lights and sirens may not be evident during any given response call </w:t>
            </w:r>
          </w:p>
          <w:p w:rsidR="00000000" w:rsidDel="00000000" w:rsidP="00000000" w:rsidRDefault="00000000" w:rsidRPr="00000000" w14:paraId="0000078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Emergency and Non Emergency Lights related</w:t>
            </w:r>
          </w:p>
          <w:p w:rsidR="00000000" w:rsidDel="00000000" w:rsidP="00000000" w:rsidRDefault="00000000" w:rsidRPr="00000000" w14:paraId="0000078B">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peEmergencyLightsActive</w:t>
            </w:r>
          </w:p>
          <w:p w:rsidR="00000000" w:rsidDel="00000000" w:rsidP="00000000" w:rsidRDefault="00000000" w:rsidRPr="00000000" w14:paraId="0000078C">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peEmergencySoundActive</w:t>
            </w:r>
          </w:p>
          <w:p w:rsidR="00000000" w:rsidDel="00000000" w:rsidP="00000000" w:rsidRDefault="00000000" w:rsidRPr="00000000" w14:paraId="0000078D">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peNonEmergencyLightsActive</w:t>
            </w:r>
          </w:p>
          <w:p w:rsidR="00000000" w:rsidDel="00000000" w:rsidP="00000000" w:rsidRDefault="00000000" w:rsidRPr="00000000" w14:paraId="0000078E">
            <w:pPr>
              <w:keepNext w:val="1"/>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peNonEmergencySoundActive</w:t>
            </w:r>
            <w:r w:rsidDel="00000000" w:rsidR="00000000" w:rsidRPr="00000000">
              <w:rPr>
                <w:rtl w:val="0"/>
              </w:rPr>
            </w:r>
          </w:p>
        </w:tc>
      </w:tr>
    </w:tbl>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47 - J2735PrivilegedEvents (2)</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pStyle w:val="Heading2"/>
        <w:numPr>
          <w:ilvl w:val="1"/>
          <w:numId w:val="12"/>
        </w:numPr>
        <w:ind w:left="576" w:hanging="576"/>
        <w:rPr/>
      </w:pPr>
      <w:bookmarkStart w:colFirst="0" w:colLast="0" w:name="_heading=h.4bvk7pj" w:id="63"/>
      <w:bookmarkEnd w:id="63"/>
      <w:r w:rsidDel="00000000" w:rsidR="00000000" w:rsidRPr="00000000">
        <w:rPr>
          <w:rtl w:val="0"/>
        </w:rPr>
        <w:t xml:space="preserve">J2735PivotPointDescription</w:t>
      </w:r>
    </w:p>
    <w:p w:rsidR="00000000" w:rsidDel="00000000" w:rsidP="00000000" w:rsidRDefault="00000000" w:rsidRPr="00000000" w14:paraId="00000793">
      <w:pPr>
        <w:rPr/>
      </w:pPr>
      <w:r w:rsidDel="00000000" w:rsidR="00000000" w:rsidRPr="00000000">
        <w:rPr>
          <w:rtl w:val="0"/>
        </w:rPr>
        <w:t xml:space="preserve">The J2735PivotPointDescription data frame is used to describe the geometric relationship between a vehicle and a trailer; or a dolly and another object to which it is connected.</w:t>
      </w:r>
    </w:p>
    <w:tbl>
      <w:tblPr>
        <w:tblStyle w:val="Table62"/>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851"/>
        <w:gridCol w:w="2116"/>
        <w:gridCol w:w="1546"/>
        <w:gridCol w:w="1265"/>
        <w:gridCol w:w="1232"/>
        <w:gridCol w:w="1340"/>
        <w:tblGridChange w:id="0">
          <w:tblGrid>
            <w:gridCol w:w="1851"/>
            <w:gridCol w:w="2116"/>
            <w:gridCol w:w="1546"/>
            <w:gridCol w:w="1265"/>
            <w:gridCol w:w="1232"/>
            <w:gridCol w:w="1340"/>
          </w:tblGrid>
        </w:tblGridChange>
      </w:tblGrid>
      <w:tr>
        <w:trPr>
          <w:cantSplit w:val="0"/>
          <w:tblHeader w:val="0"/>
        </w:trPr>
        <w:tc>
          <w:tcPr/>
          <w:p w:rsidR="00000000" w:rsidDel="00000000" w:rsidP="00000000" w:rsidRDefault="00000000" w:rsidRPr="00000000" w14:paraId="00000794">
            <w:pPr>
              <w:rPr>
                <w:b w:val="1"/>
              </w:rPr>
            </w:pPr>
            <w:r w:rsidDel="00000000" w:rsidR="00000000" w:rsidRPr="00000000">
              <w:rPr>
                <w:b w:val="1"/>
                <w:rtl w:val="0"/>
              </w:rPr>
              <w:t xml:space="preserve">Name</w:t>
            </w:r>
          </w:p>
        </w:tc>
        <w:tc>
          <w:tcPr/>
          <w:p w:rsidR="00000000" w:rsidDel="00000000" w:rsidP="00000000" w:rsidRDefault="00000000" w:rsidRPr="00000000" w14:paraId="00000795">
            <w:pPr>
              <w:rPr>
                <w:b w:val="1"/>
              </w:rPr>
            </w:pPr>
            <w:r w:rsidDel="00000000" w:rsidR="00000000" w:rsidRPr="00000000">
              <w:rPr>
                <w:b w:val="1"/>
                <w:rtl w:val="0"/>
              </w:rPr>
              <w:t xml:space="preserve">Type</w:t>
            </w:r>
          </w:p>
        </w:tc>
        <w:tc>
          <w:tcPr/>
          <w:p w:rsidR="00000000" w:rsidDel="00000000" w:rsidP="00000000" w:rsidRDefault="00000000" w:rsidRPr="00000000" w14:paraId="00000796">
            <w:pPr>
              <w:rPr>
                <w:b w:val="1"/>
              </w:rPr>
            </w:pPr>
            <w:r w:rsidDel="00000000" w:rsidR="00000000" w:rsidRPr="00000000">
              <w:rPr>
                <w:b w:val="1"/>
                <w:rtl w:val="0"/>
              </w:rPr>
              <w:t xml:space="preserve">Description</w:t>
            </w:r>
          </w:p>
        </w:tc>
        <w:tc>
          <w:tcPr/>
          <w:p w:rsidR="00000000" w:rsidDel="00000000" w:rsidP="00000000" w:rsidRDefault="00000000" w:rsidRPr="00000000" w14:paraId="00000797">
            <w:pPr>
              <w:rPr>
                <w:b w:val="1"/>
              </w:rPr>
            </w:pPr>
            <w:r w:rsidDel="00000000" w:rsidR="00000000" w:rsidRPr="00000000">
              <w:rPr>
                <w:b w:val="1"/>
                <w:rtl w:val="0"/>
              </w:rPr>
              <w:t xml:space="preserve">Units</w:t>
            </w:r>
          </w:p>
        </w:tc>
        <w:tc>
          <w:tcPr/>
          <w:p w:rsidR="00000000" w:rsidDel="00000000" w:rsidP="00000000" w:rsidRDefault="00000000" w:rsidRPr="00000000" w14:paraId="00000798">
            <w:pPr>
              <w:rPr>
                <w:b w:val="1"/>
              </w:rPr>
            </w:pPr>
            <w:r w:rsidDel="00000000" w:rsidR="00000000" w:rsidRPr="00000000">
              <w:rPr>
                <w:b w:val="1"/>
                <w:rtl w:val="0"/>
              </w:rPr>
              <w:t xml:space="preserve">Valid Min</w:t>
            </w:r>
          </w:p>
        </w:tc>
        <w:tc>
          <w:tcPr/>
          <w:p w:rsidR="00000000" w:rsidDel="00000000" w:rsidP="00000000" w:rsidRDefault="00000000" w:rsidRPr="00000000" w14:paraId="00000799">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79A">
            <w:pPr>
              <w:rPr>
                <w:rFonts w:ascii="Courier New" w:cs="Courier New" w:eastAsia="Courier New" w:hAnsi="Courier New"/>
              </w:rPr>
            </w:pPr>
            <w:r w:rsidDel="00000000" w:rsidR="00000000" w:rsidRPr="00000000">
              <w:rPr>
                <w:rFonts w:ascii="Courier New" w:cs="Courier New" w:eastAsia="Courier New" w:hAnsi="Courier New"/>
                <w:rtl w:val="0"/>
              </w:rPr>
              <w:t xml:space="preserve">pivotOffset†</w:t>
            </w:r>
          </w:p>
        </w:tc>
        <w:tc>
          <w:tcPr/>
          <w:p w:rsidR="00000000" w:rsidDel="00000000" w:rsidP="00000000" w:rsidRDefault="00000000" w:rsidRPr="00000000" w14:paraId="0000079B">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9C">
            <w:pPr>
              <w:rPr/>
            </w:pPr>
            <w:r w:rsidDel="00000000" w:rsidR="00000000" w:rsidRPr="00000000">
              <w:rPr>
                <w:rtl w:val="0"/>
              </w:rPr>
              <w:t xml:space="preserve">This gives a +- 10m range from the edge of the outline measured from the edge of the length of this unit a negative value is offset to inside the units a positive value is offset beyond the unit</w:t>
            </w:r>
          </w:p>
        </w:tc>
        <w:tc>
          <w:tcPr/>
          <w:p w:rsidR="00000000" w:rsidDel="00000000" w:rsidP="00000000" w:rsidRDefault="00000000" w:rsidRPr="00000000" w14:paraId="0000079D">
            <w:pPr>
              <w:rPr/>
            </w:pPr>
            <w:r w:rsidDel="00000000" w:rsidR="00000000" w:rsidRPr="00000000">
              <w:rPr>
                <w:rtl w:val="0"/>
              </w:rPr>
              <w:t xml:space="preserve">meters</w:t>
            </w:r>
          </w:p>
        </w:tc>
        <w:tc>
          <w:tcPr/>
          <w:p w:rsidR="00000000" w:rsidDel="00000000" w:rsidP="00000000" w:rsidRDefault="00000000" w:rsidRPr="00000000" w14:paraId="0000079E">
            <w:pPr>
              <w:rPr/>
            </w:pPr>
            <w:r w:rsidDel="00000000" w:rsidR="00000000" w:rsidRPr="00000000">
              <w:rPr>
                <w:rtl w:val="0"/>
              </w:rPr>
              <w:t xml:space="preserve">-10.23</w:t>
            </w:r>
          </w:p>
        </w:tc>
        <w:tc>
          <w:tcPr/>
          <w:p w:rsidR="00000000" w:rsidDel="00000000" w:rsidP="00000000" w:rsidRDefault="00000000" w:rsidRPr="00000000" w14:paraId="0000079F">
            <w:pPr>
              <w:rPr/>
            </w:pPr>
            <w:r w:rsidDel="00000000" w:rsidR="00000000" w:rsidRPr="00000000">
              <w:rPr>
                <w:rtl w:val="0"/>
              </w:rPr>
              <w:t xml:space="preserve">+10.23</w:t>
            </w:r>
          </w:p>
        </w:tc>
      </w:tr>
      <w:tr>
        <w:trPr>
          <w:cantSplit w:val="0"/>
          <w:tblHeader w:val="0"/>
        </w:trPr>
        <w:tc>
          <w:tcPr/>
          <w:p w:rsidR="00000000" w:rsidDel="00000000" w:rsidP="00000000" w:rsidRDefault="00000000" w:rsidRPr="00000000" w14:paraId="000007A0">
            <w:pPr>
              <w:rPr>
                <w:rFonts w:ascii="Courier New" w:cs="Courier New" w:eastAsia="Courier New" w:hAnsi="Courier New"/>
              </w:rPr>
            </w:pPr>
            <w:r w:rsidDel="00000000" w:rsidR="00000000" w:rsidRPr="00000000">
              <w:rPr>
                <w:rFonts w:ascii="Courier New" w:cs="Courier New" w:eastAsia="Courier New" w:hAnsi="Courier New"/>
                <w:rtl w:val="0"/>
              </w:rPr>
              <w:t xml:space="preserve">pivotAngle†</w:t>
            </w:r>
          </w:p>
        </w:tc>
        <w:tc>
          <w:tcPr/>
          <w:p w:rsidR="00000000" w:rsidDel="00000000" w:rsidP="00000000" w:rsidRDefault="00000000" w:rsidRPr="00000000" w14:paraId="000007A1">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A2">
            <w:pPr>
              <w:rPr/>
            </w:pPr>
            <w:r w:rsidDel="00000000" w:rsidR="00000000" w:rsidRPr="00000000">
              <w:rPr>
                <w:rtl w:val="0"/>
              </w:rPr>
              <w:t xml:space="preserve">Measured between the center-line of this unit and the unit ahead which is pulling it. This value is required to project the units relative position.</w:t>
            </w:r>
          </w:p>
        </w:tc>
        <w:tc>
          <w:tcPr/>
          <w:p w:rsidR="00000000" w:rsidDel="00000000" w:rsidP="00000000" w:rsidRDefault="00000000" w:rsidRPr="00000000" w14:paraId="000007A3">
            <w:pPr>
              <w:rPr/>
            </w:pPr>
            <w:r w:rsidDel="00000000" w:rsidR="00000000" w:rsidRPr="00000000">
              <w:rPr>
                <w:rtl w:val="0"/>
              </w:rPr>
              <w:t xml:space="preserve">degrees</w:t>
            </w:r>
          </w:p>
        </w:tc>
        <w:tc>
          <w:tcPr/>
          <w:p w:rsidR="00000000" w:rsidDel="00000000" w:rsidP="00000000" w:rsidRDefault="00000000" w:rsidRPr="00000000" w14:paraId="000007A4">
            <w:pPr>
              <w:rPr/>
            </w:pPr>
            <w:r w:rsidDel="00000000" w:rsidR="00000000" w:rsidRPr="00000000">
              <w:rPr>
                <w:rtl w:val="0"/>
              </w:rPr>
              <w:t xml:space="preserve">0</w:t>
            </w:r>
          </w:p>
        </w:tc>
        <w:tc>
          <w:tcPr/>
          <w:p w:rsidR="00000000" w:rsidDel="00000000" w:rsidP="00000000" w:rsidRDefault="00000000" w:rsidRPr="00000000" w14:paraId="000007A5">
            <w:pPr>
              <w:rPr/>
            </w:pPr>
            <w:r w:rsidDel="00000000" w:rsidR="00000000" w:rsidRPr="00000000">
              <w:rPr>
                <w:rtl w:val="0"/>
              </w:rPr>
              <w:t xml:space="preserve">359.9875</w:t>
            </w:r>
          </w:p>
        </w:tc>
      </w:tr>
      <w:tr>
        <w:trPr>
          <w:cantSplit w:val="0"/>
          <w:tblHeader w:val="0"/>
        </w:trPr>
        <w:tc>
          <w:tcPr/>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pivots</w:t>
            </w:r>
          </w:p>
        </w:tc>
        <w:tc>
          <w:tcPr/>
          <w:p w:rsidR="00000000" w:rsidDel="00000000" w:rsidP="00000000" w:rsidRDefault="00000000" w:rsidRPr="00000000" w14:paraId="000007A7">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w:t>
            </w:r>
          </w:p>
        </w:tc>
        <w:tc>
          <w:tcPr/>
          <w:p w:rsidR="00000000" w:rsidDel="00000000" w:rsidP="00000000" w:rsidRDefault="00000000" w:rsidRPr="00000000" w14:paraId="000007A8">
            <w:pPr>
              <w:rPr/>
            </w:pPr>
            <w:r w:rsidDel="00000000" w:rsidR="00000000" w:rsidRPr="00000000">
              <w:rPr>
                <w:i w:val="1"/>
                <w:rtl w:val="0"/>
              </w:rPr>
              <w:t xml:space="preserve">true</w:t>
            </w:r>
            <w:r w:rsidDel="00000000" w:rsidR="00000000" w:rsidRPr="00000000">
              <w:rPr>
                <w:rtl w:val="0"/>
              </w:rPr>
              <w:t xml:space="preserve"> if this unit can rotate about the pivot connection point.</w:t>
            </w:r>
          </w:p>
        </w:tc>
        <w:tc>
          <w:tcPr/>
          <w:p w:rsidR="00000000" w:rsidDel="00000000" w:rsidP="00000000" w:rsidRDefault="00000000" w:rsidRPr="00000000" w14:paraId="000007A9">
            <w:pPr>
              <w:rPr/>
            </w:pPr>
            <w:r w:rsidDel="00000000" w:rsidR="00000000" w:rsidRPr="00000000">
              <w:rPr>
                <w:rFonts w:ascii="Courier New" w:cs="Courier New" w:eastAsia="Courier New" w:hAnsi="Courier New"/>
                <w:rtl w:val="0"/>
              </w:rPr>
              <w:t xml:space="preserve">N/A</w:t>
            </w:r>
            <w:r w:rsidDel="00000000" w:rsidR="00000000" w:rsidRPr="00000000">
              <w:rPr>
                <w:rtl w:val="0"/>
              </w:rPr>
            </w:r>
          </w:p>
        </w:tc>
        <w:tc>
          <w:tcPr/>
          <w:p w:rsidR="00000000" w:rsidDel="00000000" w:rsidP="00000000" w:rsidRDefault="00000000" w:rsidRPr="00000000" w14:paraId="000007AA">
            <w:pPr>
              <w:rPr/>
            </w:pPr>
            <w:r w:rsidDel="00000000" w:rsidR="00000000" w:rsidRPr="00000000">
              <w:rPr>
                <w:rFonts w:ascii="Courier New" w:cs="Courier New" w:eastAsia="Courier New" w:hAnsi="Courier New"/>
                <w:rtl w:val="0"/>
              </w:rPr>
              <w:t xml:space="preserve">false</w:t>
            </w:r>
            <w:r w:rsidDel="00000000" w:rsidR="00000000" w:rsidRPr="00000000">
              <w:rPr>
                <w:rtl w:val="0"/>
              </w:rPr>
            </w:r>
          </w:p>
        </w:tc>
        <w:tc>
          <w:tcPr/>
          <w:p w:rsidR="00000000" w:rsidDel="00000000" w:rsidP="00000000" w:rsidRDefault="00000000" w:rsidRPr="00000000" w14:paraId="000007AB">
            <w:pPr>
              <w:keepNext w:val="1"/>
              <w:rPr/>
            </w:pPr>
            <w:r w:rsidDel="00000000" w:rsidR="00000000" w:rsidRPr="00000000">
              <w:rPr>
                <w:rFonts w:ascii="Courier New" w:cs="Courier New" w:eastAsia="Courier New" w:hAnsi="Courier New"/>
                <w:rtl w:val="0"/>
              </w:rPr>
              <w:t xml:space="preserve">true</w:t>
            </w:r>
            <w:r w:rsidDel="00000000" w:rsidR="00000000" w:rsidRPr="00000000">
              <w:rPr>
                <w:rtl w:val="0"/>
              </w:rPr>
            </w:r>
          </w:p>
        </w:tc>
      </w:tr>
    </w:tbl>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48 - J2735PivotPointDescription</w:t>
      </w:r>
    </w:p>
    <w:p w:rsidR="00000000" w:rsidDel="00000000" w:rsidP="00000000" w:rsidRDefault="00000000" w:rsidRPr="00000000" w14:paraId="000007AD">
      <w:pPr>
        <w:pStyle w:val="Heading2"/>
        <w:numPr>
          <w:ilvl w:val="1"/>
          <w:numId w:val="12"/>
        </w:numPr>
        <w:ind w:left="576" w:hanging="576"/>
        <w:rPr/>
      </w:pPr>
      <w:bookmarkStart w:colFirst="0" w:colLast="0" w:name="_heading=h.2r0uhxc" w:id="64"/>
      <w:bookmarkEnd w:id="64"/>
      <w:r w:rsidDel="00000000" w:rsidR="00000000" w:rsidRPr="00000000">
        <w:rPr>
          <w:rtl w:val="0"/>
        </w:rPr>
        <w:t xml:space="preserve">J2735TrailerUnitDescription</w:t>
      </w:r>
    </w:p>
    <w:p w:rsidR="00000000" w:rsidDel="00000000" w:rsidP="00000000" w:rsidRDefault="00000000" w:rsidRPr="00000000" w14:paraId="000007AE">
      <w:pPr>
        <w:rPr/>
      </w:pPr>
      <w:r w:rsidDel="00000000" w:rsidR="00000000" w:rsidRPr="00000000">
        <w:rPr>
          <w:rtl w:val="0"/>
        </w:rPr>
        <w:t xml:space="preserve">The J2735TrailerUnitDescription data frame provides a physical description for one trailer or a dolly element (called a unit), including details of how it connects with other elements fore and aft.</w:t>
      </w:r>
    </w:p>
    <w:p w:rsidR="00000000" w:rsidDel="00000000" w:rsidP="00000000" w:rsidRDefault="00000000" w:rsidRPr="00000000" w14:paraId="000007AF">
      <w:pPr>
        <w:rPr/>
      </w:pPr>
      <w:r w:rsidDel="00000000" w:rsidR="00000000" w:rsidRPr="00000000">
        <w:rPr>
          <w:rtl w:val="0"/>
        </w:rPr>
      </w:r>
    </w:p>
    <w:tbl>
      <w:tblPr>
        <w:tblStyle w:val="Table6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329"/>
        <w:gridCol w:w="3649"/>
        <w:gridCol w:w="3377"/>
        <w:tblGridChange w:id="0">
          <w:tblGrid>
            <w:gridCol w:w="2329"/>
            <w:gridCol w:w="3649"/>
            <w:gridCol w:w="3377"/>
          </w:tblGrid>
        </w:tblGridChange>
      </w:tblGrid>
      <w:tr>
        <w:trPr>
          <w:cantSplit w:val="0"/>
          <w:tblHeader w:val="0"/>
        </w:trPr>
        <w:tc>
          <w:tcPr/>
          <w:p w:rsidR="00000000" w:rsidDel="00000000" w:rsidP="00000000" w:rsidRDefault="00000000" w:rsidRPr="00000000" w14:paraId="000007B0">
            <w:pPr>
              <w:rPr>
                <w:b w:val="1"/>
              </w:rPr>
            </w:pPr>
            <w:r w:rsidDel="00000000" w:rsidR="00000000" w:rsidRPr="00000000">
              <w:rPr>
                <w:b w:val="1"/>
                <w:rtl w:val="0"/>
              </w:rPr>
              <w:t xml:space="preserve">Name</w:t>
            </w:r>
          </w:p>
        </w:tc>
        <w:tc>
          <w:tcPr/>
          <w:p w:rsidR="00000000" w:rsidDel="00000000" w:rsidP="00000000" w:rsidRDefault="00000000" w:rsidRPr="00000000" w14:paraId="000007B1">
            <w:pPr>
              <w:rPr>
                <w:b w:val="1"/>
              </w:rPr>
            </w:pPr>
            <w:r w:rsidDel="00000000" w:rsidR="00000000" w:rsidRPr="00000000">
              <w:rPr>
                <w:b w:val="1"/>
                <w:rtl w:val="0"/>
              </w:rPr>
              <w:t xml:space="preserve">Type</w:t>
            </w:r>
          </w:p>
        </w:tc>
        <w:tc>
          <w:tcPr/>
          <w:p w:rsidR="00000000" w:rsidDel="00000000" w:rsidP="00000000" w:rsidRDefault="00000000" w:rsidRPr="00000000" w14:paraId="000007B2">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3">
            <w:pPr>
              <w:rPr>
                <w:rFonts w:ascii="Courier New" w:cs="Courier New" w:eastAsia="Courier New" w:hAnsi="Courier New"/>
              </w:rPr>
            </w:pPr>
            <w:r w:rsidDel="00000000" w:rsidR="00000000" w:rsidRPr="00000000">
              <w:rPr>
                <w:rFonts w:ascii="Courier New" w:cs="Courier New" w:eastAsia="Courier New" w:hAnsi="Courier New"/>
                <w:rtl w:val="0"/>
              </w:rPr>
              <w:t xml:space="preserve">isDolly</w:t>
            </w:r>
          </w:p>
        </w:tc>
        <w:tc>
          <w:tcPr/>
          <w:p w:rsidR="00000000" w:rsidDel="00000000" w:rsidP="00000000" w:rsidRDefault="00000000" w:rsidRPr="00000000" w14:paraId="000007B4">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w:t>
            </w:r>
          </w:p>
        </w:tc>
        <w:tc>
          <w:tcPr/>
          <w:p w:rsidR="00000000" w:rsidDel="00000000" w:rsidP="00000000" w:rsidRDefault="00000000" w:rsidRPr="00000000" w14:paraId="000007B5">
            <w:pPr>
              <w:rPr/>
            </w:pPr>
            <w:r w:rsidDel="00000000" w:rsidR="00000000" w:rsidRPr="00000000">
              <w:rPr>
                <w:rtl w:val="0"/>
              </w:rPr>
              <w:t xml:space="preserve">If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this is a trailer</w:t>
            </w:r>
          </w:p>
        </w:tc>
      </w:tr>
      <w:tr>
        <w:trPr>
          <w:cantSplit w:val="0"/>
          <w:tblHeader w:val="0"/>
        </w:trPr>
        <w:tc>
          <w:tcPr/>
          <w:p w:rsidR="00000000" w:rsidDel="00000000" w:rsidP="00000000" w:rsidRDefault="00000000" w:rsidRPr="00000000" w14:paraId="000007B6">
            <w:pPr>
              <w:rPr>
                <w:rFonts w:ascii="Courier New" w:cs="Courier New" w:eastAsia="Courier New" w:hAnsi="Courier New"/>
              </w:rPr>
            </w:pPr>
            <w:r w:rsidDel="00000000" w:rsidR="00000000" w:rsidRPr="00000000">
              <w:rPr>
                <w:rFonts w:ascii="Courier New" w:cs="Courier New" w:eastAsia="Courier New" w:hAnsi="Courier New"/>
                <w:rtl w:val="0"/>
              </w:rPr>
              <w:t xml:space="preserve">bumperHeights</w:t>
            </w:r>
          </w:p>
        </w:tc>
        <w:tc>
          <w:tcPr/>
          <w:p w:rsidR="00000000" w:rsidDel="00000000" w:rsidP="00000000" w:rsidRDefault="00000000" w:rsidRPr="00000000" w14:paraId="000007B7">
            <w:pPr>
              <w:rPr>
                <w:rFonts w:ascii="Courier New" w:cs="Courier New" w:eastAsia="Courier New" w:hAnsi="Courier New"/>
              </w:rPr>
            </w:pPr>
            <w:hyperlink w:anchor="_heading=h.1664s55">
              <w:r w:rsidDel="00000000" w:rsidR="00000000" w:rsidRPr="00000000">
                <w:rPr>
                  <w:rFonts w:ascii="Courier New" w:cs="Courier New" w:eastAsia="Courier New" w:hAnsi="Courier New"/>
                  <w:color w:val="0563c1"/>
                  <w:u w:val="single"/>
                  <w:rtl w:val="0"/>
                </w:rPr>
                <w:t xml:space="preserve">J2735BumperHeights</w:t>
              </w:r>
            </w:hyperlink>
            <w:r w:rsidDel="00000000" w:rsidR="00000000" w:rsidRPr="00000000">
              <w:rPr>
                <w:rtl w:val="0"/>
              </w:rPr>
            </w:r>
          </w:p>
        </w:tc>
        <w:tc>
          <w:tcPr/>
          <w:p w:rsidR="00000000" w:rsidDel="00000000" w:rsidP="00000000" w:rsidRDefault="00000000" w:rsidRPr="00000000" w14:paraId="000007B8">
            <w:pPr>
              <w:keepNext w:val="1"/>
              <w:rPr/>
            </w:pPr>
            <w:r w:rsidDel="00000000" w:rsidR="00000000" w:rsidRPr="00000000">
              <w:rPr>
                <w:rtl w:val="0"/>
              </w:rPr>
              <w:t xml:space="preserve">Conveys the height of the front and rear bumper of the trailers.</w:t>
            </w:r>
          </w:p>
        </w:tc>
      </w:tr>
      <w:tr>
        <w:trPr>
          <w:cantSplit w:val="0"/>
          <w:tblHeader w:val="0"/>
        </w:trPr>
        <w:tc>
          <w:tcPr/>
          <w:p w:rsidR="00000000" w:rsidDel="00000000" w:rsidP="00000000" w:rsidRDefault="00000000" w:rsidRPr="00000000" w14:paraId="000007B9">
            <w:pPr>
              <w:rPr>
                <w:rFonts w:ascii="Courier New" w:cs="Courier New" w:eastAsia="Courier New" w:hAnsi="Courier New"/>
              </w:rPr>
            </w:pPr>
            <w:r w:rsidDel="00000000" w:rsidR="00000000" w:rsidRPr="00000000">
              <w:rPr>
                <w:rFonts w:ascii="Courier New" w:cs="Courier New" w:eastAsia="Courier New" w:hAnsi="Courier New"/>
                <w:rtl w:val="0"/>
              </w:rPr>
              <w:t xml:space="preserve">frontPivot</w:t>
            </w:r>
          </w:p>
        </w:tc>
        <w:tc>
          <w:tcPr/>
          <w:p w:rsidR="00000000" w:rsidDel="00000000" w:rsidP="00000000" w:rsidRDefault="00000000" w:rsidRPr="00000000" w14:paraId="000007BA">
            <w:pPr>
              <w:rPr>
                <w:rFonts w:ascii="Courier New" w:cs="Courier New" w:eastAsia="Courier New" w:hAnsi="Courier New"/>
              </w:rPr>
            </w:pPr>
            <w:hyperlink w:anchor="_heading=h.4bvk7pj">
              <w:r w:rsidDel="00000000" w:rsidR="00000000" w:rsidRPr="00000000">
                <w:rPr>
                  <w:rFonts w:ascii="Courier New" w:cs="Courier New" w:eastAsia="Courier New" w:hAnsi="Courier New"/>
                  <w:color w:val="0563c1"/>
                  <w:u w:val="single"/>
                  <w:rtl w:val="0"/>
                </w:rPr>
                <w:t xml:space="preserve">J2735PivotPointDescription</w:t>
              </w:r>
            </w:hyperlink>
            <w:r w:rsidDel="00000000" w:rsidR="00000000" w:rsidRPr="00000000">
              <w:rPr>
                <w:rtl w:val="0"/>
              </w:rPr>
            </w:r>
          </w:p>
        </w:tc>
        <w:tc>
          <w:tcPr/>
          <w:p w:rsidR="00000000" w:rsidDel="00000000" w:rsidP="00000000" w:rsidRDefault="00000000" w:rsidRPr="00000000" w14:paraId="000007BB">
            <w:pPr>
              <w:rPr/>
            </w:pPr>
            <w:r w:rsidDel="00000000" w:rsidR="00000000" w:rsidRPr="00000000">
              <w:rPr>
                <w:rtl w:val="0"/>
              </w:rPr>
              <w:t xml:space="preserve">Offset connection point details from the hauling vehicle to the first trailer unit. </w:t>
            </w:r>
          </w:p>
        </w:tc>
      </w:tr>
      <w:tr>
        <w:trPr>
          <w:cantSplit w:val="0"/>
          <w:tblHeader w:val="0"/>
        </w:trPr>
        <w:tc>
          <w:tcPr/>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rearPivot</w:t>
            </w:r>
          </w:p>
        </w:tc>
        <w:tc>
          <w:tcPr/>
          <w:p w:rsidR="00000000" w:rsidDel="00000000" w:rsidP="00000000" w:rsidRDefault="00000000" w:rsidRPr="00000000" w14:paraId="000007BD">
            <w:pPr>
              <w:rPr>
                <w:rFonts w:ascii="Courier New" w:cs="Courier New" w:eastAsia="Courier New" w:hAnsi="Courier New"/>
              </w:rPr>
            </w:pPr>
            <w:hyperlink w:anchor="_heading=h.4bvk7pj">
              <w:r w:rsidDel="00000000" w:rsidR="00000000" w:rsidRPr="00000000">
                <w:rPr>
                  <w:rFonts w:ascii="Courier New" w:cs="Courier New" w:eastAsia="Courier New" w:hAnsi="Courier New"/>
                  <w:color w:val="0563c1"/>
                  <w:u w:val="single"/>
                  <w:rtl w:val="0"/>
                </w:rPr>
                <w:t xml:space="preserve">J2735PivotPointDescription</w:t>
              </w:r>
            </w:hyperlink>
            <w:r w:rsidDel="00000000" w:rsidR="00000000" w:rsidRPr="00000000">
              <w:rPr>
                <w:rtl w:val="0"/>
              </w:rPr>
            </w:r>
          </w:p>
        </w:tc>
        <w:tc>
          <w:tcPr/>
          <w:p w:rsidR="00000000" w:rsidDel="00000000" w:rsidP="00000000" w:rsidRDefault="00000000" w:rsidRPr="00000000" w14:paraId="000007BE">
            <w:pPr>
              <w:rPr/>
            </w:pPr>
            <w:r w:rsidDel="00000000" w:rsidR="00000000" w:rsidRPr="00000000">
              <w:rPr>
                <w:rtl w:val="0"/>
              </w:rPr>
              <w:t xml:space="preserve">Offset connection point details from the hauling vehicle to the first trailer unit. </w:t>
            </w:r>
          </w:p>
        </w:tc>
      </w:tr>
      <w:tr>
        <w:trPr>
          <w:cantSplit w:val="0"/>
          <w:tblHeader w:val="0"/>
        </w:trPr>
        <w:tc>
          <w:tcPr/>
          <w:p w:rsidR="00000000" w:rsidDel="00000000" w:rsidP="00000000" w:rsidRDefault="00000000" w:rsidRPr="00000000" w14:paraId="000007BF">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positionOffset</w:t>
            </w:r>
          </w:p>
        </w:tc>
        <w:tc>
          <w:tcPr/>
          <w:p w:rsidR="00000000" w:rsidDel="00000000" w:rsidP="00000000" w:rsidRDefault="00000000" w:rsidRPr="00000000" w14:paraId="000007C0">
            <w:pPr>
              <w:rPr/>
            </w:pPr>
            <w:hyperlink w:anchor="_heading=h.25b2l0r">
              <w:r w:rsidDel="00000000" w:rsidR="00000000" w:rsidRPr="00000000">
                <w:rPr>
                  <w:color w:val="0563c1"/>
                  <w:u w:val="single"/>
                  <w:rtl w:val="0"/>
                </w:rPr>
                <w:t xml:space="preserve">J2735Node_XY</w:t>
              </w:r>
            </w:hyperlink>
            <w:r w:rsidDel="00000000" w:rsidR="00000000" w:rsidRPr="00000000">
              <w:rPr>
                <w:rtl w:val="0"/>
              </w:rPr>
            </w:r>
          </w:p>
        </w:tc>
        <w:tc>
          <w:tcPr/>
          <w:p w:rsidR="00000000" w:rsidDel="00000000" w:rsidP="00000000" w:rsidRDefault="00000000" w:rsidRPr="00000000" w14:paraId="000007C1">
            <w:pPr>
              <w:rPr/>
            </w:pPr>
            <w:r w:rsidDel="00000000" w:rsidR="00000000" w:rsidRPr="00000000">
              <w:rPr>
                <w:rtl w:val="0"/>
              </w:rPr>
              <w:t xml:space="preserve">Current Position relative to the hauling Vehicle – x-y axis offset</w:t>
            </w:r>
          </w:p>
        </w:tc>
      </w:tr>
      <w:tr>
        <w:trPr>
          <w:cantSplit w:val="0"/>
          <w:tblHeader w:val="0"/>
        </w:trPr>
        <w:tc>
          <w:tcPr/>
          <w:p w:rsidR="00000000" w:rsidDel="00000000" w:rsidP="00000000" w:rsidRDefault="00000000" w:rsidRPr="00000000" w14:paraId="000007C2">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elevationOffset†</w:t>
            </w:r>
          </w:p>
        </w:tc>
        <w:tc>
          <w:tcPr/>
          <w:p w:rsidR="00000000" w:rsidDel="00000000" w:rsidP="00000000" w:rsidRDefault="00000000" w:rsidRPr="00000000" w14:paraId="000007C3">
            <w:pPr>
              <w:rPr/>
            </w:pPr>
            <w:r w:rsidDel="00000000" w:rsidR="00000000" w:rsidRPr="00000000">
              <w:rPr>
                <w:rtl w:val="0"/>
              </w:rPr>
              <w:t xml:space="preserve">decimal</w:t>
            </w:r>
          </w:p>
        </w:tc>
        <w:tc>
          <w:tcPr/>
          <w:p w:rsidR="00000000" w:rsidDel="00000000" w:rsidP="00000000" w:rsidRDefault="00000000" w:rsidRPr="00000000" w14:paraId="000007C4">
            <w:pPr>
              <w:rPr/>
            </w:pPr>
            <w:r w:rsidDel="00000000" w:rsidR="00000000" w:rsidRPr="00000000">
              <w:rPr>
                <w:rtl w:val="0"/>
              </w:rPr>
              <w:t xml:space="preserve">Current Position relative to the hauling Vehicle – z-axis offset</w:t>
            </w:r>
          </w:p>
        </w:tc>
      </w:tr>
      <w:tr>
        <w:trPr>
          <w:cantSplit w:val="0"/>
          <w:tblHeader w:val="0"/>
        </w:trPr>
        <w:tc>
          <w:tcPr/>
          <w:p w:rsidR="00000000" w:rsidDel="00000000" w:rsidP="00000000" w:rsidRDefault="00000000" w:rsidRPr="00000000" w14:paraId="000007C5">
            <w:pPr>
              <w:rPr>
                <w:rFonts w:ascii="Courier New" w:cs="Courier New" w:eastAsia="Courier New" w:hAnsi="Courier New"/>
              </w:rPr>
            </w:pPr>
            <w:r w:rsidDel="00000000" w:rsidR="00000000" w:rsidRPr="00000000">
              <w:rPr>
                <w:rFonts w:ascii="Courier New" w:cs="Courier New" w:eastAsia="Courier New" w:hAnsi="Courier New"/>
                <w:rtl w:val="0"/>
              </w:rPr>
              <w:t xml:space="preserve">crumbData</w:t>
            </w:r>
          </w:p>
        </w:tc>
        <w:tc>
          <w:tcPr/>
          <w:p w:rsidR="00000000" w:rsidDel="00000000" w:rsidP="00000000" w:rsidRDefault="00000000" w:rsidRPr="00000000" w14:paraId="000007C6">
            <w:pPr>
              <w:rPr>
                <w:rFonts w:ascii="Courier New" w:cs="Courier New" w:eastAsia="Courier New" w:hAnsi="Courier New"/>
              </w:rPr>
            </w:pPr>
            <w:r w:rsidDel="00000000" w:rsidR="00000000" w:rsidRPr="00000000">
              <w:rPr>
                <w:rFonts w:ascii="Courier New" w:cs="Courier New" w:eastAsia="Courier New" w:hAnsi="Courier New"/>
                <w:rtl w:val="0"/>
              </w:rPr>
              <w:t xml:space="preserve">Array of </w:t>
            </w:r>
            <w:hyperlink w:anchor="_heading=h.3q5sasy">
              <w:r w:rsidDel="00000000" w:rsidR="00000000" w:rsidRPr="00000000">
                <w:rPr>
                  <w:color w:val="0563c1"/>
                  <w:u w:val="single"/>
                  <w:rtl w:val="0"/>
                </w:rPr>
                <w:t xml:space="preserve">J2735TrailerHistoryPoint</w:t>
              </w:r>
            </w:hyperlink>
            <w:r w:rsidDel="00000000" w:rsidR="00000000" w:rsidRPr="00000000">
              <w:rPr>
                <w:rtl w:val="0"/>
              </w:rPr>
            </w:r>
          </w:p>
        </w:tc>
        <w:tc>
          <w:tcPr/>
          <w:p w:rsidR="00000000" w:rsidDel="00000000" w:rsidP="00000000" w:rsidRDefault="00000000" w:rsidRPr="00000000" w14:paraId="000007C7">
            <w:pPr>
              <w:keepNext w:val="1"/>
              <w:rPr/>
            </w:pPr>
            <w:r w:rsidDel="00000000" w:rsidR="00000000" w:rsidRPr="00000000">
              <w:rPr>
                <w:rtl w:val="0"/>
              </w:rPr>
              <w:t xml:space="preserve">Past Position history relative to the hauling Vehicle. </w:t>
            </w:r>
          </w:p>
        </w:tc>
      </w:tr>
    </w:tbl>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49 - J2735TrailerUnitDescription (1)</w:t>
      </w:r>
    </w:p>
    <w:p w:rsidR="00000000" w:rsidDel="00000000" w:rsidP="00000000" w:rsidRDefault="00000000" w:rsidRPr="00000000" w14:paraId="000007C9">
      <w:pPr>
        <w:rPr/>
      </w:pPr>
      <w:r w:rsidDel="00000000" w:rsidR="00000000" w:rsidRPr="00000000">
        <w:rPr>
          <w:rtl w:val="0"/>
        </w:rPr>
      </w:r>
    </w:p>
    <w:tbl>
      <w:tblPr>
        <w:tblStyle w:val="Table64"/>
        <w:tblW w:w="9349.999999999998"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329"/>
        <w:gridCol w:w="3237"/>
        <w:gridCol w:w="1263"/>
        <w:gridCol w:w="863"/>
        <w:gridCol w:w="718"/>
        <w:gridCol w:w="940"/>
        <w:tblGridChange w:id="0">
          <w:tblGrid>
            <w:gridCol w:w="2329"/>
            <w:gridCol w:w="3237"/>
            <w:gridCol w:w="1263"/>
            <w:gridCol w:w="863"/>
            <w:gridCol w:w="718"/>
            <w:gridCol w:w="940"/>
          </w:tblGrid>
        </w:tblGridChange>
      </w:tblGrid>
      <w:tr>
        <w:trPr>
          <w:cantSplit w:val="0"/>
          <w:tblHeader w:val="0"/>
        </w:trPr>
        <w:tc>
          <w:tcPr/>
          <w:p w:rsidR="00000000" w:rsidDel="00000000" w:rsidP="00000000" w:rsidRDefault="00000000" w:rsidRPr="00000000" w14:paraId="000007CA">
            <w:pPr>
              <w:rPr>
                <w:b w:val="1"/>
              </w:rPr>
            </w:pPr>
            <w:r w:rsidDel="00000000" w:rsidR="00000000" w:rsidRPr="00000000">
              <w:rPr>
                <w:b w:val="1"/>
                <w:rtl w:val="0"/>
              </w:rPr>
              <w:t xml:space="preserve">Name</w:t>
            </w:r>
          </w:p>
        </w:tc>
        <w:tc>
          <w:tcPr/>
          <w:p w:rsidR="00000000" w:rsidDel="00000000" w:rsidP="00000000" w:rsidRDefault="00000000" w:rsidRPr="00000000" w14:paraId="000007CB">
            <w:pPr>
              <w:rPr>
                <w:b w:val="1"/>
              </w:rPr>
            </w:pPr>
            <w:r w:rsidDel="00000000" w:rsidR="00000000" w:rsidRPr="00000000">
              <w:rPr>
                <w:b w:val="1"/>
                <w:rtl w:val="0"/>
              </w:rPr>
              <w:t xml:space="preserve">Type</w:t>
            </w:r>
          </w:p>
        </w:tc>
        <w:tc>
          <w:tcPr/>
          <w:p w:rsidR="00000000" w:rsidDel="00000000" w:rsidP="00000000" w:rsidRDefault="00000000" w:rsidRPr="00000000" w14:paraId="000007CC">
            <w:pPr>
              <w:rPr>
                <w:b w:val="1"/>
              </w:rPr>
            </w:pPr>
            <w:r w:rsidDel="00000000" w:rsidR="00000000" w:rsidRPr="00000000">
              <w:rPr>
                <w:b w:val="1"/>
                <w:rtl w:val="0"/>
              </w:rPr>
              <w:t xml:space="preserve">Description</w:t>
            </w:r>
          </w:p>
        </w:tc>
        <w:tc>
          <w:tcPr/>
          <w:p w:rsidR="00000000" w:rsidDel="00000000" w:rsidP="00000000" w:rsidRDefault="00000000" w:rsidRPr="00000000" w14:paraId="000007CD">
            <w:pPr>
              <w:rPr>
                <w:b w:val="1"/>
              </w:rPr>
            </w:pPr>
            <w:r w:rsidDel="00000000" w:rsidR="00000000" w:rsidRPr="00000000">
              <w:rPr>
                <w:b w:val="1"/>
                <w:rtl w:val="0"/>
              </w:rPr>
              <w:t xml:space="preserve">Units</w:t>
            </w:r>
          </w:p>
        </w:tc>
        <w:tc>
          <w:tcPr/>
          <w:p w:rsidR="00000000" w:rsidDel="00000000" w:rsidP="00000000" w:rsidRDefault="00000000" w:rsidRPr="00000000" w14:paraId="000007CE">
            <w:pPr>
              <w:rPr>
                <w:b w:val="1"/>
              </w:rPr>
            </w:pPr>
            <w:r w:rsidDel="00000000" w:rsidR="00000000" w:rsidRPr="00000000">
              <w:rPr>
                <w:b w:val="1"/>
                <w:rtl w:val="0"/>
              </w:rPr>
              <w:t xml:space="preserve">Valid Min</w:t>
            </w:r>
          </w:p>
        </w:tc>
        <w:tc>
          <w:tcPr/>
          <w:p w:rsidR="00000000" w:rsidDel="00000000" w:rsidP="00000000" w:rsidRDefault="00000000" w:rsidRPr="00000000" w14:paraId="000007CF">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7D0">
            <w:pPr>
              <w:rPr>
                <w:rFonts w:ascii="Courier New" w:cs="Courier New" w:eastAsia="Courier New" w:hAnsi="Courier New"/>
              </w:rPr>
            </w:pPr>
            <w:r w:rsidDel="00000000" w:rsidR="00000000" w:rsidRPr="00000000">
              <w:rPr>
                <w:rFonts w:ascii="Courier New" w:cs="Courier New" w:eastAsia="Courier New" w:hAnsi="Courier New"/>
                <w:rtl w:val="0"/>
              </w:rPr>
              <w:t xml:space="preserve">width</w:t>
            </w:r>
          </w:p>
        </w:tc>
        <w:tc>
          <w:tcPr/>
          <w:p w:rsidR="00000000" w:rsidDel="00000000" w:rsidP="00000000" w:rsidRDefault="00000000" w:rsidRPr="00000000" w14:paraId="000007D1">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7D2">
            <w:pPr>
              <w:rPr/>
            </w:pPr>
            <w:r w:rsidDel="00000000" w:rsidR="00000000" w:rsidRPr="00000000">
              <w:rPr>
                <w:rtl w:val="0"/>
              </w:rPr>
              <w:t xml:space="preserve">Vehicle width</w:t>
            </w:r>
          </w:p>
        </w:tc>
        <w:tc>
          <w:tcPr/>
          <w:p w:rsidR="00000000" w:rsidDel="00000000" w:rsidP="00000000" w:rsidRDefault="00000000" w:rsidRPr="00000000" w14:paraId="000007D3">
            <w:pPr>
              <w:rPr/>
            </w:pPr>
            <w:r w:rsidDel="00000000" w:rsidR="00000000" w:rsidRPr="00000000">
              <w:rPr>
                <w:rtl w:val="0"/>
              </w:rPr>
              <w:t xml:space="preserve">cm</w:t>
            </w:r>
          </w:p>
        </w:tc>
        <w:tc>
          <w:tcPr/>
          <w:p w:rsidR="00000000" w:rsidDel="00000000" w:rsidP="00000000" w:rsidRDefault="00000000" w:rsidRPr="00000000" w14:paraId="000007D4">
            <w:pPr>
              <w:rPr/>
            </w:pPr>
            <w:r w:rsidDel="00000000" w:rsidR="00000000" w:rsidRPr="00000000">
              <w:rPr>
                <w:rtl w:val="0"/>
              </w:rPr>
              <w:t xml:space="preserve">0</w:t>
            </w:r>
          </w:p>
        </w:tc>
        <w:tc>
          <w:tcPr/>
          <w:p w:rsidR="00000000" w:rsidDel="00000000" w:rsidP="00000000" w:rsidRDefault="00000000" w:rsidRPr="00000000" w14:paraId="000007D5">
            <w:pPr>
              <w:rPr/>
            </w:pPr>
            <w:r w:rsidDel="00000000" w:rsidR="00000000" w:rsidRPr="00000000">
              <w:rPr>
                <w:rtl w:val="0"/>
              </w:rPr>
              <w:t xml:space="preserve">1023</w:t>
            </w:r>
          </w:p>
        </w:tc>
      </w:tr>
      <w:tr>
        <w:trPr>
          <w:cantSplit w:val="0"/>
          <w:tblHeader w:val="0"/>
        </w:trPr>
        <w:tc>
          <w:tcPr/>
          <w:p w:rsidR="00000000" w:rsidDel="00000000" w:rsidP="00000000" w:rsidRDefault="00000000" w:rsidRPr="00000000" w14:paraId="000007D6">
            <w:pPr>
              <w:rPr>
                <w:rFonts w:ascii="Courier New" w:cs="Courier New" w:eastAsia="Courier New" w:hAnsi="Courier New"/>
              </w:rPr>
            </w:pPr>
            <w:r w:rsidDel="00000000" w:rsidR="00000000" w:rsidRPr="00000000">
              <w:rPr>
                <w:rFonts w:ascii="Courier New" w:cs="Courier New" w:eastAsia="Courier New" w:hAnsi="Courier New"/>
                <w:rtl w:val="0"/>
              </w:rPr>
              <w:t xml:space="preserve">length</w:t>
            </w:r>
          </w:p>
        </w:tc>
        <w:tc>
          <w:tcPr/>
          <w:p w:rsidR="00000000" w:rsidDel="00000000" w:rsidP="00000000" w:rsidRDefault="00000000" w:rsidRPr="00000000" w14:paraId="000007D7">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7D8">
            <w:pPr>
              <w:rPr/>
            </w:pPr>
            <w:r w:rsidDel="00000000" w:rsidR="00000000" w:rsidRPr="00000000">
              <w:rPr>
                <w:rtl w:val="0"/>
              </w:rPr>
              <w:t xml:space="preserve">Vehicle length</w:t>
            </w:r>
          </w:p>
        </w:tc>
        <w:tc>
          <w:tcPr/>
          <w:p w:rsidR="00000000" w:rsidDel="00000000" w:rsidP="00000000" w:rsidRDefault="00000000" w:rsidRPr="00000000" w14:paraId="000007D9">
            <w:pPr>
              <w:rPr/>
            </w:pPr>
            <w:r w:rsidDel="00000000" w:rsidR="00000000" w:rsidRPr="00000000">
              <w:rPr>
                <w:rtl w:val="0"/>
              </w:rPr>
              <w:t xml:space="preserve">cm</w:t>
            </w:r>
          </w:p>
        </w:tc>
        <w:tc>
          <w:tcPr/>
          <w:p w:rsidR="00000000" w:rsidDel="00000000" w:rsidP="00000000" w:rsidRDefault="00000000" w:rsidRPr="00000000" w14:paraId="000007DA">
            <w:pPr>
              <w:rPr/>
            </w:pPr>
            <w:r w:rsidDel="00000000" w:rsidR="00000000" w:rsidRPr="00000000">
              <w:rPr>
                <w:rtl w:val="0"/>
              </w:rPr>
              <w:t xml:space="preserve">0</w:t>
            </w:r>
          </w:p>
        </w:tc>
        <w:tc>
          <w:tcPr/>
          <w:p w:rsidR="00000000" w:rsidDel="00000000" w:rsidP="00000000" w:rsidRDefault="00000000" w:rsidRPr="00000000" w14:paraId="000007DB">
            <w:pPr>
              <w:rPr/>
            </w:pPr>
            <w:r w:rsidDel="00000000" w:rsidR="00000000" w:rsidRPr="00000000">
              <w:rPr>
                <w:rtl w:val="0"/>
              </w:rPr>
              <w:t xml:space="preserve">4095</w:t>
            </w:r>
          </w:p>
        </w:tc>
      </w:tr>
      <w:tr>
        <w:trPr>
          <w:cantSplit w:val="0"/>
          <w:tblHeader w:val="0"/>
        </w:trPr>
        <w:tc>
          <w:tcPr/>
          <w:p w:rsidR="00000000" w:rsidDel="00000000" w:rsidP="00000000" w:rsidRDefault="00000000" w:rsidRPr="00000000" w14:paraId="000007DC">
            <w:pPr>
              <w:rPr>
                <w:rFonts w:ascii="Courier New" w:cs="Courier New" w:eastAsia="Courier New" w:hAnsi="Courier New"/>
              </w:rPr>
            </w:pPr>
            <w:r w:rsidDel="00000000" w:rsidR="00000000" w:rsidRPr="00000000">
              <w:rPr>
                <w:rFonts w:ascii="Courier New" w:cs="Courier New" w:eastAsia="Courier New" w:hAnsi="Courier New"/>
                <w:rtl w:val="0"/>
              </w:rPr>
              <w:t xml:space="preserve">height†</w:t>
            </w:r>
          </w:p>
        </w:tc>
        <w:tc>
          <w:tcPr/>
          <w:p w:rsidR="00000000" w:rsidDel="00000000" w:rsidP="00000000" w:rsidRDefault="00000000" w:rsidRPr="00000000" w14:paraId="000007DD">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DE">
            <w:pPr>
              <w:rPr/>
            </w:pPr>
            <w:r w:rsidDel="00000000" w:rsidR="00000000" w:rsidRPr="00000000">
              <w:rPr>
                <w:rtl w:val="0"/>
              </w:rPr>
              <w:t xml:space="preserve">Vehicle height</w:t>
            </w:r>
          </w:p>
        </w:tc>
        <w:tc>
          <w:tcPr/>
          <w:p w:rsidR="00000000" w:rsidDel="00000000" w:rsidP="00000000" w:rsidRDefault="00000000" w:rsidRPr="00000000" w14:paraId="000007DF">
            <w:pPr>
              <w:rPr/>
            </w:pPr>
            <w:r w:rsidDel="00000000" w:rsidR="00000000" w:rsidRPr="00000000">
              <w:rPr>
                <w:rtl w:val="0"/>
              </w:rPr>
              <w:t xml:space="preserve">meters</w:t>
            </w:r>
          </w:p>
        </w:tc>
        <w:tc>
          <w:tcPr/>
          <w:p w:rsidR="00000000" w:rsidDel="00000000" w:rsidP="00000000" w:rsidRDefault="00000000" w:rsidRPr="00000000" w14:paraId="000007E0">
            <w:pPr>
              <w:rPr/>
            </w:pPr>
            <w:r w:rsidDel="00000000" w:rsidR="00000000" w:rsidRPr="00000000">
              <w:rPr>
                <w:rtl w:val="0"/>
              </w:rPr>
              <w:t xml:space="preserve">0</w:t>
            </w:r>
          </w:p>
        </w:tc>
        <w:tc>
          <w:tcPr/>
          <w:p w:rsidR="00000000" w:rsidDel="00000000" w:rsidP="00000000" w:rsidRDefault="00000000" w:rsidRPr="00000000" w14:paraId="000007E1">
            <w:pPr>
              <w:rPr/>
            </w:pPr>
            <w:r w:rsidDel="00000000" w:rsidR="00000000" w:rsidRPr="00000000">
              <w:rPr>
                <w:rtl w:val="0"/>
              </w:rPr>
              <w:t xml:space="preserve">6.35</w:t>
            </w:r>
          </w:p>
        </w:tc>
      </w:tr>
      <w:tr>
        <w:trPr>
          <w:cantSplit w:val="0"/>
          <w:tblHeader w:val="0"/>
        </w:trPr>
        <w:tc>
          <w:tcPr/>
          <w:p w:rsidR="00000000" w:rsidDel="00000000" w:rsidP="00000000" w:rsidRDefault="00000000" w:rsidRPr="00000000" w14:paraId="000007E2">
            <w:pPr>
              <w:rPr>
                <w:rFonts w:ascii="Courier New" w:cs="Courier New" w:eastAsia="Courier New" w:hAnsi="Courier New"/>
              </w:rPr>
            </w:pPr>
            <w:r w:rsidDel="00000000" w:rsidR="00000000" w:rsidRPr="00000000">
              <w:rPr>
                <w:rFonts w:ascii="Courier New" w:cs="Courier New" w:eastAsia="Courier New" w:hAnsi="Courier New"/>
                <w:rtl w:val="0"/>
              </w:rPr>
              <w:t xml:space="preserve">mass†</w:t>
            </w:r>
          </w:p>
        </w:tc>
        <w:tc>
          <w:tcPr/>
          <w:p w:rsidR="00000000" w:rsidDel="00000000" w:rsidP="00000000" w:rsidRDefault="00000000" w:rsidRPr="00000000" w14:paraId="000007E3">
            <w:pPr>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7E4">
            <w:pPr>
              <w:rPr/>
            </w:pPr>
            <w:r w:rsidDel="00000000" w:rsidR="00000000" w:rsidRPr="00000000">
              <w:rPr>
                <w:rtl w:val="0"/>
              </w:rPr>
              <w:t xml:space="preserve">Trailer mass</w:t>
            </w:r>
          </w:p>
        </w:tc>
        <w:tc>
          <w:tcPr/>
          <w:p w:rsidR="00000000" w:rsidDel="00000000" w:rsidP="00000000" w:rsidRDefault="00000000" w:rsidRPr="00000000" w14:paraId="000007E5">
            <w:pPr>
              <w:rPr/>
            </w:pPr>
            <w:r w:rsidDel="00000000" w:rsidR="00000000" w:rsidRPr="00000000">
              <w:rPr>
                <w:rtl w:val="0"/>
              </w:rPr>
              <w:t xml:space="preserve">kg</w:t>
            </w:r>
          </w:p>
        </w:tc>
        <w:tc>
          <w:tcPr/>
          <w:p w:rsidR="00000000" w:rsidDel="00000000" w:rsidP="00000000" w:rsidRDefault="00000000" w:rsidRPr="00000000" w14:paraId="000007E6">
            <w:pPr>
              <w:rPr/>
            </w:pPr>
            <w:r w:rsidDel="00000000" w:rsidR="00000000" w:rsidRPr="00000000">
              <w:rPr>
                <w:rtl w:val="0"/>
              </w:rPr>
              <w:t xml:space="preserve">0</w:t>
            </w:r>
          </w:p>
        </w:tc>
        <w:tc>
          <w:tcPr/>
          <w:p w:rsidR="00000000" w:rsidDel="00000000" w:rsidP="00000000" w:rsidRDefault="00000000" w:rsidRPr="00000000" w14:paraId="000007E7">
            <w:pPr>
              <w:rPr/>
            </w:pPr>
            <w:r w:rsidDel="00000000" w:rsidR="00000000" w:rsidRPr="00000000">
              <w:rPr>
                <w:rtl w:val="0"/>
              </w:rPr>
              <w:t xml:space="preserve">127,500</w:t>
            </w:r>
          </w:p>
        </w:tc>
      </w:tr>
      <w:tr>
        <w:trPr>
          <w:cantSplit w:val="0"/>
          <w:tblHeader w:val="0"/>
        </w:trPr>
        <w:tc>
          <w:tcPr/>
          <w:p w:rsidR="00000000" w:rsidDel="00000000" w:rsidP="00000000" w:rsidRDefault="00000000" w:rsidRPr="00000000" w14:paraId="000007E8">
            <w:pPr>
              <w:rPr>
                <w:rFonts w:ascii="Courier New" w:cs="Courier New" w:eastAsia="Courier New" w:hAnsi="Courier New"/>
              </w:rPr>
            </w:pPr>
            <w:r w:rsidDel="00000000" w:rsidR="00000000" w:rsidRPr="00000000">
              <w:rPr>
                <w:rFonts w:ascii="Courier New" w:cs="Courier New" w:eastAsia="Courier New" w:hAnsi="Courier New"/>
                <w:rtl w:val="0"/>
              </w:rPr>
              <w:t xml:space="preserve">centerOfGravity†</w:t>
            </w:r>
          </w:p>
        </w:tc>
        <w:tc>
          <w:tcPr/>
          <w:p w:rsidR="00000000" w:rsidDel="00000000" w:rsidP="00000000" w:rsidRDefault="00000000" w:rsidRPr="00000000" w14:paraId="000007E9">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7EA">
            <w:pPr>
              <w:keepNext w:val="1"/>
              <w:rPr/>
            </w:pPr>
            <w:r w:rsidDel="00000000" w:rsidR="00000000" w:rsidRPr="00000000">
              <w:rPr>
                <w:rtl w:val="0"/>
              </w:rPr>
              <w:t xml:space="preserve">Vehicle center of gravity</w:t>
            </w:r>
          </w:p>
        </w:tc>
        <w:tc>
          <w:tcPr/>
          <w:p w:rsidR="00000000" w:rsidDel="00000000" w:rsidP="00000000" w:rsidRDefault="00000000" w:rsidRPr="00000000" w14:paraId="000007EB">
            <w:pPr>
              <w:rPr/>
            </w:pPr>
            <w:r w:rsidDel="00000000" w:rsidR="00000000" w:rsidRPr="00000000">
              <w:rPr>
                <w:rtl w:val="0"/>
              </w:rPr>
              <w:t xml:space="preserve">meters</w:t>
            </w:r>
          </w:p>
        </w:tc>
        <w:tc>
          <w:tcPr/>
          <w:p w:rsidR="00000000" w:rsidDel="00000000" w:rsidP="00000000" w:rsidRDefault="00000000" w:rsidRPr="00000000" w14:paraId="000007EC">
            <w:pPr>
              <w:rPr/>
            </w:pPr>
            <w:r w:rsidDel="00000000" w:rsidR="00000000" w:rsidRPr="00000000">
              <w:rPr>
                <w:rtl w:val="0"/>
              </w:rPr>
              <w:t xml:space="preserve">0</w:t>
            </w:r>
          </w:p>
        </w:tc>
        <w:tc>
          <w:tcPr/>
          <w:p w:rsidR="00000000" w:rsidDel="00000000" w:rsidP="00000000" w:rsidRDefault="00000000" w:rsidRPr="00000000" w14:paraId="000007ED">
            <w:pPr>
              <w:rPr/>
            </w:pPr>
            <w:r w:rsidDel="00000000" w:rsidR="00000000" w:rsidRPr="00000000">
              <w:rPr>
                <w:rtl w:val="0"/>
              </w:rPr>
              <w:t xml:space="preserve">6.35</w:t>
            </w:r>
          </w:p>
        </w:tc>
      </w:tr>
      <w:tr>
        <w:trPr>
          <w:cantSplit w:val="0"/>
          <w:tblHeader w:val="0"/>
        </w:trPr>
        <w:tc>
          <w:tcPr/>
          <w:p w:rsidR="00000000" w:rsidDel="00000000" w:rsidP="00000000" w:rsidRDefault="00000000" w:rsidRPr="00000000" w14:paraId="000007EE">
            <w:pPr>
              <w:rPr>
                <w:rFonts w:ascii="Courier New" w:cs="Courier New" w:eastAsia="Courier New" w:hAnsi="Courier New"/>
              </w:rPr>
            </w:pPr>
            <w:r w:rsidDel="00000000" w:rsidR="00000000" w:rsidRPr="00000000">
              <w:rPr>
                <w:rFonts w:ascii="Courier New" w:cs="Courier New" w:eastAsia="Courier New" w:hAnsi="Courier New"/>
                <w:rtl w:val="0"/>
              </w:rPr>
              <w:t xml:space="preserve">rearWheelOffset†</w:t>
            </w:r>
          </w:p>
        </w:tc>
        <w:tc>
          <w:tcPr/>
          <w:p w:rsidR="00000000" w:rsidDel="00000000" w:rsidP="00000000" w:rsidRDefault="00000000" w:rsidRPr="00000000" w14:paraId="000007EF">
            <w:pPr>
              <w:rPr/>
            </w:pPr>
            <w:r w:rsidDel="00000000" w:rsidR="00000000" w:rsidRPr="00000000">
              <w:rPr>
                <w:rtl w:val="0"/>
              </w:rPr>
              <w:t xml:space="preserve">decimal</w:t>
            </w:r>
          </w:p>
        </w:tc>
        <w:tc>
          <w:tcPr/>
          <w:p w:rsidR="00000000" w:rsidDel="00000000" w:rsidP="00000000" w:rsidRDefault="00000000" w:rsidRPr="00000000" w14:paraId="000007F0">
            <w:pPr>
              <w:rPr/>
            </w:pPr>
            <w:r w:rsidDel="00000000" w:rsidR="00000000" w:rsidRPr="00000000">
              <w:rPr>
                <w:rtl w:val="0"/>
              </w:rPr>
              <w:t xml:space="preserve">Rear wheel pivot point center-line offset measured from the rear of the above length</w:t>
            </w:r>
          </w:p>
        </w:tc>
        <w:tc>
          <w:tcPr/>
          <w:p w:rsidR="00000000" w:rsidDel="00000000" w:rsidP="00000000" w:rsidRDefault="00000000" w:rsidRPr="00000000" w14:paraId="000007F1">
            <w:pPr>
              <w:rPr/>
            </w:pPr>
            <w:r w:rsidDel="00000000" w:rsidR="00000000" w:rsidRPr="00000000">
              <w:rPr>
                <w:rtl w:val="0"/>
              </w:rPr>
              <w:t xml:space="preserve">meters</w:t>
            </w:r>
          </w:p>
        </w:tc>
        <w:tc>
          <w:tcPr/>
          <w:p w:rsidR="00000000" w:rsidDel="00000000" w:rsidP="00000000" w:rsidRDefault="00000000" w:rsidRPr="00000000" w14:paraId="000007F2">
            <w:pPr>
              <w:rPr/>
            </w:pPr>
            <w:r w:rsidDel="00000000" w:rsidR="00000000" w:rsidRPr="00000000">
              <w:rPr>
                <w:rtl w:val="0"/>
              </w:rPr>
              <w:t xml:space="preserve">-20.47</w:t>
            </w:r>
          </w:p>
        </w:tc>
        <w:tc>
          <w:tcPr/>
          <w:p w:rsidR="00000000" w:rsidDel="00000000" w:rsidP="00000000" w:rsidRDefault="00000000" w:rsidRPr="00000000" w14:paraId="000007F3">
            <w:pPr>
              <w:rPr/>
            </w:pPr>
            <w:r w:rsidDel="00000000" w:rsidR="00000000" w:rsidRPr="00000000">
              <w:rPr>
                <w:rtl w:val="0"/>
              </w:rPr>
              <w:t xml:space="preserve">+20.47</w:t>
            </w:r>
          </w:p>
        </w:tc>
      </w:tr>
      <w:tr>
        <w:trPr>
          <w:cantSplit w:val="0"/>
          <w:tblHeader w:val="0"/>
        </w:trPr>
        <w:tc>
          <w:tcPr/>
          <w:p w:rsidR="00000000" w:rsidDel="00000000" w:rsidP="00000000" w:rsidRDefault="00000000" w:rsidRPr="00000000" w14:paraId="000007F4">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elevationOffset†</w:t>
            </w:r>
          </w:p>
        </w:tc>
        <w:tc>
          <w:tcPr/>
          <w:p w:rsidR="00000000" w:rsidDel="00000000" w:rsidP="00000000" w:rsidRDefault="00000000" w:rsidRPr="00000000" w14:paraId="000007F5">
            <w:pPr>
              <w:rPr/>
            </w:pPr>
            <w:r w:rsidDel="00000000" w:rsidR="00000000" w:rsidRPr="00000000">
              <w:rPr>
                <w:rtl w:val="0"/>
              </w:rPr>
              <w:t xml:space="preserve">decimal</w:t>
            </w:r>
          </w:p>
        </w:tc>
        <w:tc>
          <w:tcPr/>
          <w:p w:rsidR="00000000" w:rsidDel="00000000" w:rsidP="00000000" w:rsidRDefault="00000000" w:rsidRPr="00000000" w14:paraId="000007F6">
            <w:pPr>
              <w:rPr/>
            </w:pPr>
            <w:r w:rsidDel="00000000" w:rsidR="00000000" w:rsidRPr="00000000">
              <w:rPr>
                <w:rtl w:val="0"/>
              </w:rPr>
              <w:t xml:space="preserve">Current Position relative to the hauling Vehicle – z-axis offset</w:t>
            </w:r>
          </w:p>
        </w:tc>
        <w:tc>
          <w:tcPr/>
          <w:p w:rsidR="00000000" w:rsidDel="00000000" w:rsidP="00000000" w:rsidRDefault="00000000" w:rsidRPr="00000000" w14:paraId="000007F7">
            <w:pPr>
              <w:rPr/>
            </w:pPr>
            <w:r w:rsidDel="00000000" w:rsidR="00000000" w:rsidRPr="00000000">
              <w:rPr>
                <w:rtl w:val="0"/>
              </w:rPr>
              <w:t xml:space="preserve">meters</w:t>
            </w:r>
          </w:p>
        </w:tc>
        <w:tc>
          <w:tcPr/>
          <w:p w:rsidR="00000000" w:rsidDel="00000000" w:rsidP="00000000" w:rsidRDefault="00000000" w:rsidRPr="00000000" w14:paraId="000007F8">
            <w:pPr>
              <w:rPr/>
            </w:pPr>
            <w:r w:rsidDel="00000000" w:rsidR="00000000" w:rsidRPr="00000000">
              <w:rPr>
                <w:rtl w:val="0"/>
              </w:rPr>
              <w:t xml:space="preserve">-6.3</w:t>
            </w:r>
          </w:p>
        </w:tc>
        <w:tc>
          <w:tcPr/>
          <w:p w:rsidR="00000000" w:rsidDel="00000000" w:rsidP="00000000" w:rsidRDefault="00000000" w:rsidRPr="00000000" w14:paraId="000007F9">
            <w:pPr>
              <w:rPr/>
            </w:pPr>
            <w:r w:rsidDel="00000000" w:rsidR="00000000" w:rsidRPr="00000000">
              <w:rPr>
                <w:rtl w:val="0"/>
              </w:rPr>
              <w:t xml:space="preserve">+6.3</w:t>
            </w:r>
          </w:p>
        </w:tc>
      </w:tr>
    </w:tbl>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50 - J2735TrailerUnitDescription (2)</w:t>
      </w:r>
    </w:p>
    <w:p w:rsidR="00000000" w:rsidDel="00000000" w:rsidP="00000000" w:rsidRDefault="00000000" w:rsidRPr="00000000" w14:paraId="000007FB">
      <w:pPr>
        <w:pStyle w:val="Heading2"/>
        <w:numPr>
          <w:ilvl w:val="1"/>
          <w:numId w:val="12"/>
        </w:numPr>
        <w:ind w:left="576" w:hanging="576"/>
        <w:rPr/>
      </w:pPr>
      <w:bookmarkStart w:colFirst="0" w:colLast="0" w:name="_heading=h.1664s55" w:id="65"/>
      <w:bookmarkEnd w:id="65"/>
      <w:r w:rsidDel="00000000" w:rsidR="00000000" w:rsidRPr="00000000">
        <w:rPr>
          <w:rtl w:val="0"/>
        </w:rPr>
        <w:t xml:space="preserve">J2735BumperHeights</w:t>
      </w:r>
    </w:p>
    <w:p w:rsidR="00000000" w:rsidDel="00000000" w:rsidP="00000000" w:rsidRDefault="00000000" w:rsidRPr="00000000" w14:paraId="000007FC">
      <w:pPr>
        <w:rPr/>
      </w:pPr>
      <w:r w:rsidDel="00000000" w:rsidR="00000000" w:rsidRPr="00000000">
        <w:rPr>
          <w:rtl w:val="0"/>
        </w:rPr>
        <w:t xml:space="preserve">The J2735BumperHeights data frame conveys the height of the front and rear bumper of the vehicle or object (can also be used with trailers).</w:t>
      </w:r>
    </w:p>
    <w:tbl>
      <w:tblPr>
        <w:tblStyle w:val="Table65"/>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422"/>
        <w:gridCol w:w="2439"/>
        <w:gridCol w:w="1640"/>
        <w:gridCol w:w="1339"/>
        <w:gridCol w:w="1255"/>
        <w:gridCol w:w="1255"/>
        <w:tblGridChange w:id="0">
          <w:tblGrid>
            <w:gridCol w:w="1422"/>
            <w:gridCol w:w="2439"/>
            <w:gridCol w:w="1640"/>
            <w:gridCol w:w="1339"/>
            <w:gridCol w:w="1255"/>
            <w:gridCol w:w="1255"/>
          </w:tblGrid>
        </w:tblGridChange>
      </w:tblGrid>
      <w:tr>
        <w:trPr>
          <w:cantSplit w:val="0"/>
          <w:tblHeader w:val="0"/>
        </w:trPr>
        <w:tc>
          <w:tcPr/>
          <w:p w:rsidR="00000000" w:rsidDel="00000000" w:rsidP="00000000" w:rsidRDefault="00000000" w:rsidRPr="00000000" w14:paraId="000007FD">
            <w:pPr>
              <w:rPr>
                <w:b w:val="1"/>
              </w:rPr>
            </w:pPr>
            <w:r w:rsidDel="00000000" w:rsidR="00000000" w:rsidRPr="00000000">
              <w:rPr>
                <w:b w:val="1"/>
                <w:rtl w:val="0"/>
              </w:rPr>
              <w:t xml:space="preserve">Name</w:t>
            </w:r>
          </w:p>
        </w:tc>
        <w:tc>
          <w:tcPr/>
          <w:p w:rsidR="00000000" w:rsidDel="00000000" w:rsidP="00000000" w:rsidRDefault="00000000" w:rsidRPr="00000000" w14:paraId="000007FE">
            <w:pPr>
              <w:rPr>
                <w:b w:val="1"/>
              </w:rPr>
            </w:pPr>
            <w:r w:rsidDel="00000000" w:rsidR="00000000" w:rsidRPr="00000000">
              <w:rPr>
                <w:b w:val="1"/>
                <w:rtl w:val="0"/>
              </w:rPr>
              <w:t xml:space="preserve">Type</w:t>
            </w:r>
          </w:p>
        </w:tc>
        <w:tc>
          <w:tcPr/>
          <w:p w:rsidR="00000000" w:rsidDel="00000000" w:rsidP="00000000" w:rsidRDefault="00000000" w:rsidRPr="00000000" w14:paraId="000007FF">
            <w:pPr>
              <w:rPr>
                <w:b w:val="1"/>
              </w:rPr>
            </w:pPr>
            <w:r w:rsidDel="00000000" w:rsidR="00000000" w:rsidRPr="00000000">
              <w:rPr>
                <w:b w:val="1"/>
                <w:rtl w:val="0"/>
              </w:rPr>
              <w:t xml:space="preserve">Description</w:t>
            </w:r>
          </w:p>
        </w:tc>
        <w:tc>
          <w:tcPr/>
          <w:p w:rsidR="00000000" w:rsidDel="00000000" w:rsidP="00000000" w:rsidRDefault="00000000" w:rsidRPr="00000000" w14:paraId="00000800">
            <w:pPr>
              <w:rPr>
                <w:b w:val="1"/>
              </w:rPr>
            </w:pPr>
            <w:r w:rsidDel="00000000" w:rsidR="00000000" w:rsidRPr="00000000">
              <w:rPr>
                <w:b w:val="1"/>
                <w:rtl w:val="0"/>
              </w:rPr>
              <w:t xml:space="preserve">Units</w:t>
            </w:r>
          </w:p>
        </w:tc>
        <w:tc>
          <w:tcPr/>
          <w:p w:rsidR="00000000" w:rsidDel="00000000" w:rsidP="00000000" w:rsidRDefault="00000000" w:rsidRPr="00000000" w14:paraId="00000801">
            <w:pPr>
              <w:rPr>
                <w:b w:val="1"/>
              </w:rPr>
            </w:pPr>
            <w:r w:rsidDel="00000000" w:rsidR="00000000" w:rsidRPr="00000000">
              <w:rPr>
                <w:b w:val="1"/>
                <w:rtl w:val="0"/>
              </w:rPr>
              <w:t xml:space="preserve">Valid Min</w:t>
            </w:r>
          </w:p>
        </w:tc>
        <w:tc>
          <w:tcPr/>
          <w:p w:rsidR="00000000" w:rsidDel="00000000" w:rsidP="00000000" w:rsidRDefault="00000000" w:rsidRPr="00000000" w14:paraId="00000802">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803">
            <w:pPr>
              <w:rPr>
                <w:rFonts w:ascii="Courier New" w:cs="Courier New" w:eastAsia="Courier New" w:hAnsi="Courier New"/>
              </w:rPr>
            </w:pPr>
            <w:r w:rsidDel="00000000" w:rsidR="00000000" w:rsidRPr="00000000">
              <w:rPr>
                <w:rFonts w:ascii="Courier New" w:cs="Courier New" w:eastAsia="Courier New" w:hAnsi="Courier New"/>
                <w:rtl w:val="0"/>
              </w:rPr>
              <w:t xml:space="preserve">front†</w:t>
            </w:r>
          </w:p>
        </w:tc>
        <w:tc>
          <w:tcPr/>
          <w:p w:rsidR="00000000" w:rsidDel="00000000" w:rsidP="00000000" w:rsidRDefault="00000000" w:rsidRPr="00000000" w14:paraId="00000804">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05">
            <w:pPr>
              <w:rPr/>
            </w:pPr>
            <w:r w:rsidDel="00000000" w:rsidR="00000000" w:rsidRPr="00000000">
              <w:rPr>
                <w:rtl w:val="0"/>
              </w:rPr>
              <w:t xml:space="preserve">The height of the front bumper from ground surface.</w:t>
            </w:r>
          </w:p>
        </w:tc>
        <w:tc>
          <w:tcPr/>
          <w:p w:rsidR="00000000" w:rsidDel="00000000" w:rsidP="00000000" w:rsidRDefault="00000000" w:rsidRPr="00000000" w14:paraId="00000806">
            <w:pPr>
              <w:rPr/>
            </w:pPr>
            <w:r w:rsidDel="00000000" w:rsidR="00000000" w:rsidRPr="00000000">
              <w:rPr>
                <w:rtl w:val="0"/>
              </w:rPr>
              <w:t xml:space="preserve">meters</w:t>
            </w:r>
          </w:p>
        </w:tc>
        <w:tc>
          <w:tcPr/>
          <w:p w:rsidR="00000000" w:rsidDel="00000000" w:rsidP="00000000" w:rsidRDefault="00000000" w:rsidRPr="00000000" w14:paraId="00000807">
            <w:pPr>
              <w:rPr/>
            </w:pPr>
            <w:r w:rsidDel="00000000" w:rsidR="00000000" w:rsidRPr="00000000">
              <w:rPr>
                <w:rtl w:val="0"/>
              </w:rPr>
              <w:t xml:space="preserve">0.00</w:t>
            </w:r>
          </w:p>
        </w:tc>
        <w:tc>
          <w:tcPr/>
          <w:p w:rsidR="00000000" w:rsidDel="00000000" w:rsidP="00000000" w:rsidRDefault="00000000" w:rsidRPr="00000000" w14:paraId="00000808">
            <w:pPr>
              <w:rPr/>
            </w:pPr>
            <w:r w:rsidDel="00000000" w:rsidR="00000000" w:rsidRPr="00000000">
              <w:rPr>
                <w:rtl w:val="0"/>
              </w:rPr>
              <w:t xml:space="preserve">1.27</w:t>
            </w:r>
          </w:p>
        </w:tc>
      </w:tr>
      <w:tr>
        <w:trPr>
          <w:cantSplit w:val="0"/>
          <w:tblHeader w:val="0"/>
        </w:trPr>
        <w:tc>
          <w:tcPr/>
          <w:p w:rsidR="00000000" w:rsidDel="00000000" w:rsidP="00000000" w:rsidRDefault="00000000" w:rsidRPr="00000000" w14:paraId="00000809">
            <w:pPr>
              <w:rPr>
                <w:rFonts w:ascii="Courier New" w:cs="Courier New" w:eastAsia="Courier New" w:hAnsi="Courier New"/>
              </w:rPr>
            </w:pPr>
            <w:r w:rsidDel="00000000" w:rsidR="00000000" w:rsidRPr="00000000">
              <w:rPr>
                <w:rFonts w:ascii="Courier New" w:cs="Courier New" w:eastAsia="Courier New" w:hAnsi="Courier New"/>
                <w:rtl w:val="0"/>
              </w:rPr>
              <w:t xml:space="preserve">rear†</w:t>
            </w:r>
          </w:p>
        </w:tc>
        <w:tc>
          <w:tcPr/>
          <w:p w:rsidR="00000000" w:rsidDel="00000000" w:rsidP="00000000" w:rsidRDefault="00000000" w:rsidRPr="00000000" w14:paraId="0000080A">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0B">
            <w:pPr>
              <w:rPr/>
            </w:pPr>
            <w:r w:rsidDel="00000000" w:rsidR="00000000" w:rsidRPr="00000000">
              <w:rPr>
                <w:rtl w:val="0"/>
              </w:rPr>
              <w:t xml:space="preserve">The height of the rear bumper from ground surface.</w:t>
            </w:r>
          </w:p>
        </w:tc>
        <w:tc>
          <w:tcPr/>
          <w:p w:rsidR="00000000" w:rsidDel="00000000" w:rsidP="00000000" w:rsidRDefault="00000000" w:rsidRPr="00000000" w14:paraId="0000080C">
            <w:pPr>
              <w:rPr/>
            </w:pPr>
            <w:r w:rsidDel="00000000" w:rsidR="00000000" w:rsidRPr="00000000">
              <w:rPr>
                <w:rtl w:val="0"/>
              </w:rPr>
              <w:t xml:space="preserve">meters</w:t>
            </w:r>
          </w:p>
        </w:tc>
        <w:tc>
          <w:tcPr/>
          <w:p w:rsidR="00000000" w:rsidDel="00000000" w:rsidP="00000000" w:rsidRDefault="00000000" w:rsidRPr="00000000" w14:paraId="0000080D">
            <w:pPr>
              <w:rPr/>
            </w:pPr>
            <w:r w:rsidDel="00000000" w:rsidR="00000000" w:rsidRPr="00000000">
              <w:rPr>
                <w:rtl w:val="0"/>
              </w:rPr>
              <w:t xml:space="preserve">0.00</w:t>
            </w:r>
          </w:p>
        </w:tc>
        <w:tc>
          <w:tcPr/>
          <w:p w:rsidR="00000000" w:rsidDel="00000000" w:rsidP="00000000" w:rsidRDefault="00000000" w:rsidRPr="00000000" w14:paraId="0000080E">
            <w:pPr>
              <w:keepNext w:val="1"/>
              <w:rPr/>
            </w:pPr>
            <w:r w:rsidDel="00000000" w:rsidR="00000000" w:rsidRPr="00000000">
              <w:rPr>
                <w:rtl w:val="0"/>
              </w:rPr>
              <w:t xml:space="preserve">1.27</w:t>
            </w:r>
          </w:p>
        </w:tc>
      </w:tr>
    </w:tbl>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51 - J2735BumperHeights</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pStyle w:val="Heading2"/>
        <w:numPr>
          <w:ilvl w:val="1"/>
          <w:numId w:val="12"/>
        </w:numPr>
        <w:ind w:left="576" w:hanging="576"/>
        <w:rPr/>
      </w:pPr>
      <w:bookmarkStart w:colFirst="0" w:colLast="0" w:name="_heading=h.3q5sasy" w:id="66"/>
      <w:bookmarkEnd w:id="66"/>
      <w:r w:rsidDel="00000000" w:rsidR="00000000" w:rsidRPr="00000000">
        <w:rPr>
          <w:rtl w:val="0"/>
        </w:rPr>
        <w:t xml:space="preserve">J2735TrailerHistoryPoint</w:t>
      </w:r>
    </w:p>
    <w:p w:rsidR="00000000" w:rsidDel="00000000" w:rsidP="00000000" w:rsidRDefault="00000000" w:rsidRPr="00000000" w14:paraId="00000812">
      <w:pPr>
        <w:rPr/>
      </w:pPr>
      <w:r w:rsidDel="00000000" w:rsidR="00000000" w:rsidRPr="00000000">
        <w:rPr>
          <w:rtl w:val="0"/>
        </w:rPr>
        <w:t xml:space="preserve">The J2735TrailerHistoryPoint data frame contains a single position point for a trailer, expressed relative to the vehicle’s BSM positional estimate at the same point in time.</w:t>
      </w:r>
    </w:p>
    <w:tbl>
      <w:tblPr>
        <w:tblStyle w:val="Table66"/>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329"/>
        <w:gridCol w:w="1981"/>
        <w:gridCol w:w="1497"/>
        <w:gridCol w:w="1214"/>
        <w:gridCol w:w="1038"/>
        <w:gridCol w:w="1291"/>
        <w:tblGridChange w:id="0">
          <w:tblGrid>
            <w:gridCol w:w="2329"/>
            <w:gridCol w:w="1981"/>
            <w:gridCol w:w="1497"/>
            <w:gridCol w:w="1214"/>
            <w:gridCol w:w="1038"/>
            <w:gridCol w:w="1291"/>
          </w:tblGrid>
        </w:tblGridChange>
      </w:tblGrid>
      <w:tr>
        <w:trPr>
          <w:cantSplit w:val="0"/>
          <w:tblHeader w:val="0"/>
        </w:trPr>
        <w:tc>
          <w:tcPr/>
          <w:p w:rsidR="00000000" w:rsidDel="00000000" w:rsidP="00000000" w:rsidRDefault="00000000" w:rsidRPr="00000000" w14:paraId="00000813">
            <w:pPr>
              <w:rPr>
                <w:b w:val="1"/>
              </w:rPr>
            </w:pPr>
            <w:r w:rsidDel="00000000" w:rsidR="00000000" w:rsidRPr="00000000">
              <w:rPr>
                <w:b w:val="1"/>
                <w:rtl w:val="0"/>
              </w:rPr>
              <w:t xml:space="preserve">Name</w:t>
            </w:r>
          </w:p>
        </w:tc>
        <w:tc>
          <w:tcPr/>
          <w:p w:rsidR="00000000" w:rsidDel="00000000" w:rsidP="00000000" w:rsidRDefault="00000000" w:rsidRPr="00000000" w14:paraId="00000814">
            <w:pPr>
              <w:rPr>
                <w:b w:val="1"/>
              </w:rPr>
            </w:pPr>
            <w:r w:rsidDel="00000000" w:rsidR="00000000" w:rsidRPr="00000000">
              <w:rPr>
                <w:b w:val="1"/>
                <w:rtl w:val="0"/>
              </w:rPr>
              <w:t xml:space="preserve">Type</w:t>
            </w:r>
          </w:p>
        </w:tc>
        <w:tc>
          <w:tcPr/>
          <w:p w:rsidR="00000000" w:rsidDel="00000000" w:rsidP="00000000" w:rsidRDefault="00000000" w:rsidRPr="00000000" w14:paraId="00000815">
            <w:pPr>
              <w:rPr>
                <w:b w:val="1"/>
              </w:rPr>
            </w:pPr>
            <w:r w:rsidDel="00000000" w:rsidR="00000000" w:rsidRPr="00000000">
              <w:rPr>
                <w:b w:val="1"/>
                <w:rtl w:val="0"/>
              </w:rPr>
              <w:t xml:space="preserve">Description</w:t>
            </w:r>
          </w:p>
        </w:tc>
        <w:tc>
          <w:tcPr/>
          <w:p w:rsidR="00000000" w:rsidDel="00000000" w:rsidP="00000000" w:rsidRDefault="00000000" w:rsidRPr="00000000" w14:paraId="00000816">
            <w:pPr>
              <w:rPr>
                <w:b w:val="1"/>
              </w:rPr>
            </w:pPr>
            <w:r w:rsidDel="00000000" w:rsidR="00000000" w:rsidRPr="00000000">
              <w:rPr>
                <w:b w:val="1"/>
                <w:rtl w:val="0"/>
              </w:rPr>
              <w:t xml:space="preserve">Units</w:t>
            </w:r>
          </w:p>
        </w:tc>
        <w:tc>
          <w:tcPr/>
          <w:p w:rsidR="00000000" w:rsidDel="00000000" w:rsidP="00000000" w:rsidRDefault="00000000" w:rsidRPr="00000000" w14:paraId="00000817">
            <w:pPr>
              <w:rPr>
                <w:b w:val="1"/>
              </w:rPr>
            </w:pPr>
            <w:r w:rsidDel="00000000" w:rsidR="00000000" w:rsidRPr="00000000">
              <w:rPr>
                <w:b w:val="1"/>
                <w:rtl w:val="0"/>
              </w:rPr>
              <w:t xml:space="preserve">Valid Min</w:t>
            </w:r>
          </w:p>
        </w:tc>
        <w:tc>
          <w:tcPr/>
          <w:p w:rsidR="00000000" w:rsidDel="00000000" w:rsidP="00000000" w:rsidRDefault="00000000" w:rsidRPr="00000000" w14:paraId="00000818">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819">
            <w:pPr>
              <w:rPr>
                <w:rFonts w:ascii="Courier New" w:cs="Courier New" w:eastAsia="Courier New" w:hAnsi="Courier New"/>
              </w:rPr>
            </w:pPr>
            <w:r w:rsidDel="00000000" w:rsidR="00000000" w:rsidRPr="00000000">
              <w:rPr>
                <w:rFonts w:ascii="Courier New" w:cs="Courier New" w:eastAsia="Courier New" w:hAnsi="Courier New"/>
                <w:rtl w:val="0"/>
              </w:rPr>
              <w:t xml:space="preserve">pivotAngle†</w:t>
            </w:r>
          </w:p>
        </w:tc>
        <w:tc>
          <w:tcPr/>
          <w:p w:rsidR="00000000" w:rsidDel="00000000" w:rsidP="00000000" w:rsidRDefault="00000000" w:rsidRPr="00000000" w14:paraId="0000081A">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1B">
            <w:pPr>
              <w:rPr/>
            </w:pPr>
            <w:r w:rsidDel="00000000" w:rsidR="00000000" w:rsidRPr="00000000">
              <w:rPr>
                <w:rtl w:val="0"/>
              </w:rPr>
              <w:t xml:space="preserve">Angle with respect to the lead unit</w:t>
            </w:r>
          </w:p>
        </w:tc>
        <w:tc>
          <w:tcPr/>
          <w:p w:rsidR="00000000" w:rsidDel="00000000" w:rsidP="00000000" w:rsidRDefault="00000000" w:rsidRPr="00000000" w14:paraId="0000081C">
            <w:pPr>
              <w:rPr/>
            </w:pPr>
            <w:r w:rsidDel="00000000" w:rsidR="00000000" w:rsidRPr="00000000">
              <w:rPr>
                <w:rtl w:val="0"/>
              </w:rPr>
              <w:t xml:space="preserve">degrees</w:t>
            </w:r>
          </w:p>
        </w:tc>
        <w:tc>
          <w:tcPr/>
          <w:p w:rsidR="00000000" w:rsidDel="00000000" w:rsidP="00000000" w:rsidRDefault="00000000" w:rsidRPr="00000000" w14:paraId="0000081D">
            <w:pPr>
              <w:rPr/>
            </w:pPr>
            <w:r w:rsidDel="00000000" w:rsidR="00000000" w:rsidRPr="00000000">
              <w:rPr>
                <w:rtl w:val="0"/>
              </w:rPr>
              <w:t xml:space="preserve">0</w:t>
            </w:r>
          </w:p>
        </w:tc>
        <w:tc>
          <w:tcPr/>
          <w:p w:rsidR="00000000" w:rsidDel="00000000" w:rsidP="00000000" w:rsidRDefault="00000000" w:rsidRPr="00000000" w14:paraId="0000081E">
            <w:pPr>
              <w:rPr/>
            </w:pPr>
            <w:r w:rsidDel="00000000" w:rsidR="00000000" w:rsidRPr="00000000">
              <w:rPr>
                <w:rtl w:val="0"/>
              </w:rPr>
              <w:t xml:space="preserve">359.9875</w:t>
            </w:r>
          </w:p>
        </w:tc>
      </w:tr>
      <w:tr>
        <w:trPr>
          <w:cantSplit w:val="0"/>
          <w:tblHeader w:val="0"/>
        </w:trPr>
        <w:tc>
          <w:tcPr/>
          <w:p w:rsidR="00000000" w:rsidDel="00000000" w:rsidP="00000000" w:rsidRDefault="00000000" w:rsidRPr="00000000" w14:paraId="0000081F">
            <w:pPr>
              <w:rPr>
                <w:rFonts w:ascii="Courier New" w:cs="Courier New" w:eastAsia="Courier New" w:hAnsi="Courier New"/>
              </w:rPr>
            </w:pPr>
            <w:r w:rsidDel="00000000" w:rsidR="00000000" w:rsidRPr="00000000">
              <w:rPr>
                <w:rFonts w:ascii="Courier New" w:cs="Courier New" w:eastAsia="Courier New" w:hAnsi="Courier New"/>
                <w:rtl w:val="0"/>
              </w:rPr>
              <w:t xml:space="preserve">timeOffset†</w:t>
            </w:r>
          </w:p>
        </w:tc>
        <w:tc>
          <w:tcPr/>
          <w:p w:rsidR="00000000" w:rsidDel="00000000" w:rsidP="00000000" w:rsidRDefault="00000000" w:rsidRPr="00000000" w14:paraId="00000820">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21">
            <w:pPr>
              <w:rPr/>
            </w:pPr>
            <w:r w:rsidDel="00000000" w:rsidR="00000000" w:rsidRPr="00000000">
              <w:rPr>
                <w:rtl w:val="0"/>
              </w:rPr>
              <w:t xml:space="preserve">offset backwards in time</w:t>
            </w:r>
          </w:p>
        </w:tc>
        <w:tc>
          <w:tcPr/>
          <w:p w:rsidR="00000000" w:rsidDel="00000000" w:rsidP="00000000" w:rsidRDefault="00000000" w:rsidRPr="00000000" w14:paraId="00000822">
            <w:pPr>
              <w:rPr/>
            </w:pPr>
            <w:r w:rsidDel="00000000" w:rsidR="00000000" w:rsidRPr="00000000">
              <w:rPr>
                <w:rtl w:val="0"/>
              </w:rPr>
              <w:t xml:space="preserve">seconds</w:t>
            </w:r>
          </w:p>
        </w:tc>
        <w:tc>
          <w:tcPr/>
          <w:p w:rsidR="00000000" w:rsidDel="00000000" w:rsidP="00000000" w:rsidRDefault="00000000" w:rsidRPr="00000000" w14:paraId="00000823">
            <w:pPr>
              <w:rPr/>
            </w:pPr>
            <w:r w:rsidDel="00000000" w:rsidR="00000000" w:rsidRPr="00000000">
              <w:rPr>
                <w:rtl w:val="0"/>
              </w:rPr>
              <w:t xml:space="preserve">0</w:t>
            </w:r>
          </w:p>
        </w:tc>
        <w:tc>
          <w:tcPr/>
          <w:p w:rsidR="00000000" w:rsidDel="00000000" w:rsidP="00000000" w:rsidRDefault="00000000" w:rsidRPr="00000000" w14:paraId="00000824">
            <w:pPr>
              <w:rPr/>
            </w:pPr>
            <w:r w:rsidDel="00000000" w:rsidR="00000000" w:rsidRPr="00000000">
              <w:rPr>
                <w:rtl w:val="0"/>
              </w:rPr>
              <w:t xml:space="preserve">655.34</w:t>
            </w:r>
          </w:p>
        </w:tc>
      </w:tr>
      <w:tr>
        <w:trPr>
          <w:cantSplit w:val="0"/>
          <w:tblHeader w:val="0"/>
        </w:trPr>
        <w:tc>
          <w:tcPr/>
          <w:p w:rsidR="00000000" w:rsidDel="00000000" w:rsidP="00000000" w:rsidRDefault="00000000" w:rsidRPr="00000000" w14:paraId="00000825">
            <w:pPr>
              <w:rPr>
                <w:rFonts w:ascii="Courier New" w:cs="Courier New" w:eastAsia="Courier New" w:hAnsi="Courier New"/>
              </w:rPr>
            </w:pPr>
            <w:r w:rsidDel="00000000" w:rsidR="00000000" w:rsidRPr="00000000">
              <w:rPr>
                <w:rFonts w:ascii="Courier New" w:cs="Courier New" w:eastAsia="Courier New" w:hAnsi="Courier New"/>
                <w:rtl w:val="0"/>
              </w:rPr>
              <w:t xml:space="preserve">positionOffset</w:t>
            </w:r>
          </w:p>
        </w:tc>
        <w:tc>
          <w:tcPr/>
          <w:p w:rsidR="00000000" w:rsidDel="00000000" w:rsidP="00000000" w:rsidRDefault="00000000" w:rsidRPr="00000000" w14:paraId="00000826">
            <w:pPr>
              <w:rPr/>
            </w:pPr>
            <w:hyperlink w:anchor="_heading=h.25b2l0r">
              <w:r w:rsidDel="00000000" w:rsidR="00000000" w:rsidRPr="00000000">
                <w:rPr>
                  <w:color w:val="0563c1"/>
                  <w:u w:val="single"/>
                  <w:rtl w:val="0"/>
                </w:rPr>
                <w:t xml:space="preserve">J2735Node_XY</w:t>
              </w:r>
            </w:hyperlink>
            <w:r w:rsidDel="00000000" w:rsidR="00000000" w:rsidRPr="00000000">
              <w:rPr>
                <w:rtl w:val="0"/>
              </w:rPr>
            </w:r>
          </w:p>
        </w:tc>
        <w:tc>
          <w:tcPr/>
          <w:p w:rsidR="00000000" w:rsidDel="00000000" w:rsidP="00000000" w:rsidRDefault="00000000" w:rsidRPr="00000000" w14:paraId="00000827">
            <w:pPr>
              <w:rPr/>
            </w:pPr>
            <w:r w:rsidDel="00000000" w:rsidR="00000000" w:rsidRPr="00000000">
              <w:rPr>
                <w:rtl w:val="0"/>
              </w:rPr>
              <w:t xml:space="preserve">Current Position relative to the hauling Vehicle – x-y axis offset</w:t>
            </w:r>
          </w:p>
        </w:tc>
        <w:tc>
          <w:tcPr/>
          <w:p w:rsidR="00000000" w:rsidDel="00000000" w:rsidP="00000000" w:rsidRDefault="00000000" w:rsidRPr="00000000" w14:paraId="00000828">
            <w:pPr>
              <w:rPr/>
            </w:pPr>
            <w:r w:rsidDel="00000000" w:rsidR="00000000" w:rsidRPr="00000000">
              <w:rPr>
                <w:rtl w:val="0"/>
              </w:rPr>
              <w:t xml:space="preserve">N/A</w:t>
            </w:r>
          </w:p>
        </w:tc>
        <w:tc>
          <w:tcPr/>
          <w:p w:rsidR="00000000" w:rsidDel="00000000" w:rsidP="00000000" w:rsidRDefault="00000000" w:rsidRPr="00000000" w14:paraId="00000829">
            <w:pPr>
              <w:rPr/>
            </w:pPr>
            <w:r w:rsidDel="00000000" w:rsidR="00000000" w:rsidRPr="00000000">
              <w:rPr>
                <w:rtl w:val="0"/>
              </w:rPr>
              <w:t xml:space="preserve">N/A</w:t>
            </w:r>
          </w:p>
        </w:tc>
        <w:tc>
          <w:tcPr/>
          <w:p w:rsidR="00000000" w:rsidDel="00000000" w:rsidP="00000000" w:rsidRDefault="00000000" w:rsidRPr="00000000" w14:paraId="0000082A">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82B">
            <w:pPr>
              <w:rPr>
                <w:rFonts w:ascii="Courier New" w:cs="Courier New" w:eastAsia="Courier New" w:hAnsi="Courier New"/>
              </w:rPr>
            </w:pPr>
            <w:r w:rsidDel="00000000" w:rsidR="00000000" w:rsidRPr="00000000">
              <w:rPr>
                <w:rFonts w:ascii="Courier New" w:cs="Courier New" w:eastAsia="Courier New" w:hAnsi="Courier New"/>
                <w:rtl w:val="0"/>
              </w:rPr>
              <w:t xml:space="preserve">elevationOffset†</w:t>
            </w:r>
          </w:p>
        </w:tc>
        <w:tc>
          <w:tcPr/>
          <w:p w:rsidR="00000000" w:rsidDel="00000000" w:rsidP="00000000" w:rsidRDefault="00000000" w:rsidRPr="00000000" w14:paraId="0000082C">
            <w:pPr>
              <w:rPr/>
            </w:pPr>
            <w:r w:rsidDel="00000000" w:rsidR="00000000" w:rsidRPr="00000000">
              <w:rPr>
                <w:rtl w:val="0"/>
              </w:rPr>
              <w:t xml:space="preserve">decimal</w:t>
            </w:r>
          </w:p>
        </w:tc>
        <w:tc>
          <w:tcPr/>
          <w:p w:rsidR="00000000" w:rsidDel="00000000" w:rsidP="00000000" w:rsidRDefault="00000000" w:rsidRPr="00000000" w14:paraId="0000082D">
            <w:pPr>
              <w:rPr/>
            </w:pPr>
            <w:r w:rsidDel="00000000" w:rsidR="00000000" w:rsidRPr="00000000">
              <w:rPr>
                <w:rtl w:val="0"/>
              </w:rPr>
              <w:t xml:space="preserve">Current Position relative to the hauling Vehicle – z-axis offset</w:t>
            </w:r>
          </w:p>
        </w:tc>
        <w:tc>
          <w:tcPr/>
          <w:p w:rsidR="00000000" w:rsidDel="00000000" w:rsidP="00000000" w:rsidRDefault="00000000" w:rsidRPr="00000000" w14:paraId="0000082E">
            <w:pPr>
              <w:rPr/>
            </w:pPr>
            <w:r w:rsidDel="00000000" w:rsidR="00000000" w:rsidRPr="00000000">
              <w:rPr>
                <w:rtl w:val="0"/>
              </w:rPr>
              <w:t xml:space="preserve">meters</w:t>
            </w:r>
          </w:p>
        </w:tc>
        <w:tc>
          <w:tcPr/>
          <w:p w:rsidR="00000000" w:rsidDel="00000000" w:rsidP="00000000" w:rsidRDefault="00000000" w:rsidRPr="00000000" w14:paraId="0000082F">
            <w:pPr>
              <w:rPr/>
            </w:pPr>
            <w:r w:rsidDel="00000000" w:rsidR="00000000" w:rsidRPr="00000000">
              <w:rPr>
                <w:rtl w:val="0"/>
              </w:rPr>
              <w:t xml:space="preserve">-6.3</w:t>
            </w:r>
          </w:p>
        </w:tc>
        <w:tc>
          <w:tcPr/>
          <w:p w:rsidR="00000000" w:rsidDel="00000000" w:rsidP="00000000" w:rsidRDefault="00000000" w:rsidRPr="00000000" w14:paraId="00000830">
            <w:pPr>
              <w:rPr/>
            </w:pPr>
            <w:r w:rsidDel="00000000" w:rsidR="00000000" w:rsidRPr="00000000">
              <w:rPr>
                <w:rtl w:val="0"/>
              </w:rPr>
              <w:t xml:space="preserve">+6.3</w:t>
            </w:r>
          </w:p>
        </w:tc>
      </w:tr>
      <w:tr>
        <w:trPr>
          <w:cantSplit w:val="0"/>
          <w:tblHeader w:val="0"/>
        </w:trPr>
        <w:tc>
          <w:tcPr/>
          <w:p w:rsidR="00000000" w:rsidDel="00000000" w:rsidP="00000000" w:rsidRDefault="00000000" w:rsidRPr="00000000" w14:paraId="00000831">
            <w:pPr>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832">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33">
            <w:pPr>
              <w:rPr/>
            </w:pPr>
            <w:r w:rsidDel="00000000" w:rsidR="00000000" w:rsidRPr="00000000">
              <w:rPr>
                <w:rtl w:val="0"/>
              </w:rPr>
              <w:t xml:space="preserve">Overall coarse heading</w:t>
            </w:r>
          </w:p>
        </w:tc>
        <w:tc>
          <w:tcPr/>
          <w:p w:rsidR="00000000" w:rsidDel="00000000" w:rsidP="00000000" w:rsidRDefault="00000000" w:rsidRPr="00000000" w14:paraId="00000834">
            <w:pPr>
              <w:rPr/>
            </w:pPr>
            <w:r w:rsidDel="00000000" w:rsidR="00000000" w:rsidRPr="00000000">
              <w:rPr>
                <w:rtl w:val="0"/>
              </w:rPr>
              <w:t xml:space="preserve">degrees</w:t>
            </w:r>
          </w:p>
        </w:tc>
        <w:tc>
          <w:tcPr/>
          <w:p w:rsidR="00000000" w:rsidDel="00000000" w:rsidP="00000000" w:rsidRDefault="00000000" w:rsidRPr="00000000" w14:paraId="00000835">
            <w:pPr>
              <w:rPr/>
            </w:pPr>
            <w:r w:rsidDel="00000000" w:rsidR="00000000" w:rsidRPr="00000000">
              <w:rPr>
                <w:rtl w:val="0"/>
              </w:rPr>
              <w:t xml:space="preserve">0.0</w:t>
            </w:r>
          </w:p>
        </w:tc>
        <w:tc>
          <w:tcPr/>
          <w:p w:rsidR="00000000" w:rsidDel="00000000" w:rsidP="00000000" w:rsidRDefault="00000000" w:rsidRPr="00000000" w14:paraId="00000836">
            <w:pPr>
              <w:keepNext w:val="1"/>
              <w:rPr/>
            </w:pPr>
            <w:r w:rsidDel="00000000" w:rsidR="00000000" w:rsidRPr="00000000">
              <w:rPr>
                <w:rtl w:val="0"/>
              </w:rPr>
              <w:t xml:space="preserve">358.5</w:t>
            </w:r>
          </w:p>
        </w:tc>
      </w:tr>
    </w:tbl>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52 - J2735TrailerHistoryPoint</w:t>
      </w:r>
    </w:p>
    <w:p w:rsidR="00000000" w:rsidDel="00000000" w:rsidP="00000000" w:rsidRDefault="00000000" w:rsidRPr="00000000" w14:paraId="00000838">
      <w:pPr>
        <w:pStyle w:val="Heading2"/>
        <w:numPr>
          <w:ilvl w:val="1"/>
          <w:numId w:val="12"/>
        </w:numPr>
        <w:ind w:left="576" w:hanging="576"/>
        <w:rPr/>
      </w:pPr>
      <w:bookmarkStart w:colFirst="0" w:colLast="0" w:name="_heading=h.25b2l0r" w:id="67"/>
      <w:bookmarkEnd w:id="67"/>
      <w:r w:rsidDel="00000000" w:rsidR="00000000" w:rsidRPr="00000000">
        <w:rPr>
          <w:rtl w:val="0"/>
        </w:rPr>
        <w:t xml:space="preserve">J2735Node_XY</w:t>
      </w:r>
    </w:p>
    <w:p w:rsidR="00000000" w:rsidDel="00000000" w:rsidP="00000000" w:rsidRDefault="00000000" w:rsidRPr="00000000" w14:paraId="00000839">
      <w:pPr>
        <w:rPr/>
      </w:pPr>
      <w:r w:rsidDel="00000000" w:rsidR="00000000" w:rsidRPr="00000000">
        <w:rPr>
          <w:rtl w:val="0"/>
        </w:rPr>
        <w:t xml:space="preserve">The J2735Node_XY data frame represents offset values from the last point in X and Y.</w:t>
      </w:r>
    </w:p>
    <w:tbl>
      <w:tblPr>
        <w:tblStyle w:val="Table67"/>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361"/>
        <w:gridCol w:w="2428"/>
        <w:gridCol w:w="1636"/>
        <w:gridCol w:w="1335"/>
        <w:gridCol w:w="1268"/>
        <w:gridCol w:w="1322"/>
        <w:tblGridChange w:id="0">
          <w:tblGrid>
            <w:gridCol w:w="1361"/>
            <w:gridCol w:w="2428"/>
            <w:gridCol w:w="1636"/>
            <w:gridCol w:w="1335"/>
            <w:gridCol w:w="1268"/>
            <w:gridCol w:w="1322"/>
          </w:tblGrid>
        </w:tblGridChange>
      </w:tblGrid>
      <w:tr>
        <w:trPr>
          <w:cantSplit w:val="0"/>
          <w:tblHeader w:val="0"/>
        </w:trPr>
        <w:tc>
          <w:tcPr/>
          <w:p w:rsidR="00000000" w:rsidDel="00000000" w:rsidP="00000000" w:rsidRDefault="00000000" w:rsidRPr="00000000" w14:paraId="0000083A">
            <w:pPr>
              <w:rPr>
                <w:b w:val="1"/>
              </w:rPr>
            </w:pPr>
            <w:r w:rsidDel="00000000" w:rsidR="00000000" w:rsidRPr="00000000">
              <w:rPr>
                <w:b w:val="1"/>
                <w:rtl w:val="0"/>
              </w:rPr>
              <w:t xml:space="preserve">Name</w:t>
            </w:r>
          </w:p>
        </w:tc>
        <w:tc>
          <w:tcPr/>
          <w:p w:rsidR="00000000" w:rsidDel="00000000" w:rsidP="00000000" w:rsidRDefault="00000000" w:rsidRPr="00000000" w14:paraId="0000083B">
            <w:pPr>
              <w:rPr>
                <w:b w:val="1"/>
              </w:rPr>
            </w:pPr>
            <w:r w:rsidDel="00000000" w:rsidR="00000000" w:rsidRPr="00000000">
              <w:rPr>
                <w:b w:val="1"/>
                <w:rtl w:val="0"/>
              </w:rPr>
              <w:t xml:space="preserve">Type</w:t>
            </w:r>
          </w:p>
        </w:tc>
        <w:tc>
          <w:tcPr/>
          <w:p w:rsidR="00000000" w:rsidDel="00000000" w:rsidP="00000000" w:rsidRDefault="00000000" w:rsidRPr="00000000" w14:paraId="0000083C">
            <w:pPr>
              <w:rPr>
                <w:b w:val="1"/>
              </w:rPr>
            </w:pPr>
            <w:r w:rsidDel="00000000" w:rsidR="00000000" w:rsidRPr="00000000">
              <w:rPr>
                <w:b w:val="1"/>
                <w:rtl w:val="0"/>
              </w:rPr>
              <w:t xml:space="preserve">Description</w:t>
            </w:r>
          </w:p>
        </w:tc>
        <w:tc>
          <w:tcPr/>
          <w:p w:rsidR="00000000" w:rsidDel="00000000" w:rsidP="00000000" w:rsidRDefault="00000000" w:rsidRPr="00000000" w14:paraId="0000083D">
            <w:pPr>
              <w:rPr>
                <w:b w:val="1"/>
              </w:rPr>
            </w:pPr>
            <w:r w:rsidDel="00000000" w:rsidR="00000000" w:rsidRPr="00000000">
              <w:rPr>
                <w:b w:val="1"/>
                <w:rtl w:val="0"/>
              </w:rPr>
              <w:t xml:space="preserve">Units</w:t>
            </w:r>
          </w:p>
        </w:tc>
        <w:tc>
          <w:tcPr/>
          <w:p w:rsidR="00000000" w:rsidDel="00000000" w:rsidP="00000000" w:rsidRDefault="00000000" w:rsidRPr="00000000" w14:paraId="0000083E">
            <w:pPr>
              <w:rPr>
                <w:b w:val="1"/>
              </w:rPr>
            </w:pPr>
            <w:r w:rsidDel="00000000" w:rsidR="00000000" w:rsidRPr="00000000">
              <w:rPr>
                <w:b w:val="1"/>
                <w:rtl w:val="0"/>
              </w:rPr>
              <w:t xml:space="preserve">Valid Min</w:t>
            </w:r>
          </w:p>
        </w:tc>
        <w:tc>
          <w:tcPr/>
          <w:p w:rsidR="00000000" w:rsidDel="00000000" w:rsidP="00000000" w:rsidRDefault="00000000" w:rsidRPr="00000000" w14:paraId="0000083F">
            <w:pPr>
              <w:rPr>
                <w:b w:val="1"/>
              </w:rPr>
            </w:pPr>
            <w:r w:rsidDel="00000000" w:rsidR="00000000" w:rsidRPr="00000000">
              <w:rPr>
                <w:b w:val="1"/>
                <w:rtl w:val="0"/>
              </w:rPr>
              <w:t xml:space="preserve">Valid Max</w:t>
            </w:r>
          </w:p>
        </w:tc>
      </w:tr>
      <w:tr>
        <w:trPr>
          <w:cantSplit w:val="0"/>
          <w:tblHeader w:val="0"/>
        </w:trPr>
        <w:tc>
          <w:tcPr/>
          <w:p w:rsidR="00000000" w:rsidDel="00000000" w:rsidP="00000000" w:rsidRDefault="00000000" w:rsidRPr="00000000" w14:paraId="00000840">
            <w:pPr>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p w:rsidR="00000000" w:rsidDel="00000000" w:rsidP="00000000" w:rsidRDefault="00000000" w:rsidRPr="00000000" w14:paraId="00000841">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42">
            <w:pPr>
              <w:rPr/>
            </w:pPr>
            <w:r w:rsidDel="00000000" w:rsidR="00000000" w:rsidRPr="00000000">
              <w:rPr>
                <w:rtl w:val="0"/>
              </w:rPr>
              <w:t xml:space="preserve">X axis offset</w:t>
            </w:r>
          </w:p>
        </w:tc>
        <w:tc>
          <w:tcPr/>
          <w:p w:rsidR="00000000" w:rsidDel="00000000" w:rsidP="00000000" w:rsidRDefault="00000000" w:rsidRPr="00000000" w14:paraId="00000843">
            <w:pPr>
              <w:rPr/>
            </w:pPr>
            <w:r w:rsidDel="00000000" w:rsidR="00000000" w:rsidRPr="00000000">
              <w:rPr>
                <w:rtl w:val="0"/>
              </w:rPr>
              <w:t xml:space="preserve">meters</w:t>
            </w:r>
          </w:p>
        </w:tc>
        <w:tc>
          <w:tcPr/>
          <w:p w:rsidR="00000000" w:rsidDel="00000000" w:rsidP="00000000" w:rsidRDefault="00000000" w:rsidRPr="00000000" w14:paraId="00000844">
            <w:pPr>
              <w:rPr/>
            </w:pPr>
            <w:r w:rsidDel="00000000" w:rsidR="00000000" w:rsidRPr="00000000">
              <w:rPr>
                <w:rtl w:val="0"/>
              </w:rPr>
              <w:t xml:space="preserve">-20.47</w:t>
            </w:r>
          </w:p>
        </w:tc>
        <w:tc>
          <w:tcPr/>
          <w:p w:rsidR="00000000" w:rsidDel="00000000" w:rsidP="00000000" w:rsidRDefault="00000000" w:rsidRPr="00000000" w14:paraId="00000845">
            <w:pPr>
              <w:rPr/>
            </w:pPr>
            <w:r w:rsidDel="00000000" w:rsidR="00000000" w:rsidRPr="00000000">
              <w:rPr>
                <w:rtl w:val="0"/>
              </w:rPr>
              <w:t xml:space="preserve">+20.47</w:t>
            </w:r>
          </w:p>
        </w:tc>
      </w:tr>
      <w:tr>
        <w:trPr>
          <w:cantSplit w:val="0"/>
          <w:tblHeader w:val="0"/>
        </w:trPr>
        <w:tc>
          <w:tcPr/>
          <w:p w:rsidR="00000000" w:rsidDel="00000000" w:rsidP="00000000" w:rsidRDefault="00000000" w:rsidRPr="00000000" w14:paraId="00000846">
            <w:pPr>
              <w:rPr>
                <w:rFonts w:ascii="Courier New" w:cs="Courier New" w:eastAsia="Courier New" w:hAnsi="Courier New"/>
              </w:rPr>
            </w:pPr>
            <w:r w:rsidDel="00000000" w:rsidR="00000000" w:rsidRPr="00000000">
              <w:rPr>
                <w:rFonts w:ascii="Courier New" w:cs="Courier New" w:eastAsia="Courier New" w:hAnsi="Courier New"/>
                <w:rtl w:val="0"/>
              </w:rPr>
              <w:t xml:space="preserve">y†</w:t>
            </w:r>
          </w:p>
        </w:tc>
        <w:tc>
          <w:tcPr/>
          <w:p w:rsidR="00000000" w:rsidDel="00000000" w:rsidP="00000000" w:rsidRDefault="00000000" w:rsidRPr="00000000" w14:paraId="00000847">
            <w:pPr>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848">
            <w:pPr>
              <w:rPr/>
            </w:pPr>
            <w:r w:rsidDel="00000000" w:rsidR="00000000" w:rsidRPr="00000000">
              <w:rPr>
                <w:rtl w:val="0"/>
              </w:rPr>
              <w:t xml:space="preserve">Y axis offset</w:t>
            </w:r>
          </w:p>
        </w:tc>
        <w:tc>
          <w:tcPr/>
          <w:p w:rsidR="00000000" w:rsidDel="00000000" w:rsidP="00000000" w:rsidRDefault="00000000" w:rsidRPr="00000000" w14:paraId="00000849">
            <w:pPr>
              <w:rPr/>
            </w:pPr>
            <w:r w:rsidDel="00000000" w:rsidR="00000000" w:rsidRPr="00000000">
              <w:rPr>
                <w:rtl w:val="0"/>
              </w:rPr>
              <w:t xml:space="preserve">meters</w:t>
            </w:r>
          </w:p>
        </w:tc>
        <w:tc>
          <w:tcPr/>
          <w:p w:rsidR="00000000" w:rsidDel="00000000" w:rsidP="00000000" w:rsidRDefault="00000000" w:rsidRPr="00000000" w14:paraId="0000084A">
            <w:pPr>
              <w:rPr/>
            </w:pPr>
            <w:r w:rsidDel="00000000" w:rsidR="00000000" w:rsidRPr="00000000">
              <w:rPr>
                <w:rtl w:val="0"/>
              </w:rPr>
              <w:t xml:space="preserve">-20.47</w:t>
            </w:r>
          </w:p>
        </w:tc>
        <w:tc>
          <w:tcPr/>
          <w:p w:rsidR="00000000" w:rsidDel="00000000" w:rsidP="00000000" w:rsidRDefault="00000000" w:rsidRPr="00000000" w14:paraId="0000084B">
            <w:pPr>
              <w:keepNext w:val="1"/>
              <w:rPr/>
            </w:pPr>
            <w:r w:rsidDel="00000000" w:rsidR="00000000" w:rsidRPr="00000000">
              <w:rPr>
                <w:rtl w:val="0"/>
              </w:rPr>
              <w:t xml:space="preserve">+20.47</w:t>
            </w:r>
          </w:p>
        </w:tc>
      </w:tr>
    </w:tbl>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jc w:val="left"/>
        <w:rPr>
          <w:rFonts w:ascii="Calibri" w:cs="Calibri" w:eastAsia="Calibri" w:hAnsi="Calibri"/>
          <w:b w:val="1"/>
          <w:i w:val="0"/>
          <w:smallCaps w:val="0"/>
          <w:strike w:val="0"/>
          <w:color w:val="323e4f"/>
          <w:sz w:val="22"/>
          <w:szCs w:val="22"/>
          <w:u w:val="none"/>
          <w:shd w:fill="auto" w:val="clear"/>
          <w:vertAlign w:val="baseline"/>
        </w:rPr>
      </w:pPr>
      <w:r w:rsidDel="00000000" w:rsidR="00000000" w:rsidRPr="00000000">
        <w:rPr>
          <w:rFonts w:ascii="Calibri" w:cs="Calibri" w:eastAsia="Calibri" w:hAnsi="Calibri"/>
          <w:b w:val="1"/>
          <w:i w:val="0"/>
          <w:smallCaps w:val="0"/>
          <w:strike w:val="0"/>
          <w:color w:val="323e4f"/>
          <w:sz w:val="22"/>
          <w:szCs w:val="22"/>
          <w:u w:val="none"/>
          <w:shd w:fill="auto" w:val="clear"/>
          <w:vertAlign w:val="baseline"/>
          <w:rtl w:val="0"/>
        </w:rPr>
        <w:t xml:space="preserve">Table 53 - J2735Node_XY</w:t>
      </w:r>
    </w:p>
    <w:p w:rsidR="00000000" w:rsidDel="00000000" w:rsidP="00000000" w:rsidRDefault="00000000" w:rsidRPr="00000000" w14:paraId="0000084D">
      <w:pPr>
        <w:pStyle w:val="Heading1"/>
        <w:numPr>
          <w:ilvl w:val="0"/>
          <w:numId w:val="12"/>
        </w:numPr>
        <w:ind w:left="432" w:hanging="432"/>
        <w:rPr/>
      </w:pPr>
      <w:bookmarkStart w:colFirst="0" w:colLast="0" w:name="_heading=h.kgcv8k" w:id="68"/>
      <w:bookmarkEnd w:id="68"/>
      <w:r w:rsidDel="00000000" w:rsidR="00000000" w:rsidRPr="00000000">
        <w:rPr>
          <w:rtl w:val="0"/>
        </w:rPr>
        <w:t xml:space="preserve">OdeSpatPayload</w:t>
      </w:r>
    </w:p>
    <w:p w:rsidR="00000000" w:rsidDel="00000000" w:rsidP="00000000" w:rsidRDefault="00000000" w:rsidRPr="00000000" w14:paraId="0000084E">
      <w:pPr>
        <w:rPr/>
      </w:pPr>
      <w:r w:rsidDel="00000000" w:rsidR="00000000" w:rsidRPr="00000000">
        <w:rPr>
          <w:rtl w:val="0"/>
        </w:rPr>
        <w:t xml:space="preserve">The signal phase and timing message (SPaT) is used at intersections to provide vehicles updates about the traffic lights and when they are changing signals.</w:t>
      </w:r>
    </w:p>
    <w:tbl>
      <w:tblPr>
        <w:tblStyle w:val="Table6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4F">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50">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51">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p w:rsidR="00000000" w:rsidDel="00000000" w:rsidP="00000000" w:rsidRDefault="00000000" w:rsidRPr="00000000" w14:paraId="0000085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54">
            <w:pPr>
              <w:spacing w:after="0" w:before="200" w:line="240" w:lineRule="auto"/>
              <w:jc w:val="both"/>
              <w:rPr/>
            </w:pPr>
            <w:r w:rsidDel="00000000" w:rsidR="00000000" w:rsidRPr="00000000">
              <w:rPr>
                <w:rtl w:val="0"/>
              </w:rPr>
              <w:t xml:space="preserve">Optional integer representing the year.</w:t>
            </w:r>
            <w:r w:rsidDel="00000000" w:rsidR="00000000" w:rsidRPr="00000000">
              <w:rPr>
                <w:rtl w:val="0"/>
              </w:rPr>
            </w:r>
          </w:p>
        </w:tc>
      </w:tr>
      <w:tr>
        <w:trPr>
          <w:cantSplit w:val="0"/>
          <w:tblHeader w:val="0"/>
        </w:trPr>
        <w:tc>
          <w:tcPr/>
          <w:p w:rsidR="00000000" w:rsidDel="00000000" w:rsidP="00000000" w:rsidRDefault="00000000" w:rsidRPr="00000000" w14:paraId="0000085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85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857">
            <w:pPr>
              <w:keepNext w:val="1"/>
              <w:spacing w:after="0" w:before="200" w:line="240" w:lineRule="auto"/>
              <w:jc w:val="both"/>
              <w:rPr/>
            </w:pPr>
            <w:r w:rsidDel="00000000" w:rsidR="00000000" w:rsidRPr="00000000">
              <w:rPr>
                <w:rtl w:val="0"/>
              </w:rPr>
              <w:t xml:space="preserve">Optional name for the SPaT message.</w:t>
            </w:r>
            <w:r w:rsidDel="00000000" w:rsidR="00000000" w:rsidRPr="00000000">
              <w:rPr>
                <w:rtl w:val="0"/>
              </w:rPr>
            </w:r>
          </w:p>
        </w:tc>
      </w:tr>
      <w:tr>
        <w:trPr>
          <w:cantSplit w:val="0"/>
          <w:tblHeader w:val="0"/>
        </w:trPr>
        <w:tc>
          <w:tcPr/>
          <w:p w:rsidR="00000000" w:rsidDel="00000000" w:rsidP="00000000" w:rsidRDefault="00000000" w:rsidRPr="00000000" w14:paraId="0000085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intersectionStateList</w:t>
            </w:r>
          </w:p>
        </w:tc>
        <w:tc>
          <w:tcPr/>
          <w:p w:rsidR="00000000" w:rsidDel="00000000" w:rsidP="00000000" w:rsidRDefault="00000000" w:rsidRPr="00000000" w14:paraId="00000859">
            <w:pPr>
              <w:spacing w:after="0" w:before="200" w:line="240" w:lineRule="auto"/>
              <w:jc w:val="both"/>
              <w:rPr>
                <w:rFonts w:ascii="Courier New" w:cs="Courier New" w:eastAsia="Courier New" w:hAnsi="Courier New"/>
              </w:rPr>
            </w:pPr>
            <w:hyperlink w:anchor="_heading=h.k2qiqdsnverr">
              <w:r w:rsidDel="00000000" w:rsidR="00000000" w:rsidRPr="00000000">
                <w:rPr>
                  <w:rFonts w:ascii="Courier New" w:cs="Courier New" w:eastAsia="Courier New" w:hAnsi="Courier New"/>
                  <w:color w:val="1155cc"/>
                  <w:u w:val="single"/>
                  <w:rtl w:val="0"/>
                </w:rPr>
                <w:t xml:space="preserve">J2735IntersectionStateList</w:t>
              </w:r>
            </w:hyperlink>
            <w:r w:rsidDel="00000000" w:rsidR="00000000" w:rsidRPr="00000000">
              <w:rPr>
                <w:rtl w:val="0"/>
              </w:rPr>
            </w:r>
          </w:p>
        </w:tc>
        <w:tc>
          <w:tcPr/>
          <w:p w:rsidR="00000000" w:rsidDel="00000000" w:rsidP="00000000" w:rsidRDefault="00000000" w:rsidRPr="00000000" w14:paraId="0000085A">
            <w:pPr>
              <w:keepNext w:val="1"/>
              <w:spacing w:after="0" w:before="200" w:line="240" w:lineRule="auto"/>
              <w:jc w:val="both"/>
              <w:rPr/>
            </w:pPr>
            <w:r w:rsidDel="00000000" w:rsidR="00000000" w:rsidRPr="00000000">
              <w:rPr>
                <w:rtl w:val="0"/>
              </w:rPr>
              <w:t xml:space="preserve">An object containing a set of SPaT data. (One per intersection)</w:t>
            </w:r>
          </w:p>
        </w:tc>
      </w:tr>
    </w:tbl>
    <w:p w:rsidR="00000000" w:rsidDel="00000000" w:rsidP="00000000" w:rsidRDefault="00000000" w:rsidRPr="00000000" w14:paraId="0000085B">
      <w:pPr>
        <w:spacing w:after="200" w:before="120" w:line="264" w:lineRule="auto"/>
        <w:rPr/>
      </w:pPr>
      <w:r w:rsidDel="00000000" w:rsidR="00000000" w:rsidRPr="00000000">
        <w:rPr>
          <w:b w:val="1"/>
          <w:color w:val="323e4f"/>
          <w:rtl w:val="0"/>
        </w:rPr>
        <w:t xml:space="preserve">Table 54 - OdeSpatPayload</w:t>
      </w:r>
      <w:r w:rsidDel="00000000" w:rsidR="00000000" w:rsidRPr="00000000">
        <w:rPr>
          <w:rtl w:val="0"/>
        </w:rPr>
      </w:r>
    </w:p>
    <w:p w:rsidR="00000000" w:rsidDel="00000000" w:rsidP="00000000" w:rsidRDefault="00000000" w:rsidRPr="00000000" w14:paraId="0000085C">
      <w:pPr>
        <w:pStyle w:val="Heading2"/>
        <w:numPr>
          <w:ilvl w:val="1"/>
          <w:numId w:val="12"/>
        </w:numPr>
        <w:rPr>
          <w:color w:val="2f5496"/>
          <w:sz w:val="26"/>
          <w:szCs w:val="26"/>
        </w:rPr>
      </w:pPr>
      <w:bookmarkStart w:colFirst="0" w:colLast="0" w:name="_heading=h.k2qiqdsnverr" w:id="69"/>
      <w:bookmarkEnd w:id="69"/>
      <w:r w:rsidDel="00000000" w:rsidR="00000000" w:rsidRPr="00000000">
        <w:rPr>
          <w:rtl w:val="0"/>
        </w:rPr>
        <w:t xml:space="preserve">J2735IntersectionStateList</w:t>
      </w:r>
      <w:r w:rsidDel="00000000" w:rsidR="00000000" w:rsidRPr="00000000">
        <w:rPr>
          <w:rtl w:val="0"/>
        </w:rPr>
      </w:r>
    </w:p>
    <w:tbl>
      <w:tblPr>
        <w:tblStyle w:val="Table6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5D">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5E">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5F">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86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intersectionStatelist</w:t>
            </w:r>
          </w:p>
        </w:tc>
        <w:tc>
          <w:tcPr/>
          <w:p w:rsidR="00000000" w:rsidDel="00000000" w:rsidP="00000000" w:rsidRDefault="00000000" w:rsidRPr="00000000" w14:paraId="0000086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619wikqpxi8x">
              <w:r w:rsidDel="00000000" w:rsidR="00000000" w:rsidRPr="00000000">
                <w:rPr>
                  <w:rFonts w:ascii="Courier New" w:cs="Courier New" w:eastAsia="Courier New" w:hAnsi="Courier New"/>
                  <w:color w:val="1155cc"/>
                  <w:u w:val="single"/>
                  <w:rtl w:val="0"/>
                </w:rPr>
                <w:t xml:space="preserve">J2735IntersectionState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862">
            <w:pPr>
              <w:keepNext w:val="1"/>
              <w:rPr/>
            </w:pPr>
            <w:r w:rsidDel="00000000" w:rsidR="00000000" w:rsidRPr="00000000">
              <w:rPr>
                <w:rtl w:val="0"/>
              </w:rPr>
              <w:t xml:space="preserve">A set of SPaT data. (One per intersection)</w:t>
            </w:r>
          </w:p>
          <w:p w:rsidR="00000000" w:rsidDel="00000000" w:rsidP="00000000" w:rsidRDefault="00000000" w:rsidRPr="00000000" w14:paraId="00000863">
            <w:pPr>
              <w:spacing w:after="0" w:before="200" w:line="240" w:lineRule="auto"/>
              <w:jc w:val="both"/>
              <w:rPr/>
            </w:pPr>
            <w:r w:rsidDel="00000000" w:rsidR="00000000" w:rsidRPr="00000000">
              <w:rPr>
                <w:rtl w:val="0"/>
              </w:rPr>
            </w:r>
          </w:p>
        </w:tc>
      </w:tr>
    </w:tbl>
    <w:p w:rsidR="00000000" w:rsidDel="00000000" w:rsidP="00000000" w:rsidRDefault="00000000" w:rsidRPr="00000000" w14:paraId="00000864">
      <w:pPr>
        <w:spacing w:after="200" w:before="120" w:line="264" w:lineRule="auto"/>
        <w:rPr>
          <w:b w:val="1"/>
          <w:color w:val="323e4f"/>
        </w:rPr>
      </w:pPr>
      <w:r w:rsidDel="00000000" w:rsidR="00000000" w:rsidRPr="00000000">
        <w:rPr>
          <w:b w:val="1"/>
          <w:color w:val="323e4f"/>
          <w:rtl w:val="0"/>
        </w:rPr>
        <w:t xml:space="preserve">Table 55 - J2735IntersectionStateList</w:t>
      </w:r>
    </w:p>
    <w:p w:rsidR="00000000" w:rsidDel="00000000" w:rsidP="00000000" w:rsidRDefault="00000000" w:rsidRPr="00000000" w14:paraId="00000865">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866">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867">
      <w:pPr>
        <w:pStyle w:val="Heading2"/>
        <w:numPr>
          <w:ilvl w:val="1"/>
          <w:numId w:val="12"/>
        </w:numPr>
        <w:rPr>
          <w:color w:val="2f5496"/>
          <w:sz w:val="26"/>
          <w:szCs w:val="26"/>
        </w:rPr>
      </w:pPr>
      <w:bookmarkStart w:colFirst="0" w:colLast="0" w:name="_heading=h.619wikqpxi8x" w:id="70"/>
      <w:bookmarkEnd w:id="70"/>
      <w:r w:rsidDel="00000000" w:rsidR="00000000" w:rsidRPr="00000000">
        <w:rPr>
          <w:rtl w:val="0"/>
        </w:rPr>
        <w:t xml:space="preserve">J2735IntersectionState</w:t>
      </w:r>
    </w:p>
    <w:p w:rsidR="00000000" w:rsidDel="00000000" w:rsidP="00000000" w:rsidRDefault="00000000" w:rsidRPr="00000000" w14:paraId="00000868">
      <w:pPr>
        <w:ind w:left="0" w:firstLine="0"/>
        <w:rPr/>
      </w:pPr>
      <w:r w:rsidDel="00000000" w:rsidR="00000000" w:rsidRPr="00000000">
        <w:rPr>
          <w:rtl w:val="0"/>
        </w:rPr>
        <w:t xml:space="preserve">The IntersectionState data frame is used to convey all the SPAT information for a single intersection. Both current and future data can be sent.</w:t>
      </w:r>
      <w:r w:rsidDel="00000000" w:rsidR="00000000" w:rsidRPr="00000000">
        <w:rPr>
          <w:rtl w:val="0"/>
        </w:rPr>
      </w:r>
    </w:p>
    <w:tbl>
      <w:tblPr>
        <w:tblStyle w:val="Table7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6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6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6B">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6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86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86E">
            <w:pPr>
              <w:keepNext w:val="1"/>
              <w:spacing w:after="0" w:before="200" w:line="240" w:lineRule="auto"/>
              <w:jc w:val="both"/>
              <w:rPr/>
            </w:pPr>
            <w:r w:rsidDel="00000000" w:rsidR="00000000" w:rsidRPr="00000000">
              <w:rPr>
                <w:rtl w:val="0"/>
              </w:rPr>
              <w:t xml:space="preserve">An optional human readable name for the intersection.</w:t>
            </w:r>
          </w:p>
          <w:p w:rsidR="00000000" w:rsidDel="00000000" w:rsidP="00000000" w:rsidRDefault="00000000" w:rsidRPr="00000000" w14:paraId="0000086F">
            <w:pPr>
              <w:spacing w:after="0" w:before="20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87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871">
            <w:pPr>
              <w:spacing w:after="0" w:before="200" w:line="240" w:lineRule="auto"/>
              <w:jc w:val="both"/>
              <w:rPr>
                <w:rFonts w:ascii="Courier New" w:cs="Courier New" w:eastAsia="Courier New" w:hAnsi="Courier New"/>
              </w:rPr>
            </w:pPr>
            <w:hyperlink w:anchor="_heading=h.gq5izbls6jey">
              <w:r w:rsidDel="00000000" w:rsidR="00000000" w:rsidRPr="00000000">
                <w:rPr>
                  <w:rFonts w:ascii="Courier New" w:cs="Courier New" w:eastAsia="Courier New" w:hAnsi="Courier New"/>
                  <w:color w:val="1155cc"/>
                  <w:u w:val="single"/>
                  <w:rtl w:val="0"/>
                </w:rPr>
                <w:t xml:space="preserve">J2735IntersectionReferenceID</w:t>
              </w:r>
            </w:hyperlink>
            <w:r w:rsidDel="00000000" w:rsidR="00000000" w:rsidRPr="00000000">
              <w:rPr>
                <w:rtl w:val="0"/>
              </w:rPr>
            </w:r>
          </w:p>
        </w:tc>
        <w:tc>
          <w:tcPr/>
          <w:p w:rsidR="00000000" w:rsidDel="00000000" w:rsidP="00000000" w:rsidRDefault="00000000" w:rsidRPr="00000000" w14:paraId="00000872">
            <w:pPr>
              <w:keepNext w:val="1"/>
              <w:spacing w:after="0" w:before="200" w:line="240" w:lineRule="auto"/>
              <w:jc w:val="both"/>
              <w:rPr/>
            </w:pPr>
            <w:r w:rsidDel="00000000" w:rsidR="00000000" w:rsidRPr="00000000">
              <w:rPr>
                <w:rtl w:val="0"/>
              </w:rPr>
              <w:t xml:space="preserve">A globally unique value set, consisting of a regionID and intersection ID assignment provides a unique mapping to the intersection MAP in question which provides complete location and approach/move/lane data.</w:t>
            </w:r>
          </w:p>
        </w:tc>
      </w:tr>
      <w:tr>
        <w:trPr>
          <w:cantSplit w:val="0"/>
          <w:tblHeader w:val="0"/>
        </w:trPr>
        <w:tc>
          <w:tcPr/>
          <w:p w:rsidR="00000000" w:rsidDel="00000000" w:rsidP="00000000" w:rsidRDefault="00000000" w:rsidRPr="00000000" w14:paraId="0000087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revision</w:t>
            </w:r>
          </w:p>
        </w:tc>
        <w:tc>
          <w:tcPr/>
          <w:p w:rsidR="00000000" w:rsidDel="00000000" w:rsidP="00000000" w:rsidRDefault="00000000" w:rsidRPr="00000000" w14:paraId="0000087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75">
            <w:pPr>
              <w:keepNext w:val="1"/>
              <w:spacing w:after="0" w:before="200" w:line="240" w:lineRule="auto"/>
              <w:jc w:val="both"/>
              <w:rPr/>
            </w:pPr>
            <w:r w:rsidDel="00000000" w:rsidR="00000000" w:rsidRPr="00000000">
              <w:rPr>
                <w:rtl w:val="0"/>
              </w:rPr>
              <w:t xml:space="preserve">The version of the SPaT.</w:t>
            </w:r>
          </w:p>
        </w:tc>
      </w:tr>
      <w:tr>
        <w:trPr>
          <w:cantSplit w:val="0"/>
          <w:tblHeader w:val="0"/>
        </w:trPr>
        <w:tc>
          <w:tcPr/>
          <w:p w:rsidR="00000000" w:rsidDel="00000000" w:rsidP="00000000" w:rsidRDefault="00000000" w:rsidRPr="00000000" w14:paraId="0000087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87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J2735IntersectionStatusObject</w:t>
            </w:r>
          </w:p>
        </w:tc>
        <w:tc>
          <w:tcPr/>
          <w:p w:rsidR="00000000" w:rsidDel="00000000" w:rsidP="00000000" w:rsidRDefault="00000000" w:rsidRPr="00000000" w14:paraId="00000878">
            <w:pPr>
              <w:keepNext w:val="1"/>
              <w:spacing w:after="0" w:before="200" w:line="240" w:lineRule="auto"/>
              <w:jc w:val="both"/>
              <w:rPr/>
            </w:pPr>
            <w:r w:rsidDel="00000000" w:rsidR="00000000" w:rsidRPr="00000000">
              <w:rPr>
                <w:rtl w:val="0"/>
              </w:rPr>
              <w:t xml:space="preserve">General status of the controller. One enumeration constant from</w:t>
            </w:r>
          </w:p>
          <w:p w:rsidR="00000000" w:rsidDel="00000000" w:rsidP="00000000" w:rsidRDefault="00000000" w:rsidRPr="00000000" w14:paraId="00000879">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MANUALCONTROLISENABLED</w:t>
            </w:r>
          </w:p>
          <w:p w:rsidR="00000000" w:rsidDel="00000000" w:rsidP="00000000" w:rsidRDefault="00000000" w:rsidRPr="00000000" w14:paraId="0000087A">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STOPTIMEISACTIVATED</w:t>
            </w:r>
          </w:p>
          <w:p w:rsidR="00000000" w:rsidDel="00000000" w:rsidP="00000000" w:rsidRDefault="00000000" w:rsidRPr="00000000" w14:paraId="0000087B">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FAILUREFLASH</w:t>
            </w:r>
          </w:p>
          <w:p w:rsidR="00000000" w:rsidDel="00000000" w:rsidP="00000000" w:rsidRDefault="00000000" w:rsidRPr="00000000" w14:paraId="0000087C">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PREEMPTISACTIVE</w:t>
            </w:r>
          </w:p>
          <w:p w:rsidR="00000000" w:rsidDel="00000000" w:rsidP="00000000" w:rsidRDefault="00000000" w:rsidRPr="00000000" w14:paraId="0000087D">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SIGNALPRIORITYISACTIVE</w:t>
            </w:r>
          </w:p>
          <w:p w:rsidR="00000000" w:rsidDel="00000000" w:rsidP="00000000" w:rsidRDefault="00000000" w:rsidRPr="00000000" w14:paraId="0000087E">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FIXEDTIMEOPERATION</w:t>
            </w:r>
          </w:p>
          <w:p w:rsidR="00000000" w:rsidDel="00000000" w:rsidP="00000000" w:rsidRDefault="00000000" w:rsidRPr="00000000" w14:paraId="0000087F">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TRAFFICDEPENDENTOPERATION</w:t>
            </w:r>
          </w:p>
          <w:p w:rsidR="00000000" w:rsidDel="00000000" w:rsidP="00000000" w:rsidRDefault="00000000" w:rsidRPr="00000000" w14:paraId="00000880">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STANDBYOPERATION</w:t>
            </w:r>
          </w:p>
          <w:p w:rsidR="00000000" w:rsidDel="00000000" w:rsidP="00000000" w:rsidRDefault="00000000" w:rsidRPr="00000000" w14:paraId="00000881">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FAILUREMODE</w:t>
            </w:r>
          </w:p>
          <w:p w:rsidR="00000000" w:rsidDel="00000000" w:rsidP="00000000" w:rsidRDefault="00000000" w:rsidRPr="00000000" w14:paraId="00000882">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OFF</w:t>
            </w:r>
          </w:p>
          <w:p w:rsidR="00000000" w:rsidDel="00000000" w:rsidP="00000000" w:rsidRDefault="00000000" w:rsidRPr="00000000" w14:paraId="00000883">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RECENTMAPMESSAGEUPDATE</w:t>
            </w:r>
          </w:p>
          <w:p w:rsidR="00000000" w:rsidDel="00000000" w:rsidP="00000000" w:rsidRDefault="00000000" w:rsidRPr="00000000" w14:paraId="00000884">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RECENTCHANGEINMAPASSIGNEDLANESIDSUSED</w:t>
            </w:r>
          </w:p>
          <w:p w:rsidR="00000000" w:rsidDel="00000000" w:rsidP="00000000" w:rsidRDefault="00000000" w:rsidRPr="00000000" w14:paraId="00000885">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NOVALIDMAPISAVAILABLEATTHISTIME</w:t>
            </w:r>
          </w:p>
          <w:p w:rsidR="00000000" w:rsidDel="00000000" w:rsidP="00000000" w:rsidRDefault="00000000" w:rsidRPr="00000000" w14:paraId="00000886">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NOVALIDSPATISAVAILABLEATTHISTIME</w:t>
            </w:r>
            <w:r w:rsidDel="00000000" w:rsidR="00000000" w:rsidRPr="00000000">
              <w:rPr>
                <w:rtl w:val="0"/>
              </w:rPr>
            </w:r>
          </w:p>
        </w:tc>
      </w:tr>
      <w:tr>
        <w:trPr>
          <w:cantSplit w:val="0"/>
          <w:tblHeader w:val="0"/>
        </w:trPr>
        <w:tc>
          <w:tcPr/>
          <w:p w:rsidR="00000000" w:rsidDel="00000000" w:rsidP="00000000" w:rsidRDefault="00000000" w:rsidRPr="00000000" w14:paraId="0000088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moy</w:t>
            </w:r>
          </w:p>
        </w:tc>
        <w:tc>
          <w:tcPr/>
          <w:p w:rsidR="00000000" w:rsidDel="00000000" w:rsidP="00000000" w:rsidRDefault="00000000" w:rsidRPr="00000000" w14:paraId="0000088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89">
            <w:pPr>
              <w:keepNext w:val="1"/>
              <w:spacing w:after="0" w:before="200" w:line="240" w:lineRule="auto"/>
              <w:jc w:val="both"/>
              <w:rPr/>
            </w:pPr>
            <w:r w:rsidDel="00000000" w:rsidR="00000000" w:rsidRPr="00000000">
              <w:rPr>
                <w:rtl w:val="0"/>
              </w:rPr>
              <w:t xml:space="preserve">Optional minute of current UTC year.</w:t>
            </w:r>
          </w:p>
        </w:tc>
      </w:tr>
      <w:tr>
        <w:trPr>
          <w:cantSplit w:val="0"/>
          <w:tblHeader w:val="0"/>
        </w:trPr>
        <w:tc>
          <w:tcPr/>
          <w:p w:rsidR="00000000" w:rsidDel="00000000" w:rsidP="00000000" w:rsidRDefault="00000000" w:rsidRPr="00000000" w14:paraId="0000088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p w:rsidR="00000000" w:rsidDel="00000000" w:rsidP="00000000" w:rsidRDefault="00000000" w:rsidRPr="00000000" w14:paraId="0000088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8C">
            <w:pPr>
              <w:keepNext w:val="1"/>
              <w:spacing w:after="0" w:before="200" w:line="240" w:lineRule="auto"/>
              <w:jc w:val="both"/>
              <w:rPr/>
            </w:pPr>
            <w:r w:rsidDel="00000000" w:rsidR="00000000" w:rsidRPr="00000000">
              <w:rPr>
                <w:rtl w:val="0"/>
              </w:rPr>
              <w:t xml:space="preserve">Optional time of message creation in UTC.</w:t>
            </w:r>
          </w:p>
        </w:tc>
      </w:tr>
      <w:tr>
        <w:trPr>
          <w:cantSplit w:val="0"/>
          <w:tblHeader w:val="0"/>
        </w:trPr>
        <w:tc>
          <w:tcPr/>
          <w:p w:rsidR="00000000" w:rsidDel="00000000" w:rsidP="00000000" w:rsidRDefault="00000000" w:rsidRPr="00000000" w14:paraId="0000088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enabledLanes</w:t>
            </w:r>
          </w:p>
        </w:tc>
        <w:tc>
          <w:tcPr/>
          <w:p w:rsidR="00000000" w:rsidDel="00000000" w:rsidP="00000000" w:rsidRDefault="00000000" w:rsidRPr="00000000" w14:paraId="0000088E">
            <w:pPr>
              <w:spacing w:after="0" w:before="200" w:line="240" w:lineRule="auto"/>
              <w:jc w:val="both"/>
              <w:rPr>
                <w:rFonts w:ascii="Courier New" w:cs="Courier New" w:eastAsia="Courier New" w:hAnsi="Courier New"/>
              </w:rPr>
            </w:pPr>
            <w:hyperlink w:anchor="_heading=h.p78aczwokqd0">
              <w:r w:rsidDel="00000000" w:rsidR="00000000" w:rsidRPr="00000000">
                <w:rPr>
                  <w:rFonts w:ascii="Courier New" w:cs="Courier New" w:eastAsia="Courier New" w:hAnsi="Courier New"/>
                  <w:color w:val="1155cc"/>
                  <w:u w:val="single"/>
                  <w:rtl w:val="0"/>
                </w:rPr>
                <w:t xml:space="preserve">J2735EnableLaneList</w:t>
              </w:r>
            </w:hyperlink>
            <w:r w:rsidDel="00000000" w:rsidR="00000000" w:rsidRPr="00000000">
              <w:rPr>
                <w:rtl w:val="0"/>
              </w:rPr>
            </w:r>
          </w:p>
        </w:tc>
        <w:tc>
          <w:tcPr/>
          <w:p w:rsidR="00000000" w:rsidDel="00000000" w:rsidP="00000000" w:rsidRDefault="00000000" w:rsidRPr="00000000" w14:paraId="0000088F">
            <w:pPr>
              <w:keepNext w:val="1"/>
              <w:spacing w:after="0" w:before="200" w:line="240" w:lineRule="auto"/>
              <w:jc w:val="both"/>
              <w:rPr/>
            </w:pPr>
            <w:r w:rsidDel="00000000" w:rsidR="00000000" w:rsidRPr="00000000">
              <w:rPr>
                <w:rtl w:val="0"/>
              </w:rPr>
              <w:t xml:space="preserve">Optional list of lanes where the RevocableLane bit has been set.</w:t>
            </w:r>
          </w:p>
        </w:tc>
      </w:tr>
      <w:tr>
        <w:trPr>
          <w:cantSplit w:val="0"/>
          <w:tblHeader w:val="0"/>
        </w:trPr>
        <w:tc>
          <w:tcPr/>
          <w:p w:rsidR="00000000" w:rsidDel="00000000" w:rsidP="00000000" w:rsidRDefault="00000000" w:rsidRPr="00000000" w14:paraId="0000089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states</w:t>
            </w:r>
          </w:p>
        </w:tc>
        <w:tc>
          <w:tcPr/>
          <w:p w:rsidR="00000000" w:rsidDel="00000000" w:rsidP="00000000" w:rsidRDefault="00000000" w:rsidRPr="00000000" w14:paraId="00000891">
            <w:pPr>
              <w:spacing w:after="0" w:before="200" w:line="240" w:lineRule="auto"/>
              <w:jc w:val="both"/>
              <w:rPr>
                <w:rFonts w:ascii="Courier New" w:cs="Courier New" w:eastAsia="Courier New" w:hAnsi="Courier New"/>
              </w:rPr>
            </w:pPr>
            <w:hyperlink w:anchor="_heading=h.1w7udgc4rm4c">
              <w:r w:rsidDel="00000000" w:rsidR="00000000" w:rsidRPr="00000000">
                <w:rPr>
                  <w:rFonts w:ascii="Courier New" w:cs="Courier New" w:eastAsia="Courier New" w:hAnsi="Courier New"/>
                  <w:color w:val="1155cc"/>
                  <w:u w:val="single"/>
                  <w:rtl w:val="0"/>
                </w:rPr>
                <w:t xml:space="preserve">J2735MovementList</w:t>
              </w:r>
            </w:hyperlink>
            <w:r w:rsidDel="00000000" w:rsidR="00000000" w:rsidRPr="00000000">
              <w:rPr>
                <w:rtl w:val="0"/>
              </w:rPr>
            </w:r>
          </w:p>
        </w:tc>
        <w:tc>
          <w:tcPr/>
          <w:p w:rsidR="00000000" w:rsidDel="00000000" w:rsidP="00000000" w:rsidRDefault="00000000" w:rsidRPr="00000000" w14:paraId="00000892">
            <w:pPr>
              <w:keepNext w:val="1"/>
              <w:spacing w:after="0" w:before="200" w:line="240" w:lineRule="auto"/>
              <w:jc w:val="both"/>
              <w:rPr/>
            </w:pPr>
            <w:r w:rsidDel="00000000" w:rsidR="00000000" w:rsidRPr="00000000">
              <w:rPr>
                <w:rtl w:val="0"/>
              </w:rPr>
              <w:t xml:space="preserve">Each Movement is given in turn and contains its signal phase state, mapping to the lanes it applies to, and point in time it will end, and it may contain both active and future states.</w:t>
            </w:r>
          </w:p>
        </w:tc>
      </w:tr>
      <w:tr>
        <w:trPr>
          <w:cantSplit w:val="0"/>
          <w:tblHeader w:val="0"/>
        </w:trPr>
        <w:tc>
          <w:tcPr/>
          <w:p w:rsidR="00000000" w:rsidDel="00000000" w:rsidP="00000000" w:rsidRDefault="00000000" w:rsidRPr="00000000" w14:paraId="0000089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maneuverAssistList</w:t>
            </w:r>
          </w:p>
        </w:tc>
        <w:tc>
          <w:tcPr/>
          <w:p w:rsidR="00000000" w:rsidDel="00000000" w:rsidP="00000000" w:rsidRDefault="00000000" w:rsidRPr="00000000" w14:paraId="00000894">
            <w:pPr>
              <w:spacing w:after="0" w:before="200" w:line="240" w:lineRule="auto"/>
              <w:jc w:val="both"/>
              <w:rPr>
                <w:rFonts w:ascii="Courier New" w:cs="Courier New" w:eastAsia="Courier New" w:hAnsi="Courier New"/>
              </w:rPr>
            </w:pPr>
            <w:hyperlink w:anchor="_heading=h.kea7ryy2h9du">
              <w:r w:rsidDel="00000000" w:rsidR="00000000" w:rsidRPr="00000000">
                <w:rPr>
                  <w:rFonts w:ascii="Courier New" w:cs="Courier New" w:eastAsia="Courier New" w:hAnsi="Courier New"/>
                  <w:color w:val="1155cc"/>
                  <w:u w:val="single"/>
                  <w:rtl w:val="0"/>
                </w:rPr>
                <w:t xml:space="preserve">J2735ManeuverAssistList</w:t>
              </w:r>
            </w:hyperlink>
            <w:r w:rsidDel="00000000" w:rsidR="00000000" w:rsidRPr="00000000">
              <w:rPr>
                <w:rtl w:val="0"/>
              </w:rPr>
            </w:r>
          </w:p>
        </w:tc>
        <w:tc>
          <w:tcPr/>
          <w:p w:rsidR="00000000" w:rsidDel="00000000" w:rsidP="00000000" w:rsidRDefault="00000000" w:rsidRPr="00000000" w14:paraId="00000895">
            <w:pPr>
              <w:keepNext w:val="1"/>
              <w:spacing w:after="0" w:before="200" w:line="240" w:lineRule="auto"/>
              <w:jc w:val="both"/>
              <w:rPr/>
            </w:pPr>
            <w:r w:rsidDel="00000000" w:rsidR="00000000" w:rsidRPr="00000000">
              <w:rPr>
                <w:rtl w:val="0"/>
              </w:rPr>
              <w:t xml:space="preserve">Optional assist data.</w:t>
            </w:r>
          </w:p>
        </w:tc>
      </w:tr>
    </w:tbl>
    <w:p w:rsidR="00000000" w:rsidDel="00000000" w:rsidP="00000000" w:rsidRDefault="00000000" w:rsidRPr="00000000" w14:paraId="00000896">
      <w:pPr>
        <w:spacing w:after="200" w:before="120" w:line="264" w:lineRule="auto"/>
        <w:rPr>
          <w:b w:val="1"/>
          <w:color w:val="323e4f"/>
        </w:rPr>
      </w:pPr>
      <w:r w:rsidDel="00000000" w:rsidR="00000000" w:rsidRPr="00000000">
        <w:rPr>
          <w:b w:val="1"/>
          <w:color w:val="323e4f"/>
          <w:rtl w:val="0"/>
        </w:rPr>
        <w:t xml:space="preserve">Table 56 - J2735IntersectionState</w:t>
      </w:r>
    </w:p>
    <w:p w:rsidR="00000000" w:rsidDel="00000000" w:rsidP="00000000" w:rsidRDefault="00000000" w:rsidRPr="00000000" w14:paraId="00000897">
      <w:pPr>
        <w:pStyle w:val="Heading2"/>
        <w:numPr>
          <w:ilvl w:val="1"/>
          <w:numId w:val="12"/>
        </w:numPr>
        <w:rPr>
          <w:color w:val="2f5496"/>
          <w:sz w:val="26"/>
          <w:szCs w:val="26"/>
        </w:rPr>
      </w:pPr>
      <w:bookmarkStart w:colFirst="0" w:colLast="0" w:name="_heading=h.gq5izbls6jey" w:id="71"/>
      <w:bookmarkEnd w:id="71"/>
      <w:r w:rsidDel="00000000" w:rsidR="00000000" w:rsidRPr="00000000">
        <w:rPr>
          <w:rtl w:val="0"/>
        </w:rPr>
        <w:t xml:space="preserve">J2735IntersectionReferenceID</w:t>
      </w:r>
    </w:p>
    <w:p w:rsidR="00000000" w:rsidDel="00000000" w:rsidP="00000000" w:rsidRDefault="00000000" w:rsidRPr="00000000" w14:paraId="00000898">
      <w:pPr>
        <w:rPr/>
      </w:pPr>
      <w:r w:rsidDel="00000000" w:rsidR="00000000" w:rsidRPr="00000000">
        <w:rPr>
          <w:rtl w:val="0"/>
        </w:rPr>
        <w:t xml:space="preserve">The IntersectionReferenceID data frame conveys the combination of an optional RoadRegulatorID and of an IntersectionID that is unique within that region. When the RoadRegulatorID is present the IntersectionReferenceID is guaranteed to be globally unique.</w:t>
      </w:r>
    </w:p>
    <w:tbl>
      <w:tblPr>
        <w:tblStyle w:val="Table7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9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9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9B">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9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region</w:t>
            </w:r>
          </w:p>
        </w:tc>
        <w:tc>
          <w:tcPr/>
          <w:p w:rsidR="00000000" w:rsidDel="00000000" w:rsidP="00000000" w:rsidRDefault="00000000" w:rsidRPr="00000000" w14:paraId="0000089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9E">
            <w:pPr>
              <w:keepNext w:val="1"/>
              <w:spacing w:after="0" w:before="200" w:line="240" w:lineRule="auto"/>
              <w:jc w:val="both"/>
              <w:rPr/>
            </w:pPr>
            <w:r w:rsidDel="00000000" w:rsidR="00000000" w:rsidRPr="00000000">
              <w:rPr>
                <w:rtl w:val="0"/>
              </w:rPr>
              <w:t xml:space="preserve">An optional regional assignment value.</w:t>
            </w:r>
          </w:p>
          <w:p w:rsidR="00000000" w:rsidDel="00000000" w:rsidP="00000000" w:rsidRDefault="00000000" w:rsidRPr="00000000" w14:paraId="0000089F">
            <w:pPr>
              <w:spacing w:after="0" w:before="20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8A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8A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A2">
            <w:pPr>
              <w:keepNext w:val="1"/>
              <w:spacing w:after="0" w:before="200" w:line="240" w:lineRule="auto"/>
              <w:jc w:val="both"/>
              <w:rPr/>
            </w:pPr>
            <w:r w:rsidDel="00000000" w:rsidR="00000000" w:rsidRPr="00000000">
              <w:rPr>
                <w:rtl w:val="0"/>
              </w:rPr>
              <w:t xml:space="preserve">A unique mapping to the intersection in question within the above region of use. If not populated, it represents a generic unique mapping.</w:t>
            </w:r>
          </w:p>
        </w:tc>
      </w:tr>
    </w:tbl>
    <w:p w:rsidR="00000000" w:rsidDel="00000000" w:rsidP="00000000" w:rsidRDefault="00000000" w:rsidRPr="00000000" w14:paraId="000008A3">
      <w:pPr>
        <w:spacing w:after="200" w:before="120" w:line="264" w:lineRule="auto"/>
        <w:rPr>
          <w:b w:val="1"/>
          <w:color w:val="323e4f"/>
        </w:rPr>
      </w:pPr>
      <w:r w:rsidDel="00000000" w:rsidR="00000000" w:rsidRPr="00000000">
        <w:rPr>
          <w:b w:val="1"/>
          <w:color w:val="323e4f"/>
          <w:rtl w:val="0"/>
        </w:rPr>
        <w:t xml:space="preserve">Table 57 - J2735IntersectionReferenceID</w:t>
      </w:r>
    </w:p>
    <w:p w:rsidR="00000000" w:rsidDel="00000000" w:rsidP="00000000" w:rsidRDefault="00000000" w:rsidRPr="00000000" w14:paraId="000008A4">
      <w:pPr>
        <w:pStyle w:val="Heading2"/>
        <w:numPr>
          <w:ilvl w:val="1"/>
          <w:numId w:val="12"/>
        </w:numPr>
        <w:rPr>
          <w:color w:val="2f5496"/>
          <w:sz w:val="26"/>
          <w:szCs w:val="26"/>
        </w:rPr>
      </w:pPr>
      <w:bookmarkStart w:colFirst="0" w:colLast="0" w:name="_heading=h.p78aczwokqd0" w:id="72"/>
      <w:bookmarkEnd w:id="72"/>
      <w:r w:rsidDel="00000000" w:rsidR="00000000" w:rsidRPr="00000000">
        <w:rPr>
          <w:rtl w:val="0"/>
        </w:rPr>
        <w:t xml:space="preserve">J2735EnableLaneList</w:t>
      </w:r>
    </w:p>
    <w:p w:rsidR="00000000" w:rsidDel="00000000" w:rsidP="00000000" w:rsidRDefault="00000000" w:rsidRPr="00000000" w14:paraId="000008A5">
      <w:pPr>
        <w:ind w:left="0" w:firstLine="0"/>
        <w:rPr/>
      </w:pPr>
      <w:r w:rsidDel="00000000" w:rsidR="00000000" w:rsidRPr="00000000">
        <w:rPr>
          <w:rtl w:val="0"/>
        </w:rPr>
        <w:t xml:space="preserve">The Enabled Lane List data frame is a sequence of lane IDs for lane objects that are activated in the current map configuration</w:t>
      </w:r>
      <w:r w:rsidDel="00000000" w:rsidR="00000000" w:rsidRPr="00000000">
        <w:rPr>
          <w:rtl w:val="0"/>
        </w:rPr>
      </w:r>
    </w:p>
    <w:tbl>
      <w:tblPr>
        <w:tblStyle w:val="Table7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A6">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A7">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A8">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8A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enabledLaneList</w:t>
            </w:r>
          </w:p>
        </w:tc>
        <w:tc>
          <w:tcPr/>
          <w:p w:rsidR="00000000" w:rsidDel="00000000" w:rsidP="00000000" w:rsidRDefault="00000000" w:rsidRPr="00000000" w14:paraId="000008A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List&lt;integer&gt;</w:t>
            </w:r>
          </w:p>
        </w:tc>
        <w:tc>
          <w:tcPr/>
          <w:p w:rsidR="00000000" w:rsidDel="00000000" w:rsidP="00000000" w:rsidRDefault="00000000" w:rsidRPr="00000000" w14:paraId="000008AB">
            <w:pPr>
              <w:keepNext w:val="1"/>
              <w:spacing w:after="0" w:before="200" w:line="240" w:lineRule="auto"/>
              <w:jc w:val="both"/>
              <w:rPr/>
            </w:pPr>
            <w:r w:rsidDel="00000000" w:rsidR="00000000" w:rsidRPr="00000000">
              <w:rPr>
                <w:rtl w:val="0"/>
              </w:rPr>
              <w:t xml:space="preserve">The unique ID numbers for each lane object which is 'active' as part of the dynamic map contents.</w:t>
            </w:r>
          </w:p>
          <w:p w:rsidR="00000000" w:rsidDel="00000000" w:rsidP="00000000" w:rsidRDefault="00000000" w:rsidRPr="00000000" w14:paraId="000008AC">
            <w:pPr>
              <w:keepNext w:val="1"/>
              <w:spacing w:after="0" w:before="200" w:line="240" w:lineRule="auto"/>
              <w:jc w:val="both"/>
              <w:rPr/>
            </w:pPr>
            <w:r w:rsidDel="00000000" w:rsidR="00000000" w:rsidRPr="00000000">
              <w:rPr>
                <w:rtl w:val="0"/>
              </w:rPr>
              <w:t xml:space="preserve">The value 0 shall be used when the lane ID is not available or not known.</w:t>
            </w:r>
          </w:p>
        </w:tc>
      </w:tr>
    </w:tbl>
    <w:p w:rsidR="00000000" w:rsidDel="00000000" w:rsidP="00000000" w:rsidRDefault="00000000" w:rsidRPr="00000000" w14:paraId="000008AD">
      <w:pPr>
        <w:spacing w:after="200" w:before="120" w:line="264" w:lineRule="auto"/>
        <w:rPr>
          <w:b w:val="1"/>
          <w:color w:val="323e4f"/>
        </w:rPr>
      </w:pPr>
      <w:r w:rsidDel="00000000" w:rsidR="00000000" w:rsidRPr="00000000">
        <w:rPr>
          <w:b w:val="1"/>
          <w:color w:val="323e4f"/>
          <w:rtl w:val="0"/>
        </w:rPr>
        <w:t xml:space="preserve">Table 58 - J2735EnableLaneList</w:t>
      </w:r>
    </w:p>
    <w:p w:rsidR="00000000" w:rsidDel="00000000" w:rsidP="00000000" w:rsidRDefault="00000000" w:rsidRPr="00000000" w14:paraId="000008AE">
      <w:pPr>
        <w:pStyle w:val="Heading2"/>
        <w:numPr>
          <w:ilvl w:val="1"/>
          <w:numId w:val="12"/>
        </w:numPr>
        <w:rPr>
          <w:color w:val="2f5496"/>
          <w:sz w:val="26"/>
          <w:szCs w:val="26"/>
        </w:rPr>
      </w:pPr>
      <w:bookmarkStart w:colFirst="0" w:colLast="0" w:name="_heading=h.1w7udgc4rm4c" w:id="73"/>
      <w:bookmarkEnd w:id="73"/>
      <w:r w:rsidDel="00000000" w:rsidR="00000000" w:rsidRPr="00000000">
        <w:rPr>
          <w:rtl w:val="0"/>
        </w:rPr>
        <w:t xml:space="preserve">J2735MovementList</w:t>
      </w:r>
    </w:p>
    <w:tbl>
      <w:tblPr>
        <w:tblStyle w:val="Table7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AF">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B0">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B1">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8B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movementList</w:t>
            </w:r>
          </w:p>
        </w:tc>
        <w:tc>
          <w:tcPr/>
          <w:p w:rsidR="00000000" w:rsidDel="00000000" w:rsidP="00000000" w:rsidRDefault="00000000" w:rsidRPr="00000000" w14:paraId="000008B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p9aipywt15tm">
              <w:r w:rsidDel="00000000" w:rsidR="00000000" w:rsidRPr="00000000">
                <w:rPr>
                  <w:rFonts w:ascii="Courier New" w:cs="Courier New" w:eastAsia="Courier New" w:hAnsi="Courier New"/>
                  <w:color w:val="1155cc"/>
                  <w:u w:val="single"/>
                  <w:rtl w:val="0"/>
                </w:rPr>
                <w:t xml:space="preserve">J2735MovementState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8B4">
            <w:pPr>
              <w:keepNext w:val="1"/>
              <w:spacing w:after="0" w:before="200" w:line="240" w:lineRule="auto"/>
              <w:jc w:val="both"/>
              <w:rPr/>
            </w:pPr>
            <w:r w:rsidDel="00000000" w:rsidR="00000000" w:rsidRPr="00000000">
              <w:rPr>
                <w:rtl w:val="0"/>
              </w:rPr>
              <w:t xml:space="preserve">The MovementList data frame consists of a list of MovementState entries. </w:t>
            </w:r>
          </w:p>
        </w:tc>
      </w:tr>
    </w:tbl>
    <w:p w:rsidR="00000000" w:rsidDel="00000000" w:rsidP="00000000" w:rsidRDefault="00000000" w:rsidRPr="00000000" w14:paraId="000008B5">
      <w:pPr>
        <w:spacing w:after="200" w:before="120" w:line="264" w:lineRule="auto"/>
        <w:rPr>
          <w:b w:val="1"/>
          <w:color w:val="323e4f"/>
        </w:rPr>
      </w:pPr>
      <w:r w:rsidDel="00000000" w:rsidR="00000000" w:rsidRPr="00000000">
        <w:rPr>
          <w:b w:val="1"/>
          <w:color w:val="323e4f"/>
          <w:rtl w:val="0"/>
        </w:rPr>
        <w:t xml:space="preserve">Table 59 - J2735MovementList</w:t>
      </w:r>
    </w:p>
    <w:p w:rsidR="00000000" w:rsidDel="00000000" w:rsidP="00000000" w:rsidRDefault="00000000" w:rsidRPr="00000000" w14:paraId="000008B6">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8B7">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8B8">
      <w:pPr>
        <w:pStyle w:val="Heading2"/>
        <w:numPr>
          <w:ilvl w:val="1"/>
          <w:numId w:val="12"/>
        </w:numPr>
        <w:rPr>
          <w:color w:val="2f5496"/>
          <w:sz w:val="26"/>
          <w:szCs w:val="26"/>
        </w:rPr>
      </w:pPr>
      <w:bookmarkStart w:colFirst="0" w:colLast="0" w:name="_heading=h.p9aipywt15tm" w:id="74"/>
      <w:bookmarkEnd w:id="74"/>
      <w:r w:rsidDel="00000000" w:rsidR="00000000" w:rsidRPr="00000000">
        <w:rPr>
          <w:rtl w:val="0"/>
        </w:rPr>
        <w:t xml:space="preserve">J2735MovementState</w:t>
      </w:r>
    </w:p>
    <w:p w:rsidR="00000000" w:rsidDel="00000000" w:rsidP="00000000" w:rsidRDefault="00000000" w:rsidRPr="00000000" w14:paraId="000008B9">
      <w:pPr>
        <w:rPr/>
      </w:pPr>
      <w:r w:rsidDel="00000000" w:rsidR="00000000" w:rsidRPr="00000000">
        <w:rPr>
          <w:rtl w:val="0"/>
        </w:rPr>
        <w:t xml:space="preserve">The MovementState data frame is used to convey various information about the current or future movement state of a designated collection of one or more lanes of a common type.</w:t>
      </w:r>
    </w:p>
    <w:tbl>
      <w:tblPr>
        <w:tblStyle w:val="Table74"/>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BA">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BB">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BC">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B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movementName</w:t>
            </w:r>
          </w:p>
        </w:tc>
        <w:tc>
          <w:tcPr/>
          <w:p w:rsidR="00000000" w:rsidDel="00000000" w:rsidP="00000000" w:rsidRDefault="00000000" w:rsidRPr="00000000" w14:paraId="000008B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8BF">
            <w:pPr>
              <w:keepNext w:val="1"/>
              <w:spacing w:after="0" w:before="200" w:line="240" w:lineRule="auto"/>
              <w:jc w:val="both"/>
              <w:rPr/>
            </w:pPr>
            <w:r w:rsidDel="00000000" w:rsidR="00000000" w:rsidRPr="00000000">
              <w:rPr>
                <w:rtl w:val="0"/>
              </w:rPr>
              <w:t xml:space="preserve">An optional defining name for the movement.</w:t>
            </w:r>
          </w:p>
          <w:p w:rsidR="00000000" w:rsidDel="00000000" w:rsidP="00000000" w:rsidRDefault="00000000" w:rsidRPr="00000000" w14:paraId="000008C0">
            <w:pPr>
              <w:spacing w:after="0" w:before="20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8C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signalGroup</w:t>
            </w:r>
          </w:p>
        </w:tc>
        <w:tc>
          <w:tcPr/>
          <w:p w:rsidR="00000000" w:rsidDel="00000000" w:rsidP="00000000" w:rsidRDefault="00000000" w:rsidRPr="00000000" w14:paraId="000008C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C3">
            <w:pPr>
              <w:keepNext w:val="1"/>
              <w:spacing w:after="0" w:before="200" w:line="240" w:lineRule="auto"/>
              <w:jc w:val="both"/>
              <w:rPr/>
            </w:pPr>
            <w:r w:rsidDel="00000000" w:rsidR="00000000" w:rsidRPr="00000000">
              <w:rPr>
                <w:rtl w:val="0"/>
              </w:rPr>
              <w:t xml:space="preserve">The signal group id is used to map to lists of lanes.</w:t>
            </w:r>
          </w:p>
        </w:tc>
      </w:tr>
      <w:tr>
        <w:trPr>
          <w:cantSplit w:val="0"/>
          <w:tblHeader w:val="0"/>
        </w:trPr>
        <w:tc>
          <w:tcPr/>
          <w:p w:rsidR="00000000" w:rsidDel="00000000" w:rsidP="00000000" w:rsidRDefault="00000000" w:rsidRPr="00000000" w14:paraId="000008C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state_time_speed</w:t>
            </w:r>
          </w:p>
        </w:tc>
        <w:tc>
          <w:tcPr/>
          <w:p w:rsidR="00000000" w:rsidDel="00000000" w:rsidP="00000000" w:rsidRDefault="00000000" w:rsidRPr="00000000" w14:paraId="000008C5">
            <w:pPr>
              <w:spacing w:after="0" w:before="200" w:line="240" w:lineRule="auto"/>
              <w:jc w:val="both"/>
              <w:rPr>
                <w:rFonts w:ascii="Courier New" w:cs="Courier New" w:eastAsia="Courier New" w:hAnsi="Courier New"/>
              </w:rPr>
            </w:pPr>
            <w:hyperlink w:anchor="_heading=h.uviyps8ltmwn">
              <w:r w:rsidDel="00000000" w:rsidR="00000000" w:rsidRPr="00000000">
                <w:rPr>
                  <w:rFonts w:ascii="Courier New" w:cs="Courier New" w:eastAsia="Courier New" w:hAnsi="Courier New"/>
                  <w:color w:val="1155cc"/>
                  <w:u w:val="single"/>
                  <w:rtl w:val="0"/>
                </w:rPr>
                <w:t xml:space="preserve">J2735MovementEventList</w:t>
              </w:r>
            </w:hyperlink>
            <w:r w:rsidDel="00000000" w:rsidR="00000000" w:rsidRPr="00000000">
              <w:rPr>
                <w:rtl w:val="0"/>
              </w:rPr>
            </w:r>
          </w:p>
        </w:tc>
        <w:tc>
          <w:tcPr/>
          <w:p w:rsidR="00000000" w:rsidDel="00000000" w:rsidP="00000000" w:rsidRDefault="00000000" w:rsidRPr="00000000" w14:paraId="000008C6">
            <w:pPr>
              <w:keepNext w:val="1"/>
              <w:spacing w:after="0" w:before="200" w:line="240" w:lineRule="auto"/>
              <w:jc w:val="both"/>
              <w:rPr/>
            </w:pPr>
            <w:r w:rsidDel="00000000" w:rsidR="00000000" w:rsidRPr="00000000">
              <w:rPr>
                <w:rtl w:val="0"/>
              </w:rPr>
              <w:t xml:space="preserve">Object container consisting of sets of movement data with:</w:t>
            </w:r>
          </w:p>
          <w:p w:rsidR="00000000" w:rsidDel="00000000" w:rsidP="00000000" w:rsidRDefault="00000000" w:rsidRPr="00000000" w14:paraId="000008C7">
            <w:pPr>
              <w:keepNext w:val="1"/>
              <w:numPr>
                <w:ilvl w:val="0"/>
                <w:numId w:val="20"/>
              </w:numPr>
              <w:spacing w:after="0" w:afterAutospacing="0" w:before="200" w:line="240" w:lineRule="auto"/>
              <w:ind w:left="720" w:hanging="360"/>
              <w:jc w:val="both"/>
              <w:rPr>
                <w:u w:val="none"/>
              </w:rPr>
            </w:pPr>
            <w:r w:rsidDel="00000000" w:rsidR="00000000" w:rsidRPr="00000000">
              <w:rPr>
                <w:rtl w:val="0"/>
              </w:rPr>
              <w:t xml:space="preserve">SignalPhaseState</w:t>
            </w:r>
          </w:p>
          <w:p w:rsidR="00000000" w:rsidDel="00000000" w:rsidP="00000000" w:rsidRDefault="00000000" w:rsidRPr="00000000" w14:paraId="000008C8">
            <w:pPr>
              <w:keepNext w:val="1"/>
              <w:numPr>
                <w:ilvl w:val="0"/>
                <w:numId w:val="20"/>
              </w:numPr>
              <w:spacing w:after="0" w:afterAutospacing="0" w:before="0" w:beforeAutospacing="0" w:line="240" w:lineRule="auto"/>
              <w:ind w:left="720" w:hanging="360"/>
              <w:jc w:val="both"/>
              <w:rPr>
                <w:u w:val="none"/>
              </w:rPr>
            </w:pPr>
            <w:r w:rsidDel="00000000" w:rsidR="00000000" w:rsidRPr="00000000">
              <w:rPr>
                <w:rtl w:val="0"/>
              </w:rPr>
              <w:t xml:space="preserve">TimeChangeDetails</w:t>
            </w:r>
          </w:p>
          <w:p w:rsidR="00000000" w:rsidDel="00000000" w:rsidP="00000000" w:rsidRDefault="00000000" w:rsidRPr="00000000" w14:paraId="000008C9">
            <w:pPr>
              <w:keepNext w:val="1"/>
              <w:numPr>
                <w:ilvl w:val="0"/>
                <w:numId w:val="20"/>
              </w:numPr>
              <w:spacing w:after="0" w:before="0" w:beforeAutospacing="0" w:line="240" w:lineRule="auto"/>
              <w:ind w:left="720" w:hanging="360"/>
              <w:jc w:val="both"/>
              <w:rPr>
                <w:u w:val="none"/>
              </w:rPr>
            </w:pPr>
            <w:r w:rsidDel="00000000" w:rsidR="00000000" w:rsidRPr="00000000">
              <w:rPr>
                <w:rtl w:val="0"/>
              </w:rPr>
              <w:t xml:space="preserve">AdvisorySpeeds (optional)</w:t>
            </w:r>
          </w:p>
          <w:p w:rsidR="00000000" w:rsidDel="00000000" w:rsidP="00000000" w:rsidRDefault="00000000" w:rsidRPr="00000000" w14:paraId="000008CA">
            <w:pPr>
              <w:keepNext w:val="1"/>
              <w:spacing w:after="0" w:before="200" w:line="240" w:lineRule="auto"/>
              <w:jc w:val="both"/>
              <w:rPr/>
            </w:pPr>
            <w:r w:rsidDel="00000000" w:rsidR="00000000" w:rsidRPr="00000000">
              <w:rPr>
                <w:rtl w:val="0"/>
              </w:rPr>
              <w:t xml:space="preserve">Note one or more of the movement events may be for a future time and that this allows conveying multiple predictive phase and movement timing for various uses for the current signal group.</w:t>
            </w:r>
          </w:p>
        </w:tc>
      </w:tr>
      <w:tr>
        <w:trPr>
          <w:cantSplit w:val="0"/>
          <w:tblHeader w:val="0"/>
        </w:trPr>
        <w:tc>
          <w:tcPr/>
          <w:p w:rsidR="00000000" w:rsidDel="00000000" w:rsidP="00000000" w:rsidRDefault="00000000" w:rsidRPr="00000000" w14:paraId="000008C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maneuverAssistList</w:t>
            </w:r>
          </w:p>
        </w:tc>
        <w:tc>
          <w:tcPr/>
          <w:p w:rsidR="00000000" w:rsidDel="00000000" w:rsidP="00000000" w:rsidRDefault="00000000" w:rsidRPr="00000000" w14:paraId="000008CC">
            <w:pPr>
              <w:spacing w:after="0" w:before="200" w:line="240" w:lineRule="auto"/>
              <w:jc w:val="both"/>
              <w:rPr>
                <w:rFonts w:ascii="Courier New" w:cs="Courier New" w:eastAsia="Courier New" w:hAnsi="Courier New"/>
              </w:rPr>
            </w:pPr>
            <w:hyperlink w:anchor="_heading=h.kea7ryy2h9du">
              <w:r w:rsidDel="00000000" w:rsidR="00000000" w:rsidRPr="00000000">
                <w:rPr>
                  <w:rFonts w:ascii="Courier New" w:cs="Courier New" w:eastAsia="Courier New" w:hAnsi="Courier New"/>
                  <w:color w:val="1155cc"/>
                  <w:u w:val="single"/>
                  <w:rtl w:val="0"/>
                </w:rPr>
                <w:t xml:space="preserve">J2735ManeuverAssistList</w:t>
              </w:r>
            </w:hyperlink>
            <w:r w:rsidDel="00000000" w:rsidR="00000000" w:rsidRPr="00000000">
              <w:rPr>
                <w:rtl w:val="0"/>
              </w:rPr>
            </w:r>
          </w:p>
        </w:tc>
        <w:tc>
          <w:tcPr/>
          <w:p w:rsidR="00000000" w:rsidDel="00000000" w:rsidP="00000000" w:rsidRDefault="00000000" w:rsidRPr="00000000" w14:paraId="000008CD">
            <w:pPr>
              <w:keepNext w:val="1"/>
              <w:spacing w:after="0" w:before="200" w:line="240" w:lineRule="auto"/>
              <w:jc w:val="both"/>
              <w:rPr/>
            </w:pPr>
            <w:r w:rsidDel="00000000" w:rsidR="00000000" w:rsidRPr="00000000">
              <w:rPr>
                <w:rtl w:val="0"/>
              </w:rPr>
              <w:t xml:space="preserve">Object container containing assist list data. May also be located in the </w:t>
            </w:r>
            <w:hyperlink w:anchor="_heading=h.619wikqpxi8x">
              <w:r w:rsidDel="00000000" w:rsidR="00000000" w:rsidRPr="00000000">
                <w:rPr>
                  <w:color w:val="1155cc"/>
                  <w:u w:val="single"/>
                  <w:rtl w:val="0"/>
                </w:rPr>
                <w:t xml:space="preserve">J2735IntersectionState</w:t>
              </w:r>
            </w:hyperlink>
            <w:r w:rsidDel="00000000" w:rsidR="00000000" w:rsidRPr="00000000">
              <w:rPr>
                <w:rtl w:val="0"/>
              </w:rPr>
              <w:t xml:space="preserve">.</w:t>
            </w:r>
          </w:p>
        </w:tc>
      </w:tr>
    </w:tbl>
    <w:p w:rsidR="00000000" w:rsidDel="00000000" w:rsidP="00000000" w:rsidRDefault="00000000" w:rsidRPr="00000000" w14:paraId="000008CE">
      <w:pPr>
        <w:spacing w:after="200" w:before="120" w:line="264" w:lineRule="auto"/>
        <w:rPr>
          <w:b w:val="1"/>
          <w:color w:val="323e4f"/>
        </w:rPr>
      </w:pPr>
      <w:r w:rsidDel="00000000" w:rsidR="00000000" w:rsidRPr="00000000">
        <w:rPr>
          <w:b w:val="1"/>
          <w:color w:val="323e4f"/>
          <w:rtl w:val="0"/>
        </w:rPr>
        <w:t xml:space="preserve">Table 60 - J2735MovementState</w:t>
      </w:r>
    </w:p>
    <w:p w:rsidR="00000000" w:rsidDel="00000000" w:rsidP="00000000" w:rsidRDefault="00000000" w:rsidRPr="00000000" w14:paraId="000008CF">
      <w:pPr>
        <w:pStyle w:val="Heading2"/>
        <w:numPr>
          <w:ilvl w:val="1"/>
          <w:numId w:val="12"/>
        </w:numPr>
        <w:rPr>
          <w:color w:val="2f5496"/>
          <w:sz w:val="26"/>
          <w:szCs w:val="26"/>
        </w:rPr>
      </w:pPr>
      <w:bookmarkStart w:colFirst="0" w:colLast="0" w:name="_heading=h.uviyps8ltmwn" w:id="75"/>
      <w:bookmarkEnd w:id="75"/>
      <w:r w:rsidDel="00000000" w:rsidR="00000000" w:rsidRPr="00000000">
        <w:rPr>
          <w:rtl w:val="0"/>
        </w:rPr>
        <w:t xml:space="preserve">J2735MovementEventList</w:t>
      </w:r>
    </w:p>
    <w:tbl>
      <w:tblPr>
        <w:tblStyle w:val="Table7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D0">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D1">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D2">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8D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movementEventList</w:t>
            </w:r>
          </w:p>
        </w:tc>
        <w:tc>
          <w:tcPr/>
          <w:p w:rsidR="00000000" w:rsidDel="00000000" w:rsidP="00000000" w:rsidRDefault="00000000" w:rsidRPr="00000000" w14:paraId="000008D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t7wk46mjcjtn">
              <w:r w:rsidDel="00000000" w:rsidR="00000000" w:rsidRPr="00000000">
                <w:rPr>
                  <w:rFonts w:ascii="Courier New" w:cs="Courier New" w:eastAsia="Courier New" w:hAnsi="Courier New"/>
                  <w:color w:val="1155cc"/>
                  <w:u w:val="single"/>
                  <w:rtl w:val="0"/>
                </w:rPr>
                <w:t xml:space="preserve">J2735MovementEvent</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8D5">
            <w:pPr>
              <w:keepNext w:val="1"/>
              <w:spacing w:after="0" w:before="200" w:line="240" w:lineRule="auto"/>
              <w:jc w:val="both"/>
              <w:rPr/>
            </w:pPr>
            <w:r w:rsidDel="00000000" w:rsidR="00000000" w:rsidRPr="00000000">
              <w:rPr>
                <w:rtl w:val="0"/>
              </w:rPr>
              <w:t xml:space="preserve">The MovementEventList data frame consists of a list of MovementEvent entries. </w:t>
            </w:r>
          </w:p>
        </w:tc>
      </w:tr>
    </w:tbl>
    <w:p w:rsidR="00000000" w:rsidDel="00000000" w:rsidP="00000000" w:rsidRDefault="00000000" w:rsidRPr="00000000" w14:paraId="000008D6">
      <w:pPr>
        <w:spacing w:after="200" w:before="120" w:line="264" w:lineRule="auto"/>
        <w:rPr>
          <w:b w:val="1"/>
          <w:color w:val="323e4f"/>
        </w:rPr>
      </w:pPr>
      <w:r w:rsidDel="00000000" w:rsidR="00000000" w:rsidRPr="00000000">
        <w:rPr>
          <w:b w:val="1"/>
          <w:color w:val="323e4f"/>
          <w:rtl w:val="0"/>
        </w:rPr>
        <w:t xml:space="preserve">Table 61 - J2735MovementEventList</w:t>
      </w:r>
    </w:p>
    <w:p w:rsidR="00000000" w:rsidDel="00000000" w:rsidP="00000000" w:rsidRDefault="00000000" w:rsidRPr="00000000" w14:paraId="000008D7">
      <w:pPr>
        <w:pStyle w:val="Heading2"/>
        <w:numPr>
          <w:ilvl w:val="1"/>
          <w:numId w:val="12"/>
        </w:numPr>
        <w:rPr>
          <w:color w:val="2f5496"/>
          <w:sz w:val="26"/>
          <w:szCs w:val="26"/>
        </w:rPr>
      </w:pPr>
      <w:bookmarkStart w:colFirst="0" w:colLast="0" w:name="_heading=h.t7wk46mjcjtn" w:id="76"/>
      <w:bookmarkEnd w:id="76"/>
      <w:r w:rsidDel="00000000" w:rsidR="00000000" w:rsidRPr="00000000">
        <w:rPr>
          <w:rtl w:val="0"/>
        </w:rPr>
        <w:t xml:space="preserve">J2735MovementEvent</w:t>
      </w:r>
    </w:p>
    <w:p w:rsidR="00000000" w:rsidDel="00000000" w:rsidP="00000000" w:rsidRDefault="00000000" w:rsidRPr="00000000" w14:paraId="000008D8">
      <w:pPr>
        <w:rPr/>
      </w:pPr>
      <w:r w:rsidDel="00000000" w:rsidR="00000000" w:rsidRPr="00000000">
        <w:rPr>
          <w:rtl w:val="0"/>
        </w:rPr>
        <w:t xml:space="preserve">The MovementEvent data frame contains details about a single movement. It is used by the movement state to convey one of a number of movements (typically occurring over a sequence of times) for a SignalGroupID.</w:t>
      </w:r>
    </w:p>
    <w:tbl>
      <w:tblPr>
        <w:tblStyle w:val="Table7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D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D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DB">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D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eventState</w:t>
            </w:r>
          </w:p>
        </w:tc>
        <w:tc>
          <w:tcPr/>
          <w:p w:rsidR="00000000" w:rsidDel="00000000" w:rsidP="00000000" w:rsidRDefault="00000000" w:rsidRPr="00000000" w14:paraId="000008D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J2735MovementPhaseState</w:t>
            </w:r>
          </w:p>
        </w:tc>
        <w:tc>
          <w:tcPr/>
          <w:p w:rsidR="00000000" w:rsidDel="00000000" w:rsidP="00000000" w:rsidRDefault="00000000" w:rsidRPr="00000000" w14:paraId="000008DE">
            <w:pPr>
              <w:keepNext w:val="1"/>
              <w:rPr/>
            </w:pPr>
            <w:r w:rsidDel="00000000" w:rsidR="00000000" w:rsidRPr="00000000">
              <w:rPr>
                <w:rtl w:val="0"/>
              </w:rPr>
              <w:t xml:space="preserve">Single constant from enumeration below:</w:t>
            </w:r>
          </w:p>
          <w:p w:rsidR="00000000" w:rsidDel="00000000" w:rsidP="00000000" w:rsidRDefault="00000000" w:rsidRPr="00000000" w14:paraId="000008DF">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UNAVAILABLE</w:t>
            </w:r>
          </w:p>
          <w:p w:rsidR="00000000" w:rsidDel="00000000" w:rsidP="00000000" w:rsidRDefault="00000000" w:rsidRPr="00000000" w14:paraId="000008E0">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DARK</w:t>
            </w:r>
          </w:p>
          <w:p w:rsidR="00000000" w:rsidDel="00000000" w:rsidP="00000000" w:rsidRDefault="00000000" w:rsidRPr="00000000" w14:paraId="000008E1">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STOP_THEN_PROCEED</w:t>
            </w:r>
          </w:p>
          <w:p w:rsidR="00000000" w:rsidDel="00000000" w:rsidP="00000000" w:rsidRDefault="00000000" w:rsidRPr="00000000" w14:paraId="000008E2">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STOP_AND_REMAIN</w:t>
            </w:r>
          </w:p>
          <w:p w:rsidR="00000000" w:rsidDel="00000000" w:rsidP="00000000" w:rsidRDefault="00000000" w:rsidRPr="00000000" w14:paraId="000008E3">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PRE_MOVEMENT</w:t>
            </w:r>
          </w:p>
          <w:p w:rsidR="00000000" w:rsidDel="00000000" w:rsidP="00000000" w:rsidRDefault="00000000" w:rsidRPr="00000000" w14:paraId="000008E4">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PERMISSIVE_MOVEMENT_ALLOWED</w:t>
            </w:r>
          </w:p>
          <w:p w:rsidR="00000000" w:rsidDel="00000000" w:rsidP="00000000" w:rsidRDefault="00000000" w:rsidRPr="00000000" w14:paraId="000008E5">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PROTECTED_MOVEMENT_ALLOWED</w:t>
            </w:r>
          </w:p>
          <w:p w:rsidR="00000000" w:rsidDel="00000000" w:rsidP="00000000" w:rsidRDefault="00000000" w:rsidRPr="00000000" w14:paraId="000008E6">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PERMISSIVE_CLEARANCE</w:t>
            </w:r>
          </w:p>
          <w:p w:rsidR="00000000" w:rsidDel="00000000" w:rsidP="00000000" w:rsidRDefault="00000000" w:rsidRPr="00000000" w14:paraId="000008E7">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PROTECTED_CLEARANCE</w:t>
            </w:r>
          </w:p>
          <w:p w:rsidR="00000000" w:rsidDel="00000000" w:rsidP="00000000" w:rsidRDefault="00000000" w:rsidRPr="00000000" w14:paraId="000008E8">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CAUTION_CONFLICTING_TRAFFIC</w:t>
            </w:r>
          </w:p>
        </w:tc>
      </w:tr>
      <w:tr>
        <w:trPr>
          <w:cantSplit w:val="0"/>
          <w:tblHeader w:val="0"/>
        </w:trPr>
        <w:tc>
          <w:tcPr/>
          <w:p w:rsidR="00000000" w:rsidDel="00000000" w:rsidP="00000000" w:rsidRDefault="00000000" w:rsidRPr="00000000" w14:paraId="000008E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timing</w:t>
            </w:r>
          </w:p>
        </w:tc>
        <w:tc>
          <w:tcPr/>
          <w:p w:rsidR="00000000" w:rsidDel="00000000" w:rsidP="00000000" w:rsidRDefault="00000000" w:rsidRPr="00000000" w14:paraId="000008EA">
            <w:pPr>
              <w:spacing w:after="0" w:before="200" w:line="240" w:lineRule="auto"/>
              <w:jc w:val="both"/>
              <w:rPr>
                <w:rFonts w:ascii="Courier New" w:cs="Courier New" w:eastAsia="Courier New" w:hAnsi="Courier New"/>
              </w:rPr>
            </w:pPr>
            <w:hyperlink w:anchor="_heading=h.aueceyqzqvul">
              <w:r w:rsidDel="00000000" w:rsidR="00000000" w:rsidRPr="00000000">
                <w:rPr>
                  <w:rFonts w:ascii="Courier New" w:cs="Courier New" w:eastAsia="Courier New" w:hAnsi="Courier New"/>
                  <w:color w:val="1155cc"/>
                  <w:u w:val="single"/>
                  <w:rtl w:val="0"/>
                </w:rPr>
                <w:t xml:space="preserve">J2735TimeChangeDetails</w:t>
              </w:r>
            </w:hyperlink>
            <w:r w:rsidDel="00000000" w:rsidR="00000000" w:rsidRPr="00000000">
              <w:rPr>
                <w:rtl w:val="0"/>
              </w:rPr>
            </w:r>
          </w:p>
        </w:tc>
        <w:tc>
          <w:tcPr/>
          <w:p w:rsidR="00000000" w:rsidDel="00000000" w:rsidP="00000000" w:rsidRDefault="00000000" w:rsidRPr="00000000" w14:paraId="000008EB">
            <w:pPr>
              <w:keepNext w:val="1"/>
              <w:spacing w:after="0" w:before="200" w:line="240" w:lineRule="auto"/>
              <w:jc w:val="both"/>
              <w:rPr/>
            </w:pPr>
            <w:r w:rsidDel="00000000" w:rsidR="00000000" w:rsidRPr="00000000">
              <w:rPr>
                <w:rtl w:val="0"/>
              </w:rPr>
              <w:t xml:space="preserve">Optional timing Data in UTC time stamps for event includes start and min/max end times of phase confidence and estimated next occurrence.</w:t>
            </w:r>
          </w:p>
        </w:tc>
      </w:tr>
      <w:tr>
        <w:trPr>
          <w:cantSplit w:val="0"/>
          <w:tblHeader w:val="0"/>
        </w:trPr>
        <w:tc>
          <w:tcPr/>
          <w:p w:rsidR="00000000" w:rsidDel="00000000" w:rsidP="00000000" w:rsidRDefault="00000000" w:rsidRPr="00000000" w14:paraId="000008E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speeds</w:t>
            </w:r>
          </w:p>
        </w:tc>
        <w:tc>
          <w:tcPr/>
          <w:p w:rsidR="00000000" w:rsidDel="00000000" w:rsidP="00000000" w:rsidRDefault="00000000" w:rsidRPr="00000000" w14:paraId="000008ED">
            <w:pPr>
              <w:spacing w:after="0" w:before="200" w:line="240" w:lineRule="auto"/>
              <w:jc w:val="both"/>
              <w:rPr>
                <w:rFonts w:ascii="Courier New" w:cs="Courier New" w:eastAsia="Courier New" w:hAnsi="Courier New"/>
              </w:rPr>
            </w:pPr>
            <w:hyperlink w:anchor="_heading=h.dt15idwy2crx">
              <w:r w:rsidDel="00000000" w:rsidR="00000000" w:rsidRPr="00000000">
                <w:rPr>
                  <w:rFonts w:ascii="Courier New" w:cs="Courier New" w:eastAsia="Courier New" w:hAnsi="Courier New"/>
                  <w:color w:val="1155cc"/>
                  <w:u w:val="single"/>
                  <w:rtl w:val="0"/>
                </w:rPr>
                <w:t xml:space="preserve">J2735AdvisorySpeedList</w:t>
              </w:r>
            </w:hyperlink>
            <w:r w:rsidDel="00000000" w:rsidR="00000000" w:rsidRPr="00000000">
              <w:rPr>
                <w:rtl w:val="0"/>
              </w:rPr>
            </w:r>
          </w:p>
        </w:tc>
        <w:tc>
          <w:tcPr/>
          <w:p w:rsidR="00000000" w:rsidDel="00000000" w:rsidP="00000000" w:rsidRDefault="00000000" w:rsidRPr="00000000" w14:paraId="000008EE">
            <w:pPr>
              <w:keepNext w:val="1"/>
              <w:spacing w:after="0" w:before="200" w:line="240" w:lineRule="auto"/>
              <w:jc w:val="both"/>
              <w:rPr/>
            </w:pPr>
            <w:r w:rsidDel="00000000" w:rsidR="00000000" w:rsidRPr="00000000">
              <w:rPr>
                <w:rtl w:val="0"/>
              </w:rPr>
              <w:t xml:space="preserve">Optional various speed advisories for use by general and specific types of vehicles supporting green-wave and other flow needs See Section 11 for converting and translating speed expressed in mph into units of m/s.</w:t>
            </w:r>
          </w:p>
        </w:tc>
      </w:tr>
    </w:tbl>
    <w:p w:rsidR="00000000" w:rsidDel="00000000" w:rsidP="00000000" w:rsidRDefault="00000000" w:rsidRPr="00000000" w14:paraId="000008EF">
      <w:pPr>
        <w:spacing w:after="200" w:before="120" w:line="264" w:lineRule="auto"/>
        <w:rPr>
          <w:b w:val="1"/>
          <w:color w:val="323e4f"/>
        </w:rPr>
      </w:pPr>
      <w:r w:rsidDel="00000000" w:rsidR="00000000" w:rsidRPr="00000000">
        <w:rPr>
          <w:b w:val="1"/>
          <w:color w:val="323e4f"/>
          <w:rtl w:val="0"/>
        </w:rPr>
        <w:t xml:space="preserve">Table 62 - J2735MovementEvent</w:t>
      </w:r>
    </w:p>
    <w:p w:rsidR="00000000" w:rsidDel="00000000" w:rsidP="00000000" w:rsidRDefault="00000000" w:rsidRPr="00000000" w14:paraId="000008F0">
      <w:pPr>
        <w:pStyle w:val="Heading2"/>
        <w:numPr>
          <w:ilvl w:val="1"/>
          <w:numId w:val="12"/>
        </w:numPr>
        <w:rPr>
          <w:color w:val="2f5496"/>
          <w:sz w:val="26"/>
          <w:szCs w:val="26"/>
        </w:rPr>
      </w:pPr>
      <w:bookmarkStart w:colFirst="0" w:colLast="0" w:name="_heading=h.aueceyqzqvul" w:id="77"/>
      <w:bookmarkEnd w:id="77"/>
      <w:r w:rsidDel="00000000" w:rsidR="00000000" w:rsidRPr="00000000">
        <w:rPr>
          <w:rtl w:val="0"/>
        </w:rPr>
        <w:t xml:space="preserve">J2735TimeChangeDetails</w:t>
      </w:r>
    </w:p>
    <w:p w:rsidR="00000000" w:rsidDel="00000000" w:rsidP="00000000" w:rsidRDefault="00000000" w:rsidRPr="00000000" w14:paraId="000008F1">
      <w:pPr>
        <w:rPr/>
      </w:pPr>
      <w:r w:rsidDel="00000000" w:rsidR="00000000" w:rsidRPr="00000000">
        <w:rPr>
          <w:rtl w:val="0"/>
        </w:rPr>
        <w:t xml:space="preserve">Conveys details about the timing of a phase within a movement. The core data concept expressed is the time stamp (time mark) at which the related phase will change to the next state. This is often found in the MinEndTime element, but the other elements may be needed to convey the full concept when adaptive timing is employed.</w:t>
      </w:r>
    </w:p>
    <w:tbl>
      <w:tblPr>
        <w:tblStyle w:val="Table7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8F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8F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8F4">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F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startTime</w:t>
            </w:r>
          </w:p>
        </w:tc>
        <w:tc>
          <w:tcPr/>
          <w:p w:rsidR="00000000" w:rsidDel="00000000" w:rsidP="00000000" w:rsidRDefault="00000000" w:rsidRPr="00000000" w14:paraId="000008F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F7">
            <w:pPr>
              <w:keepNext w:val="1"/>
              <w:spacing w:after="0" w:before="200" w:line="240" w:lineRule="auto"/>
              <w:jc w:val="both"/>
              <w:rPr>
                <w:rFonts w:ascii="Consolas" w:cs="Consolas" w:eastAsia="Consolas" w:hAnsi="Consolas"/>
                <w:color w:val="0000c0"/>
                <w:sz w:val="20"/>
                <w:szCs w:val="20"/>
              </w:rPr>
            </w:pPr>
            <w:r w:rsidDel="00000000" w:rsidR="00000000" w:rsidRPr="00000000">
              <w:rPr>
                <w:rtl w:val="0"/>
              </w:rPr>
              <w:t xml:space="preserve">Optional value for when the phase first started.</w:t>
            </w:r>
            <w:r w:rsidDel="00000000" w:rsidR="00000000" w:rsidRPr="00000000">
              <w:rPr>
                <w:rtl w:val="0"/>
              </w:rPr>
            </w:r>
          </w:p>
        </w:tc>
      </w:tr>
      <w:tr>
        <w:trPr>
          <w:cantSplit w:val="0"/>
          <w:tblHeader w:val="0"/>
        </w:trPr>
        <w:tc>
          <w:tcPr/>
          <w:p w:rsidR="00000000" w:rsidDel="00000000" w:rsidP="00000000" w:rsidRDefault="00000000" w:rsidRPr="00000000" w14:paraId="000008F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minEndTime</w:t>
            </w:r>
          </w:p>
        </w:tc>
        <w:tc>
          <w:tcPr/>
          <w:p w:rsidR="00000000" w:rsidDel="00000000" w:rsidP="00000000" w:rsidRDefault="00000000" w:rsidRPr="00000000" w14:paraId="000008F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FA">
            <w:pPr>
              <w:keepNext w:val="1"/>
              <w:spacing w:after="0" w:before="200" w:line="240" w:lineRule="auto"/>
              <w:jc w:val="both"/>
              <w:rPr/>
            </w:pPr>
            <w:r w:rsidDel="00000000" w:rsidR="00000000" w:rsidRPr="00000000">
              <w:rPr>
                <w:rtl w:val="0"/>
              </w:rPr>
              <w:t xml:space="preserve">Expected shortest time for the phase to change.</w:t>
            </w:r>
          </w:p>
        </w:tc>
      </w:tr>
      <w:tr>
        <w:trPr>
          <w:cantSplit w:val="0"/>
          <w:tblHeader w:val="0"/>
        </w:trPr>
        <w:tc>
          <w:tcPr/>
          <w:p w:rsidR="00000000" w:rsidDel="00000000" w:rsidP="00000000" w:rsidRDefault="00000000" w:rsidRPr="00000000" w14:paraId="000008F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maxEndTime</w:t>
            </w:r>
          </w:p>
        </w:tc>
        <w:tc>
          <w:tcPr/>
          <w:p w:rsidR="00000000" w:rsidDel="00000000" w:rsidP="00000000" w:rsidRDefault="00000000" w:rsidRPr="00000000" w14:paraId="000008F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8FD">
            <w:pPr>
              <w:keepNext w:val="1"/>
              <w:spacing w:after="0" w:before="200" w:line="240" w:lineRule="auto"/>
              <w:jc w:val="both"/>
              <w:rPr/>
            </w:pPr>
            <w:r w:rsidDel="00000000" w:rsidR="00000000" w:rsidRPr="00000000">
              <w:rPr>
                <w:rtl w:val="0"/>
              </w:rPr>
              <w:t xml:space="preserve">Optional expected longest time for the phase to change.</w:t>
            </w:r>
          </w:p>
        </w:tc>
      </w:tr>
      <w:tr>
        <w:trPr>
          <w:cantSplit w:val="0"/>
          <w:tblHeader w:val="0"/>
        </w:trPr>
        <w:tc>
          <w:tcPr/>
          <w:p w:rsidR="00000000" w:rsidDel="00000000" w:rsidP="00000000" w:rsidRDefault="00000000" w:rsidRPr="00000000" w14:paraId="000008F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likelyTime</w:t>
            </w:r>
          </w:p>
        </w:tc>
        <w:tc>
          <w:tcPr/>
          <w:p w:rsidR="00000000" w:rsidDel="00000000" w:rsidP="00000000" w:rsidRDefault="00000000" w:rsidRPr="00000000" w14:paraId="000008F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00">
            <w:pPr>
              <w:keepNext w:val="1"/>
              <w:spacing w:after="0" w:before="200" w:line="240" w:lineRule="auto"/>
              <w:jc w:val="both"/>
              <w:rPr/>
            </w:pPr>
            <w:r w:rsidDel="00000000" w:rsidR="00000000" w:rsidRPr="00000000">
              <w:rPr>
                <w:rtl w:val="0"/>
              </w:rPr>
              <w:t xml:space="preserve">Optional best predicted time for the phase to change based on other data.</w:t>
            </w:r>
          </w:p>
        </w:tc>
      </w:tr>
      <w:tr>
        <w:trPr>
          <w:cantSplit w:val="0"/>
          <w:tblHeader w:val="0"/>
        </w:trPr>
        <w:tc>
          <w:tcPr/>
          <w:p w:rsidR="00000000" w:rsidDel="00000000" w:rsidP="00000000" w:rsidRDefault="00000000" w:rsidRPr="00000000" w14:paraId="0000090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confidence</w:t>
            </w:r>
          </w:p>
        </w:tc>
        <w:tc>
          <w:tcPr/>
          <w:p w:rsidR="00000000" w:rsidDel="00000000" w:rsidP="00000000" w:rsidRDefault="00000000" w:rsidRPr="00000000" w14:paraId="0000090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03">
            <w:pPr>
              <w:keepNext w:val="1"/>
              <w:spacing w:after="0" w:before="200" w:line="240" w:lineRule="auto"/>
              <w:jc w:val="both"/>
              <w:rPr/>
            </w:pPr>
            <w:r w:rsidDel="00000000" w:rsidR="00000000" w:rsidRPr="00000000">
              <w:rPr>
                <w:rtl w:val="0"/>
              </w:rPr>
              <w:t xml:space="preserve">Confidence of timing accuracy.</w:t>
            </w:r>
          </w:p>
        </w:tc>
      </w:tr>
      <w:tr>
        <w:trPr>
          <w:cantSplit w:val="0"/>
          <w:tblHeader w:val="0"/>
        </w:trPr>
        <w:tc>
          <w:tcPr/>
          <w:p w:rsidR="00000000" w:rsidDel="00000000" w:rsidP="00000000" w:rsidRDefault="00000000" w:rsidRPr="00000000" w14:paraId="0000090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nextTime</w:t>
            </w:r>
          </w:p>
        </w:tc>
        <w:tc>
          <w:tcPr/>
          <w:p w:rsidR="00000000" w:rsidDel="00000000" w:rsidP="00000000" w:rsidRDefault="00000000" w:rsidRPr="00000000" w14:paraId="0000090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06">
            <w:pPr>
              <w:keepNext w:val="1"/>
              <w:spacing w:after="0" w:before="200" w:line="240" w:lineRule="auto"/>
              <w:jc w:val="both"/>
              <w:rPr/>
            </w:pPr>
            <w:r w:rsidDel="00000000" w:rsidR="00000000" w:rsidRPr="00000000">
              <w:rPr>
                <w:rtl w:val="0"/>
              </w:rPr>
              <w:t xml:space="preserve">A rough estimate of when the current phase might occur again.</w:t>
            </w:r>
          </w:p>
        </w:tc>
      </w:tr>
    </w:tbl>
    <w:p w:rsidR="00000000" w:rsidDel="00000000" w:rsidP="00000000" w:rsidRDefault="00000000" w:rsidRPr="00000000" w14:paraId="00000907">
      <w:pPr>
        <w:spacing w:after="200" w:before="120" w:line="264" w:lineRule="auto"/>
        <w:rPr>
          <w:b w:val="1"/>
          <w:color w:val="323e4f"/>
        </w:rPr>
      </w:pPr>
      <w:r w:rsidDel="00000000" w:rsidR="00000000" w:rsidRPr="00000000">
        <w:rPr>
          <w:b w:val="1"/>
          <w:color w:val="323e4f"/>
          <w:rtl w:val="0"/>
        </w:rPr>
        <w:t xml:space="preserve">Table 63 - J2735TimeChangeDetails</w:t>
      </w:r>
    </w:p>
    <w:p w:rsidR="00000000" w:rsidDel="00000000" w:rsidP="00000000" w:rsidRDefault="00000000" w:rsidRPr="00000000" w14:paraId="00000908">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909">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90A">
      <w:pPr>
        <w:pStyle w:val="Heading2"/>
        <w:numPr>
          <w:ilvl w:val="1"/>
          <w:numId w:val="12"/>
        </w:numPr>
        <w:rPr>
          <w:color w:val="2f5496"/>
          <w:sz w:val="26"/>
          <w:szCs w:val="26"/>
        </w:rPr>
      </w:pPr>
      <w:bookmarkStart w:colFirst="0" w:colLast="0" w:name="_heading=h.dt15idwy2crx" w:id="78"/>
      <w:bookmarkEnd w:id="78"/>
      <w:r w:rsidDel="00000000" w:rsidR="00000000" w:rsidRPr="00000000">
        <w:rPr>
          <w:rtl w:val="0"/>
        </w:rPr>
        <w:t xml:space="preserve">J2735AdvisorySpeedList</w:t>
      </w:r>
    </w:p>
    <w:tbl>
      <w:tblPr>
        <w:tblStyle w:val="Table7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0B">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0C">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0D">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0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movementEventList</w:t>
            </w:r>
          </w:p>
        </w:tc>
        <w:tc>
          <w:tcPr/>
          <w:p w:rsidR="00000000" w:rsidDel="00000000" w:rsidP="00000000" w:rsidRDefault="00000000" w:rsidRPr="00000000" w14:paraId="0000090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oekf3hkfaang">
              <w:r w:rsidDel="00000000" w:rsidR="00000000" w:rsidRPr="00000000">
                <w:rPr>
                  <w:rFonts w:ascii="Courier New" w:cs="Courier New" w:eastAsia="Courier New" w:hAnsi="Courier New"/>
                  <w:color w:val="1155cc"/>
                  <w:u w:val="single"/>
                  <w:rtl w:val="0"/>
                </w:rPr>
                <w:t xml:space="preserve">J2735AdvisorySpeed</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910">
            <w:pPr>
              <w:keepNext w:val="1"/>
              <w:spacing w:after="0" w:before="200" w:line="240" w:lineRule="auto"/>
              <w:jc w:val="both"/>
              <w:rPr/>
            </w:pPr>
            <w:r w:rsidDel="00000000" w:rsidR="00000000" w:rsidRPr="00000000">
              <w:rPr>
                <w:rtl w:val="0"/>
              </w:rPr>
              <w:t xml:space="preserve">The AdvisorySpeedList data frame consists of a list of AdvisorySpeed entries. </w:t>
            </w:r>
          </w:p>
        </w:tc>
      </w:tr>
    </w:tbl>
    <w:p w:rsidR="00000000" w:rsidDel="00000000" w:rsidP="00000000" w:rsidRDefault="00000000" w:rsidRPr="00000000" w14:paraId="00000911">
      <w:pPr>
        <w:spacing w:after="200" w:before="120" w:line="264" w:lineRule="auto"/>
        <w:rPr>
          <w:b w:val="1"/>
          <w:color w:val="323e4f"/>
        </w:rPr>
      </w:pPr>
      <w:r w:rsidDel="00000000" w:rsidR="00000000" w:rsidRPr="00000000">
        <w:rPr>
          <w:b w:val="1"/>
          <w:color w:val="323e4f"/>
          <w:rtl w:val="0"/>
        </w:rPr>
        <w:t xml:space="preserve">Table 64 - J2735AdvisorySpeedList</w:t>
      </w:r>
    </w:p>
    <w:p w:rsidR="00000000" w:rsidDel="00000000" w:rsidP="00000000" w:rsidRDefault="00000000" w:rsidRPr="00000000" w14:paraId="00000912">
      <w:pPr>
        <w:pStyle w:val="Heading2"/>
        <w:numPr>
          <w:ilvl w:val="1"/>
          <w:numId w:val="12"/>
        </w:numPr>
        <w:rPr>
          <w:color w:val="2f5496"/>
          <w:sz w:val="26"/>
          <w:szCs w:val="26"/>
        </w:rPr>
      </w:pPr>
      <w:bookmarkStart w:colFirst="0" w:colLast="0" w:name="_heading=h.oekf3hkfaang" w:id="79"/>
      <w:bookmarkEnd w:id="79"/>
      <w:r w:rsidDel="00000000" w:rsidR="00000000" w:rsidRPr="00000000">
        <w:rPr>
          <w:rtl w:val="0"/>
        </w:rPr>
        <w:t xml:space="preserve">J2735AdvisorySpeed</w:t>
      </w:r>
    </w:p>
    <w:p w:rsidR="00000000" w:rsidDel="00000000" w:rsidP="00000000" w:rsidRDefault="00000000" w:rsidRPr="00000000" w14:paraId="00000913">
      <w:pPr>
        <w:rPr/>
      </w:pPr>
      <w:r w:rsidDel="00000000" w:rsidR="00000000" w:rsidRPr="00000000">
        <w:rPr>
          <w:rtl w:val="0"/>
        </w:rPr>
        <w:t xml:space="preserve">Used to convey a recommended traveling approach speed to an intersection from the message issuer to various travelers and vehicle types.</w:t>
      </w:r>
    </w:p>
    <w:tbl>
      <w:tblPr>
        <w:tblStyle w:val="Table7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14">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15">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16">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1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type</w:t>
            </w:r>
          </w:p>
        </w:tc>
        <w:tc>
          <w:tcPr/>
          <w:p w:rsidR="00000000" w:rsidDel="00000000" w:rsidP="00000000" w:rsidRDefault="00000000" w:rsidRPr="00000000" w14:paraId="0000091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J2735AdvisorySpeedType</w:t>
            </w:r>
          </w:p>
        </w:tc>
        <w:tc>
          <w:tcPr/>
          <w:p w:rsidR="00000000" w:rsidDel="00000000" w:rsidP="00000000" w:rsidRDefault="00000000" w:rsidRPr="00000000" w14:paraId="00000919">
            <w:pPr>
              <w:keepNext w:val="1"/>
              <w:spacing w:after="0" w:before="200" w:line="240" w:lineRule="auto"/>
              <w:jc w:val="both"/>
              <w:rPr/>
            </w:pPr>
            <w:r w:rsidDel="00000000" w:rsidR="00000000" w:rsidRPr="00000000">
              <w:rPr>
                <w:rtl w:val="0"/>
              </w:rPr>
              <w:t xml:space="preserve">The type of advisory which this is.</w:t>
            </w:r>
          </w:p>
          <w:p w:rsidR="00000000" w:rsidDel="00000000" w:rsidP="00000000" w:rsidRDefault="00000000" w:rsidRPr="00000000" w14:paraId="0000091A">
            <w:pPr>
              <w:keepNext w:val="1"/>
              <w:rPr/>
            </w:pPr>
            <w:r w:rsidDel="00000000" w:rsidR="00000000" w:rsidRPr="00000000">
              <w:rPr>
                <w:rtl w:val="0"/>
              </w:rPr>
              <w:t xml:space="preserve">Single constant from enumeration below:</w:t>
            </w:r>
          </w:p>
          <w:p w:rsidR="00000000" w:rsidDel="00000000" w:rsidP="00000000" w:rsidRDefault="00000000" w:rsidRPr="00000000" w14:paraId="0000091B">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NONE</w:t>
            </w:r>
          </w:p>
          <w:p w:rsidR="00000000" w:rsidDel="00000000" w:rsidP="00000000" w:rsidRDefault="00000000" w:rsidRPr="00000000" w14:paraId="0000091C">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GREENWAVE</w:t>
            </w:r>
          </w:p>
          <w:p w:rsidR="00000000" w:rsidDel="00000000" w:rsidP="00000000" w:rsidRDefault="00000000" w:rsidRPr="00000000" w14:paraId="0000091D">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ECODRIVE</w:t>
            </w:r>
          </w:p>
          <w:p w:rsidR="00000000" w:rsidDel="00000000" w:rsidP="00000000" w:rsidRDefault="00000000" w:rsidRPr="00000000" w14:paraId="0000091E">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TRANSIT</w:t>
            </w:r>
          </w:p>
        </w:tc>
      </w:tr>
      <w:tr>
        <w:trPr>
          <w:cantSplit w:val="0"/>
          <w:tblHeader w:val="0"/>
        </w:trPr>
        <w:tc>
          <w:tcPr/>
          <w:p w:rsidR="00000000" w:rsidDel="00000000" w:rsidP="00000000" w:rsidRDefault="00000000" w:rsidRPr="00000000" w14:paraId="0000091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92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21">
            <w:pPr>
              <w:keepNext w:val="1"/>
              <w:spacing w:after="0" w:before="200" w:line="240" w:lineRule="auto"/>
              <w:jc w:val="both"/>
              <w:rPr/>
            </w:pPr>
            <w:r w:rsidDel="00000000" w:rsidR="00000000" w:rsidRPr="00000000">
              <w:rPr>
                <w:rtl w:val="0"/>
              </w:rPr>
              <w:t xml:space="preserve">Advised speed for approaching the intersection. (mph)</w:t>
            </w:r>
          </w:p>
        </w:tc>
      </w:tr>
      <w:tr>
        <w:trPr>
          <w:cantSplit w:val="0"/>
          <w:tblHeader w:val="0"/>
        </w:trPr>
        <w:tc>
          <w:tcPr/>
          <w:p w:rsidR="00000000" w:rsidDel="00000000" w:rsidP="00000000" w:rsidRDefault="00000000" w:rsidRPr="00000000" w14:paraId="0000092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confidence</w:t>
            </w:r>
          </w:p>
        </w:tc>
        <w:tc>
          <w:tcPr/>
          <w:p w:rsidR="00000000" w:rsidDel="00000000" w:rsidP="00000000" w:rsidRDefault="00000000" w:rsidRPr="00000000" w14:paraId="0000092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J2735SpeedConfidence</w:t>
            </w:r>
          </w:p>
        </w:tc>
        <w:tc>
          <w:tcPr/>
          <w:p w:rsidR="00000000" w:rsidDel="00000000" w:rsidP="00000000" w:rsidRDefault="00000000" w:rsidRPr="00000000" w14:paraId="00000924">
            <w:pPr>
              <w:keepNext w:val="1"/>
              <w:spacing w:after="0" w:before="200" w:line="240" w:lineRule="auto"/>
              <w:jc w:val="both"/>
              <w:rPr/>
            </w:pPr>
            <w:r w:rsidDel="00000000" w:rsidR="00000000" w:rsidRPr="00000000">
              <w:rPr>
                <w:rtl w:val="0"/>
              </w:rPr>
              <w:t xml:space="preserve">Optional confidence value for the above speed.</w:t>
            </w:r>
          </w:p>
          <w:p w:rsidR="00000000" w:rsidDel="00000000" w:rsidP="00000000" w:rsidRDefault="00000000" w:rsidRPr="00000000" w14:paraId="00000925">
            <w:pPr>
              <w:keepNext w:val="1"/>
              <w:rPr/>
            </w:pPr>
            <w:r w:rsidDel="00000000" w:rsidR="00000000" w:rsidRPr="00000000">
              <w:rPr>
                <w:rtl w:val="0"/>
              </w:rPr>
              <w:t xml:space="preserve">Single constant from enumeration below:</w:t>
            </w:r>
          </w:p>
          <w:p w:rsidR="00000000" w:rsidDel="00000000" w:rsidP="00000000" w:rsidRDefault="00000000" w:rsidRPr="00000000" w14:paraId="00000926">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UNAVAILABLE</w:t>
            </w:r>
          </w:p>
          <w:p w:rsidR="00000000" w:rsidDel="00000000" w:rsidP="00000000" w:rsidRDefault="00000000" w:rsidRPr="00000000" w14:paraId="00000927">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PREC100MS</w:t>
            </w:r>
          </w:p>
          <w:p w:rsidR="00000000" w:rsidDel="00000000" w:rsidP="00000000" w:rsidRDefault="00000000" w:rsidRPr="00000000" w14:paraId="00000928">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PREC10MS</w:t>
            </w:r>
          </w:p>
          <w:p w:rsidR="00000000" w:rsidDel="00000000" w:rsidP="00000000" w:rsidRDefault="00000000" w:rsidRPr="00000000" w14:paraId="00000929">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PREC5MS</w:t>
            </w:r>
          </w:p>
          <w:p w:rsidR="00000000" w:rsidDel="00000000" w:rsidP="00000000" w:rsidRDefault="00000000" w:rsidRPr="00000000" w14:paraId="0000092A">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PREC1MS</w:t>
            </w:r>
          </w:p>
          <w:p w:rsidR="00000000" w:rsidDel="00000000" w:rsidP="00000000" w:rsidRDefault="00000000" w:rsidRPr="00000000" w14:paraId="0000092B">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PREC0_1MS</w:t>
            </w:r>
          </w:p>
          <w:p w:rsidR="00000000" w:rsidDel="00000000" w:rsidP="00000000" w:rsidRDefault="00000000" w:rsidRPr="00000000" w14:paraId="0000092C">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PREC0_05MS</w:t>
            </w:r>
          </w:p>
          <w:p w:rsidR="00000000" w:rsidDel="00000000" w:rsidP="00000000" w:rsidRDefault="00000000" w:rsidRPr="00000000" w14:paraId="0000092D">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PREC0_01MS</w:t>
            </w:r>
          </w:p>
        </w:tc>
      </w:tr>
      <w:tr>
        <w:trPr>
          <w:cantSplit w:val="0"/>
          <w:tblHeader w:val="0"/>
        </w:trPr>
        <w:tc>
          <w:tcPr/>
          <w:p w:rsidR="00000000" w:rsidDel="00000000" w:rsidP="00000000" w:rsidRDefault="00000000" w:rsidRPr="00000000" w14:paraId="0000092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distance</w:t>
            </w:r>
          </w:p>
        </w:tc>
        <w:tc>
          <w:tcPr/>
          <w:p w:rsidR="00000000" w:rsidDel="00000000" w:rsidP="00000000" w:rsidRDefault="00000000" w:rsidRPr="00000000" w14:paraId="0000092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30">
            <w:pPr>
              <w:keepNext w:val="1"/>
              <w:spacing w:after="0" w:before="200" w:line="240" w:lineRule="auto"/>
              <w:jc w:val="both"/>
              <w:rPr/>
            </w:pPr>
            <w:r w:rsidDel="00000000" w:rsidR="00000000" w:rsidRPr="00000000">
              <w:rPr>
                <w:rtl w:val="0"/>
              </w:rPr>
              <w:t xml:space="preserve">Optional distance indicates the region for which the advised speed is recommended. (unit is in meters)</w:t>
            </w:r>
          </w:p>
        </w:tc>
      </w:tr>
      <w:tr>
        <w:trPr>
          <w:cantSplit w:val="0"/>
          <w:tblHeader w:val="0"/>
        </w:trPr>
        <w:tc>
          <w:tcPr/>
          <w:p w:rsidR="00000000" w:rsidDel="00000000" w:rsidP="00000000" w:rsidRDefault="00000000" w:rsidRPr="00000000" w14:paraId="0000093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classId</w:t>
            </w:r>
          </w:p>
        </w:tc>
        <w:tc>
          <w:tcPr/>
          <w:p w:rsidR="00000000" w:rsidDel="00000000" w:rsidP="00000000" w:rsidRDefault="00000000" w:rsidRPr="00000000" w14:paraId="0000093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33">
            <w:pPr>
              <w:keepNext w:val="1"/>
              <w:spacing w:after="0" w:before="200" w:line="240" w:lineRule="auto"/>
              <w:jc w:val="both"/>
              <w:rPr/>
            </w:pPr>
            <w:r w:rsidDel="00000000" w:rsidR="00000000" w:rsidRPr="00000000">
              <w:rPr>
                <w:rtl w:val="0"/>
              </w:rPr>
              <w:t xml:space="preserve">Optional vehicle types to which it applies when absent.</w:t>
            </w:r>
          </w:p>
        </w:tc>
      </w:tr>
    </w:tbl>
    <w:p w:rsidR="00000000" w:rsidDel="00000000" w:rsidP="00000000" w:rsidRDefault="00000000" w:rsidRPr="00000000" w14:paraId="00000934">
      <w:pPr>
        <w:spacing w:after="200" w:before="120" w:line="264" w:lineRule="auto"/>
        <w:rPr>
          <w:b w:val="1"/>
          <w:color w:val="323e4f"/>
        </w:rPr>
      </w:pPr>
      <w:r w:rsidDel="00000000" w:rsidR="00000000" w:rsidRPr="00000000">
        <w:rPr>
          <w:b w:val="1"/>
          <w:color w:val="323e4f"/>
          <w:rtl w:val="0"/>
        </w:rPr>
        <w:t xml:space="preserve">Table 65 - J2735AdvisorySpeed</w:t>
      </w:r>
    </w:p>
    <w:p w:rsidR="00000000" w:rsidDel="00000000" w:rsidP="00000000" w:rsidRDefault="00000000" w:rsidRPr="00000000" w14:paraId="00000935">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936">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937">
      <w:pPr>
        <w:pStyle w:val="Heading2"/>
        <w:numPr>
          <w:ilvl w:val="1"/>
          <w:numId w:val="12"/>
        </w:numPr>
        <w:rPr>
          <w:color w:val="2f5496"/>
          <w:sz w:val="26"/>
          <w:szCs w:val="26"/>
        </w:rPr>
      </w:pPr>
      <w:bookmarkStart w:colFirst="0" w:colLast="0" w:name="_heading=h.kea7ryy2h9du" w:id="80"/>
      <w:bookmarkEnd w:id="80"/>
      <w:r w:rsidDel="00000000" w:rsidR="00000000" w:rsidRPr="00000000">
        <w:rPr>
          <w:rtl w:val="0"/>
        </w:rPr>
        <w:t xml:space="preserve">J2735ManeuverAssistList</w:t>
      </w:r>
    </w:p>
    <w:tbl>
      <w:tblPr>
        <w:tblStyle w:val="Table8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38">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39">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3A">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3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maneuverAssistList</w:t>
            </w:r>
          </w:p>
        </w:tc>
        <w:tc>
          <w:tcPr/>
          <w:p w:rsidR="00000000" w:rsidDel="00000000" w:rsidP="00000000" w:rsidRDefault="00000000" w:rsidRPr="00000000" w14:paraId="0000093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n501p95xrzxw">
              <w:r w:rsidDel="00000000" w:rsidR="00000000" w:rsidRPr="00000000">
                <w:rPr>
                  <w:rFonts w:ascii="Courier New" w:cs="Courier New" w:eastAsia="Courier New" w:hAnsi="Courier New"/>
                  <w:color w:val="1155cc"/>
                  <w:u w:val="single"/>
                  <w:rtl w:val="0"/>
                </w:rPr>
                <w:t xml:space="preserve">J2735ConnectionManeuverAssist</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93D">
            <w:pPr>
              <w:keepNext w:val="1"/>
              <w:spacing w:after="0" w:before="200" w:line="240" w:lineRule="auto"/>
              <w:jc w:val="both"/>
              <w:rPr/>
            </w:pPr>
            <w:r w:rsidDel="00000000" w:rsidR="00000000" w:rsidRPr="00000000">
              <w:rPr>
                <w:rtl w:val="0"/>
              </w:rPr>
              <w:t xml:space="preserve">The ManeuverAssistList data frame consists of a list of ConnectionManeuverAssist entries. </w:t>
            </w:r>
          </w:p>
        </w:tc>
      </w:tr>
    </w:tbl>
    <w:p w:rsidR="00000000" w:rsidDel="00000000" w:rsidP="00000000" w:rsidRDefault="00000000" w:rsidRPr="00000000" w14:paraId="0000093E">
      <w:pPr>
        <w:spacing w:after="200" w:before="120" w:line="264" w:lineRule="auto"/>
        <w:rPr>
          <w:b w:val="1"/>
          <w:color w:val="323e4f"/>
        </w:rPr>
      </w:pPr>
      <w:r w:rsidDel="00000000" w:rsidR="00000000" w:rsidRPr="00000000">
        <w:rPr>
          <w:b w:val="1"/>
          <w:color w:val="323e4f"/>
          <w:rtl w:val="0"/>
        </w:rPr>
        <w:t xml:space="preserve">Table 66 - J2735ManeuverAssistList</w:t>
      </w:r>
    </w:p>
    <w:p w:rsidR="00000000" w:rsidDel="00000000" w:rsidP="00000000" w:rsidRDefault="00000000" w:rsidRPr="00000000" w14:paraId="0000093F">
      <w:pPr>
        <w:pStyle w:val="Heading2"/>
        <w:numPr>
          <w:ilvl w:val="1"/>
          <w:numId w:val="12"/>
        </w:numPr>
        <w:rPr>
          <w:color w:val="2f5496"/>
          <w:sz w:val="26"/>
          <w:szCs w:val="26"/>
        </w:rPr>
      </w:pPr>
      <w:bookmarkStart w:colFirst="0" w:colLast="0" w:name="_heading=h.n501p95xrzxw" w:id="81"/>
      <w:bookmarkEnd w:id="81"/>
      <w:r w:rsidDel="00000000" w:rsidR="00000000" w:rsidRPr="00000000">
        <w:rPr>
          <w:rtl w:val="0"/>
        </w:rPr>
        <w:t xml:space="preserve">J2735ConnectionManeuverAssist</w:t>
      </w:r>
    </w:p>
    <w:p w:rsidR="00000000" w:rsidDel="00000000" w:rsidP="00000000" w:rsidRDefault="00000000" w:rsidRPr="00000000" w14:paraId="00000940">
      <w:pPr>
        <w:rPr/>
      </w:pPr>
      <w:r w:rsidDel="00000000" w:rsidR="00000000" w:rsidRPr="00000000">
        <w:rPr>
          <w:rtl w:val="0"/>
        </w:rPr>
        <w:t xml:space="preserve">Contains information about the dynamic flow of traffic for the lane(s) and maneuvers in question.</w:t>
      </w:r>
    </w:p>
    <w:tbl>
      <w:tblPr>
        <w:tblStyle w:val="Table8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41">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42">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43">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4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connectionID</w:t>
            </w:r>
          </w:p>
        </w:tc>
        <w:tc>
          <w:tcPr/>
          <w:p w:rsidR="00000000" w:rsidDel="00000000" w:rsidP="00000000" w:rsidRDefault="00000000" w:rsidRPr="00000000" w14:paraId="0000094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46">
            <w:pPr>
              <w:spacing w:after="0" w:lineRule="auto"/>
              <w:ind w:left="0" w:firstLine="0"/>
              <w:rPr>
                <w:rFonts w:ascii="Consolas" w:cs="Consolas" w:eastAsia="Consolas" w:hAnsi="Consolas"/>
                <w:sz w:val="20"/>
                <w:szCs w:val="20"/>
              </w:rPr>
            </w:pPr>
            <w:r w:rsidDel="00000000" w:rsidR="00000000" w:rsidRPr="00000000">
              <w:rPr>
                <w:rtl w:val="0"/>
              </w:rPr>
              <w:t xml:space="preserve">T</w:t>
            </w:r>
            <w:r w:rsidDel="00000000" w:rsidR="00000000" w:rsidRPr="00000000">
              <w:rPr>
                <w:rtl w:val="0"/>
              </w:rPr>
              <w:t xml:space="preserve">he common connectionID used by all lanes to which this data applies.</w:t>
            </w:r>
            <w:r w:rsidDel="00000000" w:rsidR="00000000" w:rsidRPr="00000000">
              <w:rPr>
                <w:rtl w:val="0"/>
              </w:rPr>
            </w:r>
          </w:p>
        </w:tc>
      </w:tr>
      <w:tr>
        <w:trPr>
          <w:cantSplit w:val="0"/>
          <w:tblHeader w:val="0"/>
        </w:trPr>
        <w:tc>
          <w:tcPr/>
          <w:p w:rsidR="00000000" w:rsidDel="00000000" w:rsidP="00000000" w:rsidRDefault="00000000" w:rsidRPr="00000000" w14:paraId="0000094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queueLength</w:t>
            </w:r>
          </w:p>
        </w:tc>
        <w:tc>
          <w:tcPr/>
          <w:p w:rsidR="00000000" w:rsidDel="00000000" w:rsidP="00000000" w:rsidRDefault="00000000" w:rsidRPr="00000000" w14:paraId="0000094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49">
            <w:pPr>
              <w:keepNext w:val="1"/>
              <w:spacing w:after="0" w:before="200" w:line="240" w:lineRule="auto"/>
              <w:jc w:val="both"/>
              <w:rPr/>
            </w:pPr>
            <w:r w:rsidDel="00000000" w:rsidR="00000000" w:rsidRPr="00000000">
              <w:rPr>
                <w:rtl w:val="0"/>
              </w:rPr>
              <w:t xml:space="preserve">Optional distance from the stop line to the back -- edge of the last vehicle in the queue, as measured along the lane center line. (meters)</w:t>
            </w:r>
          </w:p>
        </w:tc>
      </w:tr>
      <w:tr>
        <w:trPr>
          <w:cantSplit w:val="0"/>
          <w:tblHeader w:val="0"/>
        </w:trPr>
        <w:tc>
          <w:tcPr/>
          <w:p w:rsidR="00000000" w:rsidDel="00000000" w:rsidP="00000000" w:rsidRDefault="00000000" w:rsidRPr="00000000" w14:paraId="0000094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availableStorageLength</w:t>
            </w:r>
          </w:p>
        </w:tc>
        <w:tc>
          <w:tcPr/>
          <w:p w:rsidR="00000000" w:rsidDel="00000000" w:rsidP="00000000" w:rsidRDefault="00000000" w:rsidRPr="00000000" w14:paraId="0000094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4C">
            <w:pPr>
              <w:keepNext w:val="1"/>
              <w:spacing w:after="0" w:before="200" w:line="240" w:lineRule="auto"/>
              <w:jc w:val="both"/>
              <w:rPr>
                <w:rFonts w:ascii="Consolas" w:cs="Consolas" w:eastAsia="Consolas" w:hAnsi="Consolas"/>
                <w:b w:val="1"/>
                <w:i w:val="1"/>
                <w:color w:val="0000c0"/>
                <w:sz w:val="20"/>
                <w:szCs w:val="20"/>
              </w:rPr>
            </w:pPr>
            <w:r w:rsidDel="00000000" w:rsidR="00000000" w:rsidRPr="00000000">
              <w:rPr>
                <w:rtl w:val="0"/>
              </w:rPr>
              <w:t xml:space="preserve">Optional distance (e.g. beginning from the downstream stop-line up to a given distance) with a high probability for successfully executing the connecting maneuver between the two lanes during the current cycle. (meters)</w:t>
            </w:r>
            <w:r w:rsidDel="00000000" w:rsidR="00000000" w:rsidRPr="00000000">
              <w:rPr>
                <w:rtl w:val="0"/>
              </w:rPr>
            </w:r>
          </w:p>
        </w:tc>
      </w:tr>
      <w:tr>
        <w:trPr>
          <w:cantSplit w:val="0"/>
          <w:tblHeader w:val="0"/>
        </w:trPr>
        <w:tc>
          <w:tcPr/>
          <w:p w:rsidR="00000000" w:rsidDel="00000000" w:rsidP="00000000" w:rsidRDefault="00000000" w:rsidRPr="00000000" w14:paraId="0000094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waitOnStop</w:t>
            </w:r>
          </w:p>
        </w:tc>
        <w:tc>
          <w:tcPr/>
          <w:p w:rsidR="00000000" w:rsidDel="00000000" w:rsidP="00000000" w:rsidRDefault="00000000" w:rsidRPr="00000000" w14:paraId="0000094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boolean</w:t>
            </w:r>
          </w:p>
        </w:tc>
        <w:tc>
          <w:tcPr/>
          <w:p w:rsidR="00000000" w:rsidDel="00000000" w:rsidP="00000000" w:rsidRDefault="00000000" w:rsidRPr="00000000" w14:paraId="0000094F">
            <w:pPr>
              <w:keepNext w:val="1"/>
              <w:spacing w:after="0" w:before="200" w:line="240" w:lineRule="auto"/>
              <w:jc w:val="both"/>
              <w:rPr/>
            </w:pPr>
            <w:r w:rsidDel="00000000" w:rsidR="00000000" w:rsidRPr="00000000">
              <w:rPr>
                <w:rtl w:val="0"/>
              </w:rPr>
              <w:t xml:space="preserve">Optional. If "true", the vehicles on this specific connecting maneuver have to stop on the stop-line and not -- to enter the collision area.</w:t>
            </w:r>
          </w:p>
        </w:tc>
      </w:tr>
      <w:tr>
        <w:trPr>
          <w:cantSplit w:val="0"/>
          <w:tblHeader w:val="0"/>
        </w:trPr>
        <w:tc>
          <w:tcPr/>
          <w:p w:rsidR="00000000" w:rsidDel="00000000" w:rsidP="00000000" w:rsidRDefault="00000000" w:rsidRPr="00000000" w14:paraId="0000095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pedBicycleDetect</w:t>
            </w:r>
          </w:p>
        </w:tc>
        <w:tc>
          <w:tcPr/>
          <w:p w:rsidR="00000000" w:rsidDel="00000000" w:rsidP="00000000" w:rsidRDefault="00000000" w:rsidRPr="00000000" w14:paraId="0000095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boolean</w:t>
            </w:r>
          </w:p>
        </w:tc>
        <w:tc>
          <w:tcPr/>
          <w:p w:rsidR="00000000" w:rsidDel="00000000" w:rsidP="00000000" w:rsidRDefault="00000000" w:rsidRPr="00000000" w14:paraId="00000952">
            <w:pPr>
              <w:keepNext w:val="1"/>
              <w:spacing w:after="0" w:before="200" w:line="240" w:lineRule="auto"/>
              <w:jc w:val="both"/>
              <w:rPr/>
            </w:pPr>
            <w:r w:rsidDel="00000000" w:rsidR="00000000" w:rsidRPr="00000000">
              <w:rPr>
                <w:rtl w:val="0"/>
              </w:rPr>
              <w:t xml:space="preserve">Optional. True if ANY ped or bicycles are detected crossing the above lanes. Set to false ONLY if there is a high certainty that there are none present, otherwise the element is not sent.</w:t>
            </w:r>
          </w:p>
        </w:tc>
      </w:tr>
    </w:tbl>
    <w:p w:rsidR="00000000" w:rsidDel="00000000" w:rsidP="00000000" w:rsidRDefault="00000000" w:rsidRPr="00000000" w14:paraId="00000953">
      <w:pPr>
        <w:spacing w:after="200" w:before="120" w:line="264" w:lineRule="auto"/>
        <w:rPr>
          <w:b w:val="1"/>
          <w:color w:val="323e4f"/>
        </w:rPr>
      </w:pPr>
      <w:r w:rsidDel="00000000" w:rsidR="00000000" w:rsidRPr="00000000">
        <w:rPr>
          <w:b w:val="1"/>
          <w:color w:val="323e4f"/>
          <w:rtl w:val="0"/>
        </w:rPr>
        <w:t xml:space="preserve">Table 67 - J2735ConnectionManeuverAssist</w:t>
      </w:r>
      <w:r w:rsidDel="00000000" w:rsidR="00000000" w:rsidRPr="00000000">
        <w:rPr>
          <w:rtl w:val="0"/>
        </w:rPr>
      </w:r>
    </w:p>
    <w:p w:rsidR="00000000" w:rsidDel="00000000" w:rsidP="00000000" w:rsidRDefault="00000000" w:rsidRPr="00000000" w14:paraId="00000954">
      <w:pPr>
        <w:pStyle w:val="Heading1"/>
        <w:numPr>
          <w:ilvl w:val="0"/>
          <w:numId w:val="12"/>
        </w:numPr>
      </w:pPr>
      <w:bookmarkStart w:colFirst="0" w:colLast="0" w:name="_heading=h.s5p7t4y0q5b5" w:id="82"/>
      <w:bookmarkEnd w:id="82"/>
      <w:r w:rsidDel="00000000" w:rsidR="00000000" w:rsidRPr="00000000">
        <w:rPr>
          <w:rtl w:val="0"/>
        </w:rPr>
        <w:t xml:space="preserve">OdeMapPayload</w:t>
      </w:r>
    </w:p>
    <w:p w:rsidR="00000000" w:rsidDel="00000000" w:rsidP="00000000" w:rsidRDefault="00000000" w:rsidRPr="00000000" w14:paraId="00000955">
      <w:pPr>
        <w:rPr/>
      </w:pPr>
      <w:r w:rsidDel="00000000" w:rsidR="00000000" w:rsidRPr="00000000">
        <w:rPr>
          <w:rtl w:val="0"/>
        </w:rPr>
        <w:t xml:space="preserve">Map messages are used to convey many types of geographic road information. At the current time its primary use is to convey one or more intersection lane geometry maps within a single message. The map message content includes such items as complex intersection descriptions, road segment descriptions, high speed curve outlines (used in curve safety messages), and segments of roadway (used in some safety applications). A given single MapData message may convey descriptions of one or more geographic areas or intersections. The contents of this message involve defining the details of indexing systems that are in turn used by other messages to relate additional information (for example, the signal phase and timing via the SPAT message) to events at specific geographic locations on the roadway.</w:t>
      </w:r>
    </w:p>
    <w:p w:rsidR="00000000" w:rsidDel="00000000" w:rsidP="00000000" w:rsidRDefault="00000000" w:rsidRPr="00000000" w14:paraId="00000956">
      <w:pPr>
        <w:rPr/>
      </w:pPr>
      <w:r w:rsidDel="00000000" w:rsidR="00000000" w:rsidRPr="00000000">
        <w:rPr>
          <w:rtl w:val="0"/>
        </w:rPr>
      </w:r>
    </w:p>
    <w:tbl>
      <w:tblPr>
        <w:tblStyle w:val="Table8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57">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58">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59">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5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p w:rsidR="00000000" w:rsidDel="00000000" w:rsidP="00000000" w:rsidRDefault="00000000" w:rsidRPr="00000000" w14:paraId="0000095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5C">
            <w:pPr>
              <w:spacing w:after="0" w:before="200" w:line="240" w:lineRule="auto"/>
              <w:jc w:val="both"/>
              <w:rPr/>
            </w:pPr>
            <w:r w:rsidDel="00000000" w:rsidR="00000000" w:rsidRPr="00000000">
              <w:rPr>
                <w:rtl w:val="0"/>
              </w:rPr>
              <w:t xml:space="preserve">Optional integer representing the time in UTC.</w:t>
            </w:r>
          </w:p>
        </w:tc>
      </w:tr>
      <w:tr>
        <w:trPr>
          <w:cantSplit w:val="0"/>
          <w:tblHeader w:val="0"/>
        </w:trPr>
        <w:tc>
          <w:tcPr/>
          <w:p w:rsidR="00000000" w:rsidDel="00000000" w:rsidP="00000000" w:rsidRDefault="00000000" w:rsidRPr="00000000" w14:paraId="0000095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msgIssueRevision</w:t>
            </w:r>
          </w:p>
        </w:tc>
        <w:tc>
          <w:tcPr/>
          <w:p w:rsidR="00000000" w:rsidDel="00000000" w:rsidP="00000000" w:rsidRDefault="00000000" w:rsidRPr="00000000" w14:paraId="0000095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5F">
            <w:pPr>
              <w:keepNext w:val="1"/>
              <w:spacing w:after="0" w:before="200" w:line="240" w:lineRule="auto"/>
              <w:jc w:val="both"/>
              <w:rPr/>
            </w:pPr>
            <w:r w:rsidDel="00000000" w:rsidR="00000000" w:rsidRPr="00000000">
              <w:rPr>
                <w:rtl w:val="0"/>
              </w:rPr>
              <w:t xml:space="preserve">Message revision number.</w:t>
            </w:r>
            <w:r w:rsidDel="00000000" w:rsidR="00000000" w:rsidRPr="00000000">
              <w:rPr>
                <w:rtl w:val="0"/>
              </w:rPr>
            </w:r>
          </w:p>
        </w:tc>
      </w:tr>
      <w:tr>
        <w:trPr>
          <w:cantSplit w:val="0"/>
          <w:tblHeader w:val="0"/>
        </w:trPr>
        <w:tc>
          <w:tcPr/>
          <w:p w:rsidR="00000000" w:rsidDel="00000000" w:rsidP="00000000" w:rsidRDefault="00000000" w:rsidRPr="00000000" w14:paraId="0000096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layerType</w:t>
            </w:r>
          </w:p>
        </w:tc>
        <w:tc>
          <w:tcPr/>
          <w:p w:rsidR="00000000" w:rsidDel="00000000" w:rsidP="00000000" w:rsidRDefault="00000000" w:rsidRPr="00000000" w14:paraId="0000096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J2735LayerType</w:t>
            </w:r>
          </w:p>
        </w:tc>
        <w:tc>
          <w:tcPr/>
          <w:p w:rsidR="00000000" w:rsidDel="00000000" w:rsidP="00000000" w:rsidRDefault="00000000" w:rsidRPr="00000000" w14:paraId="00000962">
            <w:pPr>
              <w:keepNext w:val="1"/>
              <w:spacing w:after="0" w:before="200" w:line="240" w:lineRule="auto"/>
              <w:jc w:val="both"/>
              <w:rPr/>
            </w:pPr>
            <w:r w:rsidDel="00000000" w:rsidR="00000000" w:rsidRPr="00000000">
              <w:rPr>
                <w:rtl w:val="0"/>
              </w:rPr>
              <w:t xml:space="preserve">Optional. Used to uniquely identify the type of information to be found in a layer of a geographic map fragment such as an intersection</w:t>
            </w:r>
          </w:p>
          <w:p w:rsidR="00000000" w:rsidDel="00000000" w:rsidP="00000000" w:rsidRDefault="00000000" w:rsidRPr="00000000" w14:paraId="00000963">
            <w:pPr>
              <w:keepNext w:val="1"/>
              <w:spacing w:after="0" w:before="200" w:line="240" w:lineRule="auto"/>
              <w:jc w:val="both"/>
              <w:rPr/>
            </w:pPr>
            <w:r w:rsidDel="00000000" w:rsidR="00000000" w:rsidRPr="00000000">
              <w:rPr>
                <w:rtl w:val="0"/>
              </w:rPr>
              <w:t xml:space="preserve">Single constant from enumeration below:</w:t>
            </w:r>
          </w:p>
          <w:p w:rsidR="00000000" w:rsidDel="00000000" w:rsidP="00000000" w:rsidRDefault="00000000" w:rsidRPr="00000000" w14:paraId="00000964">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none</w:t>
            </w:r>
          </w:p>
          <w:p w:rsidR="00000000" w:rsidDel="00000000" w:rsidP="00000000" w:rsidRDefault="00000000" w:rsidRPr="00000000" w14:paraId="00000965">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mixedContent</w:t>
            </w:r>
          </w:p>
          <w:p w:rsidR="00000000" w:rsidDel="00000000" w:rsidP="00000000" w:rsidRDefault="00000000" w:rsidRPr="00000000" w14:paraId="00000966">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generalMapData</w:t>
            </w:r>
          </w:p>
          <w:p w:rsidR="00000000" w:rsidDel="00000000" w:rsidP="00000000" w:rsidRDefault="00000000" w:rsidRPr="00000000" w14:paraId="00000967">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intersectionData</w:t>
            </w:r>
          </w:p>
          <w:p w:rsidR="00000000" w:rsidDel="00000000" w:rsidP="00000000" w:rsidRDefault="00000000" w:rsidRPr="00000000" w14:paraId="00000968">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curveData</w:t>
            </w:r>
          </w:p>
          <w:p w:rsidR="00000000" w:rsidDel="00000000" w:rsidP="00000000" w:rsidRDefault="00000000" w:rsidRPr="00000000" w14:paraId="00000969">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roadwaySectionData</w:t>
            </w:r>
          </w:p>
          <w:p w:rsidR="00000000" w:rsidDel="00000000" w:rsidP="00000000" w:rsidRDefault="00000000" w:rsidRPr="00000000" w14:paraId="0000096A">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parkingAreaData</w:t>
            </w:r>
          </w:p>
          <w:p w:rsidR="00000000" w:rsidDel="00000000" w:rsidP="00000000" w:rsidRDefault="00000000" w:rsidRPr="00000000" w14:paraId="0000096B">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sharedLaneData</w:t>
            </w:r>
          </w:p>
        </w:tc>
      </w:tr>
      <w:tr>
        <w:trPr>
          <w:cantSplit w:val="0"/>
          <w:tblHeader w:val="0"/>
        </w:trPr>
        <w:tc>
          <w:tcPr/>
          <w:p w:rsidR="00000000" w:rsidDel="00000000" w:rsidP="00000000" w:rsidRDefault="00000000" w:rsidRPr="00000000" w14:paraId="0000096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layerID</w:t>
            </w:r>
          </w:p>
        </w:tc>
        <w:tc>
          <w:tcPr/>
          <w:p w:rsidR="00000000" w:rsidDel="00000000" w:rsidP="00000000" w:rsidRDefault="00000000" w:rsidRPr="00000000" w14:paraId="0000096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6E">
            <w:pPr>
              <w:keepNext w:val="1"/>
              <w:spacing w:after="0" w:before="200" w:line="240" w:lineRule="auto"/>
              <w:jc w:val="both"/>
              <w:rPr/>
            </w:pPr>
            <w:r w:rsidDel="00000000" w:rsidR="00000000" w:rsidRPr="00000000">
              <w:rPr>
                <w:rtl w:val="0"/>
              </w:rPr>
              <w:t xml:space="preserve">Optional. Element used to uniquely identify the layers of a geographic map fragment</w:t>
            </w:r>
          </w:p>
        </w:tc>
      </w:tr>
      <w:tr>
        <w:trPr>
          <w:cantSplit w:val="0"/>
          <w:tblHeader w:val="0"/>
        </w:trPr>
        <w:tc>
          <w:tcPr/>
          <w:p w:rsidR="00000000" w:rsidDel="00000000" w:rsidP="00000000" w:rsidRDefault="00000000" w:rsidRPr="00000000" w14:paraId="0000096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intersections</w:t>
            </w:r>
          </w:p>
        </w:tc>
        <w:tc>
          <w:tcPr/>
          <w:p w:rsidR="00000000" w:rsidDel="00000000" w:rsidP="00000000" w:rsidRDefault="00000000" w:rsidRPr="00000000" w14:paraId="00000970">
            <w:pPr>
              <w:spacing w:after="0" w:before="200" w:line="240" w:lineRule="auto"/>
              <w:jc w:val="both"/>
              <w:rPr>
                <w:rFonts w:ascii="Courier New" w:cs="Courier New" w:eastAsia="Courier New" w:hAnsi="Courier New"/>
              </w:rPr>
            </w:pPr>
            <w:hyperlink w:anchor="_heading=h.iwkxlzkpwt1e">
              <w:r w:rsidDel="00000000" w:rsidR="00000000" w:rsidRPr="00000000">
                <w:rPr>
                  <w:rFonts w:ascii="Courier New" w:cs="Courier New" w:eastAsia="Courier New" w:hAnsi="Courier New"/>
                  <w:color w:val="1155cc"/>
                  <w:u w:val="single"/>
                  <w:rtl w:val="0"/>
                </w:rPr>
                <w:t xml:space="preserve">J2735IntersectionGeometryList</w:t>
              </w:r>
            </w:hyperlink>
            <w:r w:rsidDel="00000000" w:rsidR="00000000" w:rsidRPr="00000000">
              <w:rPr>
                <w:rtl w:val="0"/>
              </w:rPr>
            </w:r>
          </w:p>
        </w:tc>
        <w:tc>
          <w:tcPr/>
          <w:p w:rsidR="00000000" w:rsidDel="00000000" w:rsidP="00000000" w:rsidRDefault="00000000" w:rsidRPr="00000000" w14:paraId="00000971">
            <w:pPr>
              <w:keepNext w:val="1"/>
              <w:spacing w:after="0" w:before="200" w:line="240" w:lineRule="auto"/>
              <w:jc w:val="both"/>
              <w:rPr/>
            </w:pPr>
            <w:r w:rsidDel="00000000" w:rsidR="00000000" w:rsidRPr="00000000">
              <w:rPr>
                <w:rtl w:val="0"/>
              </w:rPr>
              <w:t xml:space="preserve">Optional. All Intersection definitions.</w:t>
            </w:r>
          </w:p>
        </w:tc>
      </w:tr>
      <w:tr>
        <w:trPr>
          <w:cantSplit w:val="0"/>
          <w:tblHeader w:val="0"/>
        </w:trPr>
        <w:tc>
          <w:tcPr/>
          <w:p w:rsidR="00000000" w:rsidDel="00000000" w:rsidP="00000000" w:rsidRDefault="00000000" w:rsidRPr="00000000" w14:paraId="0000097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roadSegments</w:t>
            </w:r>
          </w:p>
        </w:tc>
        <w:tc>
          <w:tcPr/>
          <w:p w:rsidR="00000000" w:rsidDel="00000000" w:rsidP="00000000" w:rsidRDefault="00000000" w:rsidRPr="00000000" w14:paraId="00000973">
            <w:pPr>
              <w:spacing w:after="0" w:before="200" w:line="240" w:lineRule="auto"/>
              <w:jc w:val="both"/>
              <w:rPr>
                <w:rFonts w:ascii="Courier New" w:cs="Courier New" w:eastAsia="Courier New" w:hAnsi="Courier New"/>
              </w:rPr>
            </w:pPr>
            <w:hyperlink w:anchor="_heading=h.4lyhbl3l0pwa">
              <w:r w:rsidDel="00000000" w:rsidR="00000000" w:rsidRPr="00000000">
                <w:rPr>
                  <w:rFonts w:ascii="Courier New" w:cs="Courier New" w:eastAsia="Courier New" w:hAnsi="Courier New"/>
                  <w:color w:val="1155cc"/>
                  <w:u w:val="single"/>
                  <w:rtl w:val="0"/>
                </w:rPr>
                <w:t xml:space="preserve">J2735RoadSegmentList</w:t>
              </w:r>
            </w:hyperlink>
            <w:r w:rsidDel="00000000" w:rsidR="00000000" w:rsidRPr="00000000">
              <w:rPr>
                <w:rtl w:val="0"/>
              </w:rPr>
            </w:r>
          </w:p>
        </w:tc>
        <w:tc>
          <w:tcPr/>
          <w:p w:rsidR="00000000" w:rsidDel="00000000" w:rsidP="00000000" w:rsidRDefault="00000000" w:rsidRPr="00000000" w14:paraId="00000974">
            <w:pPr>
              <w:keepNext w:val="1"/>
              <w:spacing w:after="0" w:before="200" w:line="240" w:lineRule="auto"/>
              <w:jc w:val="both"/>
              <w:rPr/>
            </w:pPr>
            <w:r w:rsidDel="00000000" w:rsidR="00000000" w:rsidRPr="00000000">
              <w:rPr>
                <w:rtl w:val="0"/>
              </w:rPr>
              <w:t xml:space="preserve">Optional. All roadway descriptions.</w:t>
            </w:r>
          </w:p>
        </w:tc>
      </w:tr>
      <w:tr>
        <w:trPr>
          <w:cantSplit w:val="0"/>
          <w:tblHeader w:val="0"/>
        </w:trPr>
        <w:tc>
          <w:tcPr/>
          <w:p w:rsidR="00000000" w:rsidDel="00000000" w:rsidP="00000000" w:rsidRDefault="00000000" w:rsidRPr="00000000" w14:paraId="0000097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dataParameters</w:t>
            </w:r>
          </w:p>
        </w:tc>
        <w:tc>
          <w:tcPr/>
          <w:p w:rsidR="00000000" w:rsidDel="00000000" w:rsidP="00000000" w:rsidRDefault="00000000" w:rsidRPr="00000000" w14:paraId="00000976">
            <w:pPr>
              <w:spacing w:after="0" w:before="200" w:line="240" w:lineRule="auto"/>
              <w:jc w:val="both"/>
              <w:rPr>
                <w:rFonts w:ascii="Courier New" w:cs="Courier New" w:eastAsia="Courier New" w:hAnsi="Courier New"/>
              </w:rPr>
            </w:pPr>
            <w:hyperlink w:anchor="_heading=h.k7dxxhiwccg2">
              <w:r w:rsidDel="00000000" w:rsidR="00000000" w:rsidRPr="00000000">
                <w:rPr>
                  <w:rFonts w:ascii="Courier New" w:cs="Courier New" w:eastAsia="Courier New" w:hAnsi="Courier New"/>
                  <w:color w:val="1155cc"/>
                  <w:u w:val="single"/>
                  <w:rtl w:val="0"/>
                </w:rPr>
                <w:t xml:space="preserve">J2735DataParameters</w:t>
              </w:r>
            </w:hyperlink>
            <w:r w:rsidDel="00000000" w:rsidR="00000000" w:rsidRPr="00000000">
              <w:rPr>
                <w:rtl w:val="0"/>
              </w:rPr>
            </w:r>
          </w:p>
        </w:tc>
        <w:tc>
          <w:tcPr/>
          <w:p w:rsidR="00000000" w:rsidDel="00000000" w:rsidP="00000000" w:rsidRDefault="00000000" w:rsidRPr="00000000" w14:paraId="00000977">
            <w:pPr>
              <w:keepNext w:val="1"/>
              <w:spacing w:after="0" w:before="200" w:line="240" w:lineRule="auto"/>
              <w:jc w:val="both"/>
              <w:rPr/>
            </w:pPr>
            <w:r w:rsidDel="00000000" w:rsidR="00000000" w:rsidRPr="00000000">
              <w:rPr>
                <w:rtl w:val="0"/>
              </w:rPr>
              <w:t xml:space="preserve">Optional. Any meta data regarding the map contents.</w:t>
            </w:r>
          </w:p>
        </w:tc>
      </w:tr>
      <w:tr>
        <w:trPr>
          <w:cantSplit w:val="0"/>
          <w:tblHeader w:val="0"/>
        </w:trPr>
        <w:tc>
          <w:tcPr/>
          <w:p w:rsidR="00000000" w:rsidDel="00000000" w:rsidP="00000000" w:rsidRDefault="00000000" w:rsidRPr="00000000" w14:paraId="0000097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restrictionList</w:t>
            </w:r>
          </w:p>
        </w:tc>
        <w:tc>
          <w:tcPr/>
          <w:p w:rsidR="00000000" w:rsidDel="00000000" w:rsidP="00000000" w:rsidRDefault="00000000" w:rsidRPr="00000000" w14:paraId="00000979">
            <w:pPr>
              <w:spacing w:after="0" w:before="200" w:line="240" w:lineRule="auto"/>
              <w:jc w:val="both"/>
              <w:rPr>
                <w:rFonts w:ascii="Courier New" w:cs="Courier New" w:eastAsia="Courier New" w:hAnsi="Courier New"/>
              </w:rPr>
            </w:pPr>
            <w:hyperlink w:anchor="_heading=h.k2pz0tsqwjec">
              <w:r w:rsidDel="00000000" w:rsidR="00000000" w:rsidRPr="00000000">
                <w:rPr>
                  <w:rFonts w:ascii="Courier New" w:cs="Courier New" w:eastAsia="Courier New" w:hAnsi="Courier New"/>
                  <w:color w:val="1155cc"/>
                  <w:u w:val="single"/>
                  <w:rtl w:val="0"/>
                </w:rPr>
                <w:t xml:space="preserve">J2735RestrictionClassList</w:t>
              </w:r>
            </w:hyperlink>
            <w:r w:rsidDel="00000000" w:rsidR="00000000" w:rsidRPr="00000000">
              <w:rPr>
                <w:rtl w:val="0"/>
              </w:rPr>
            </w:r>
          </w:p>
        </w:tc>
        <w:tc>
          <w:tcPr/>
          <w:p w:rsidR="00000000" w:rsidDel="00000000" w:rsidP="00000000" w:rsidRDefault="00000000" w:rsidRPr="00000000" w14:paraId="0000097A">
            <w:pPr>
              <w:keepNext w:val="1"/>
              <w:spacing w:after="0" w:before="200" w:line="240" w:lineRule="auto"/>
              <w:jc w:val="both"/>
              <w:rPr/>
            </w:pPr>
            <w:r w:rsidDel="00000000" w:rsidR="00000000" w:rsidRPr="00000000">
              <w:rPr>
                <w:rtl w:val="0"/>
              </w:rPr>
              <w:t xml:space="preserve">Optional. Any restriction ID tables which have been established for these Map entries.</w:t>
            </w:r>
          </w:p>
        </w:tc>
      </w:tr>
    </w:tbl>
    <w:p w:rsidR="00000000" w:rsidDel="00000000" w:rsidP="00000000" w:rsidRDefault="00000000" w:rsidRPr="00000000" w14:paraId="0000097B">
      <w:pPr>
        <w:spacing w:after="200" w:before="120" w:line="264" w:lineRule="auto"/>
        <w:rPr>
          <w:b w:val="1"/>
          <w:color w:val="323e4f"/>
        </w:rPr>
      </w:pPr>
      <w:r w:rsidDel="00000000" w:rsidR="00000000" w:rsidRPr="00000000">
        <w:rPr>
          <w:b w:val="1"/>
          <w:color w:val="323e4f"/>
          <w:rtl w:val="0"/>
        </w:rPr>
        <w:t xml:space="preserve">Table 68 - OdeMapPayload</w:t>
      </w:r>
    </w:p>
    <w:p w:rsidR="00000000" w:rsidDel="00000000" w:rsidP="00000000" w:rsidRDefault="00000000" w:rsidRPr="00000000" w14:paraId="0000097C">
      <w:pPr>
        <w:pStyle w:val="Heading2"/>
        <w:numPr>
          <w:ilvl w:val="1"/>
          <w:numId w:val="12"/>
        </w:numPr>
        <w:rPr>
          <w:color w:val="2f5496"/>
          <w:sz w:val="26"/>
          <w:szCs w:val="26"/>
        </w:rPr>
      </w:pPr>
      <w:bookmarkStart w:colFirst="0" w:colLast="0" w:name="_heading=h.iwkxlzkpwt1e" w:id="83"/>
      <w:bookmarkEnd w:id="83"/>
      <w:r w:rsidDel="00000000" w:rsidR="00000000" w:rsidRPr="00000000">
        <w:rPr>
          <w:rtl w:val="0"/>
        </w:rPr>
        <w:t xml:space="preserve">J2735IntersectionGeometryList</w:t>
      </w:r>
    </w:p>
    <w:tbl>
      <w:tblPr>
        <w:tblStyle w:val="Table8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7D">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7E">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7F">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8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intersectionGeometry</w:t>
            </w:r>
          </w:p>
        </w:tc>
        <w:tc>
          <w:tcPr/>
          <w:p w:rsidR="00000000" w:rsidDel="00000000" w:rsidP="00000000" w:rsidRDefault="00000000" w:rsidRPr="00000000" w14:paraId="0000098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xk7w1al7tr8q">
              <w:r w:rsidDel="00000000" w:rsidR="00000000" w:rsidRPr="00000000">
                <w:rPr>
                  <w:rFonts w:ascii="Courier New" w:cs="Courier New" w:eastAsia="Courier New" w:hAnsi="Courier New"/>
                  <w:color w:val="1155cc"/>
                  <w:u w:val="single"/>
                  <w:rtl w:val="0"/>
                </w:rPr>
                <w:t xml:space="preserve">J2735IntersectionGeometry</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982">
            <w:pPr>
              <w:keepNext w:val="1"/>
              <w:spacing w:after="0" w:before="200" w:line="240" w:lineRule="auto"/>
              <w:jc w:val="both"/>
              <w:rPr/>
            </w:pPr>
            <w:r w:rsidDel="00000000" w:rsidR="00000000" w:rsidRPr="00000000">
              <w:rPr>
                <w:rtl w:val="0"/>
              </w:rPr>
              <w:t xml:space="preserve">The IntersectionGeometryList data frame consists of a list of IntersectionGeometry entries</w:t>
            </w:r>
            <w:r w:rsidDel="00000000" w:rsidR="00000000" w:rsidRPr="00000000">
              <w:rPr>
                <w:rtl w:val="0"/>
              </w:rPr>
              <w:t xml:space="preserve">. </w:t>
            </w:r>
          </w:p>
        </w:tc>
      </w:tr>
    </w:tbl>
    <w:p w:rsidR="00000000" w:rsidDel="00000000" w:rsidP="00000000" w:rsidRDefault="00000000" w:rsidRPr="00000000" w14:paraId="00000983">
      <w:pPr>
        <w:spacing w:after="200" w:before="120" w:line="264" w:lineRule="auto"/>
        <w:rPr>
          <w:b w:val="1"/>
          <w:color w:val="323e4f"/>
        </w:rPr>
      </w:pPr>
      <w:r w:rsidDel="00000000" w:rsidR="00000000" w:rsidRPr="00000000">
        <w:rPr>
          <w:b w:val="1"/>
          <w:color w:val="323e4f"/>
          <w:rtl w:val="0"/>
        </w:rPr>
        <w:t xml:space="preserve">Table 69 - J2735IntersectionGeometryList</w:t>
      </w:r>
    </w:p>
    <w:p w:rsidR="00000000" w:rsidDel="00000000" w:rsidP="00000000" w:rsidRDefault="00000000" w:rsidRPr="00000000" w14:paraId="00000984">
      <w:pPr>
        <w:pStyle w:val="Heading2"/>
        <w:numPr>
          <w:ilvl w:val="1"/>
          <w:numId w:val="12"/>
        </w:numPr>
        <w:rPr>
          <w:color w:val="2f5496"/>
          <w:sz w:val="26"/>
          <w:szCs w:val="26"/>
        </w:rPr>
      </w:pPr>
      <w:bookmarkStart w:colFirst="0" w:colLast="0" w:name="_heading=h.xk7w1al7tr8q" w:id="84"/>
      <w:bookmarkEnd w:id="84"/>
      <w:r w:rsidDel="00000000" w:rsidR="00000000" w:rsidRPr="00000000">
        <w:rPr>
          <w:rtl w:val="0"/>
        </w:rPr>
        <w:t xml:space="preserve">J2735IntersectionGeometry</w:t>
      </w:r>
    </w:p>
    <w:p w:rsidR="00000000" w:rsidDel="00000000" w:rsidP="00000000" w:rsidRDefault="00000000" w:rsidRPr="00000000" w14:paraId="00000985">
      <w:pPr>
        <w:rPr/>
      </w:pPr>
      <w:r w:rsidDel="00000000" w:rsidR="00000000" w:rsidRPr="00000000">
        <w:rPr>
          <w:rtl w:val="0"/>
        </w:rPr>
        <w:t xml:space="preserve">A complete description of an intersection's roadway geometry and its allowed navigational paths.</w:t>
      </w:r>
    </w:p>
    <w:tbl>
      <w:tblPr>
        <w:tblStyle w:val="Table84"/>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86">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87">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88">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8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98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98B">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Optional. Name for intersection geometry.</w:t>
            </w:r>
          </w:p>
        </w:tc>
      </w:tr>
      <w:tr>
        <w:trPr>
          <w:cantSplit w:val="0"/>
          <w:tblHeader w:val="0"/>
        </w:trPr>
        <w:tc>
          <w:tcPr/>
          <w:p w:rsidR="00000000" w:rsidDel="00000000" w:rsidP="00000000" w:rsidRDefault="00000000" w:rsidRPr="00000000" w14:paraId="0000098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98D">
            <w:pPr>
              <w:spacing w:after="0" w:before="200" w:line="240" w:lineRule="auto"/>
              <w:jc w:val="both"/>
              <w:rPr>
                <w:rFonts w:ascii="Courier New" w:cs="Courier New" w:eastAsia="Courier New" w:hAnsi="Courier New"/>
              </w:rPr>
            </w:pPr>
            <w:hyperlink w:anchor="_heading=h.gq5izbls6jey">
              <w:r w:rsidDel="00000000" w:rsidR="00000000" w:rsidRPr="00000000">
                <w:rPr>
                  <w:rFonts w:ascii="Courier New" w:cs="Courier New" w:eastAsia="Courier New" w:hAnsi="Courier New"/>
                  <w:color w:val="1155cc"/>
                  <w:u w:val="single"/>
                  <w:rtl w:val="0"/>
                </w:rPr>
                <w:t xml:space="preserve">J2735IntersectionReferenceID</w:t>
              </w:r>
            </w:hyperlink>
            <w:r w:rsidDel="00000000" w:rsidR="00000000" w:rsidRPr="00000000">
              <w:rPr>
                <w:rtl w:val="0"/>
              </w:rPr>
            </w:r>
          </w:p>
        </w:tc>
        <w:tc>
          <w:tcPr/>
          <w:p w:rsidR="00000000" w:rsidDel="00000000" w:rsidP="00000000" w:rsidRDefault="00000000" w:rsidRPr="00000000" w14:paraId="0000098E">
            <w:pPr>
              <w:keepNext w:val="1"/>
              <w:spacing w:after="0" w:before="200" w:line="240" w:lineRule="auto"/>
              <w:jc w:val="both"/>
              <w:rPr/>
            </w:pPr>
            <w:r w:rsidDel="00000000" w:rsidR="00000000" w:rsidRPr="00000000">
              <w:rPr>
                <w:rtl w:val="0"/>
              </w:rPr>
              <w:t xml:space="preserve">A globally unique value set, consisting of a regionID and intersection ID assignment</w:t>
            </w:r>
          </w:p>
        </w:tc>
      </w:tr>
      <w:tr>
        <w:trPr>
          <w:cantSplit w:val="0"/>
          <w:tblHeader w:val="0"/>
        </w:trPr>
        <w:tc>
          <w:tcPr/>
          <w:p w:rsidR="00000000" w:rsidDel="00000000" w:rsidP="00000000" w:rsidRDefault="00000000" w:rsidRPr="00000000" w14:paraId="0000098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revision</w:t>
            </w:r>
          </w:p>
        </w:tc>
        <w:tc>
          <w:tcPr/>
          <w:p w:rsidR="00000000" w:rsidDel="00000000" w:rsidP="00000000" w:rsidRDefault="00000000" w:rsidRPr="00000000" w14:paraId="0000099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91">
            <w:pPr>
              <w:keepNext w:val="1"/>
              <w:spacing w:after="0" w:before="200" w:line="240" w:lineRule="auto"/>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sz w:val="20"/>
                <w:szCs w:val="20"/>
                <w:rtl w:val="0"/>
              </w:rPr>
              <w:t xml:space="preserve">Revision version for the message intersection.</w:t>
            </w:r>
            <w:r w:rsidDel="00000000" w:rsidR="00000000" w:rsidRPr="00000000">
              <w:rPr>
                <w:rtl w:val="0"/>
              </w:rPr>
            </w:r>
          </w:p>
        </w:tc>
      </w:tr>
      <w:tr>
        <w:trPr>
          <w:cantSplit w:val="0"/>
          <w:tblHeader w:val="0"/>
        </w:trPr>
        <w:tc>
          <w:tcPr/>
          <w:p w:rsidR="00000000" w:rsidDel="00000000" w:rsidP="00000000" w:rsidRDefault="00000000" w:rsidRPr="00000000" w14:paraId="0000099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refPoint</w:t>
            </w:r>
          </w:p>
        </w:tc>
        <w:tc>
          <w:tcPr/>
          <w:p w:rsidR="00000000" w:rsidDel="00000000" w:rsidP="00000000" w:rsidRDefault="00000000" w:rsidRPr="00000000" w14:paraId="00000993">
            <w:pPr>
              <w:spacing w:after="0" w:before="200" w:line="240" w:lineRule="auto"/>
              <w:jc w:val="both"/>
              <w:rPr>
                <w:rFonts w:ascii="Courier New" w:cs="Courier New" w:eastAsia="Courier New" w:hAnsi="Courier New"/>
              </w:rPr>
            </w:pPr>
            <w:hyperlink w:anchor="_heading=h.1pxezwc">
              <w:r w:rsidDel="00000000" w:rsidR="00000000" w:rsidRPr="00000000">
                <w:rPr>
                  <w:rFonts w:ascii="Courier New" w:cs="Courier New" w:eastAsia="Courier New" w:hAnsi="Courier New"/>
                  <w:color w:val="1155cc"/>
                  <w:u w:val="single"/>
                  <w:rtl w:val="0"/>
                </w:rPr>
                <w:t xml:space="preserve">OdePosition3D</w:t>
              </w:r>
            </w:hyperlink>
            <w:r w:rsidDel="00000000" w:rsidR="00000000" w:rsidRPr="00000000">
              <w:rPr>
                <w:rtl w:val="0"/>
              </w:rPr>
            </w:r>
          </w:p>
        </w:tc>
        <w:tc>
          <w:tcPr/>
          <w:p w:rsidR="00000000" w:rsidDel="00000000" w:rsidP="00000000" w:rsidRDefault="00000000" w:rsidRPr="00000000" w14:paraId="00000994">
            <w:pPr>
              <w:keepNext w:val="1"/>
              <w:spacing w:after="0" w:before="200" w:line="240" w:lineRule="auto"/>
              <w:jc w:val="both"/>
              <w:rPr/>
            </w:pPr>
            <w:r w:rsidDel="00000000" w:rsidR="00000000" w:rsidRPr="00000000">
              <w:rPr>
                <w:rtl w:val="0"/>
              </w:rPr>
              <w:t xml:space="preserve">The reference from which subsequent data points are offset until a new point is used.</w:t>
            </w:r>
          </w:p>
        </w:tc>
      </w:tr>
      <w:tr>
        <w:trPr>
          <w:cantSplit w:val="0"/>
          <w:tblHeader w:val="0"/>
        </w:trPr>
        <w:tc>
          <w:tcPr/>
          <w:p w:rsidR="00000000" w:rsidDel="00000000" w:rsidP="00000000" w:rsidRDefault="00000000" w:rsidRPr="00000000" w14:paraId="0000099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laneWidth</w:t>
            </w:r>
          </w:p>
        </w:tc>
        <w:tc>
          <w:tcPr/>
          <w:p w:rsidR="00000000" w:rsidDel="00000000" w:rsidP="00000000" w:rsidRDefault="00000000" w:rsidRPr="00000000" w14:paraId="0000099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97">
            <w:pPr>
              <w:keepNext w:val="1"/>
              <w:spacing w:after="0" w:before="200" w:line="240" w:lineRule="auto"/>
              <w:jc w:val="both"/>
              <w:rPr/>
            </w:pPr>
            <w:r w:rsidDel="00000000" w:rsidR="00000000" w:rsidRPr="00000000">
              <w:rPr>
                <w:rFonts w:ascii="Consolas" w:cs="Consolas" w:eastAsia="Consolas" w:hAnsi="Consolas"/>
                <w:sz w:val="20"/>
                <w:szCs w:val="20"/>
                <w:rtl w:val="0"/>
              </w:rPr>
              <w:t xml:space="preserve">Optional. Reference width used by all subsequent lanes unless a new width is given. (cm)</w:t>
            </w:r>
            <w:r w:rsidDel="00000000" w:rsidR="00000000" w:rsidRPr="00000000">
              <w:rPr>
                <w:rtl w:val="0"/>
              </w:rPr>
            </w:r>
          </w:p>
        </w:tc>
      </w:tr>
      <w:tr>
        <w:trPr>
          <w:cantSplit w:val="0"/>
          <w:tblHeader w:val="0"/>
        </w:trPr>
        <w:tc>
          <w:tcPr/>
          <w:p w:rsidR="00000000" w:rsidDel="00000000" w:rsidP="00000000" w:rsidRDefault="00000000" w:rsidRPr="00000000" w14:paraId="0000099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speedLimits</w:t>
            </w:r>
          </w:p>
        </w:tc>
        <w:tc>
          <w:tcPr/>
          <w:p w:rsidR="00000000" w:rsidDel="00000000" w:rsidP="00000000" w:rsidRDefault="00000000" w:rsidRPr="00000000" w14:paraId="00000999">
            <w:pPr>
              <w:spacing w:after="0" w:before="200" w:line="240" w:lineRule="auto"/>
              <w:jc w:val="both"/>
              <w:rPr>
                <w:rFonts w:ascii="Courier New" w:cs="Courier New" w:eastAsia="Courier New" w:hAnsi="Courier New"/>
              </w:rPr>
            </w:pPr>
            <w:hyperlink w:anchor="_heading=h.cpdlfntwva43">
              <w:r w:rsidDel="00000000" w:rsidR="00000000" w:rsidRPr="00000000">
                <w:rPr>
                  <w:rFonts w:ascii="Courier New" w:cs="Courier New" w:eastAsia="Courier New" w:hAnsi="Courier New"/>
                  <w:color w:val="1155cc"/>
                  <w:u w:val="single"/>
                  <w:rtl w:val="0"/>
                </w:rPr>
                <w:t xml:space="preserve">J2735SpeedLimitList</w:t>
              </w:r>
            </w:hyperlink>
            <w:r w:rsidDel="00000000" w:rsidR="00000000" w:rsidRPr="00000000">
              <w:rPr>
                <w:rtl w:val="0"/>
              </w:rPr>
            </w:r>
          </w:p>
        </w:tc>
        <w:tc>
          <w:tcPr/>
          <w:p w:rsidR="00000000" w:rsidDel="00000000" w:rsidP="00000000" w:rsidRDefault="00000000" w:rsidRPr="00000000" w14:paraId="0000099A">
            <w:pPr>
              <w:keepNext w:val="1"/>
              <w:spacing w:after="0" w:before="200" w:line="240" w:lineRule="auto"/>
              <w:jc w:val="both"/>
              <w:rPr/>
            </w:pPr>
            <w:r w:rsidDel="00000000" w:rsidR="00000000" w:rsidRPr="00000000">
              <w:rPr>
                <w:rFonts w:ascii="Consolas" w:cs="Consolas" w:eastAsia="Consolas" w:hAnsi="Consolas"/>
                <w:sz w:val="20"/>
                <w:szCs w:val="20"/>
                <w:rtl w:val="0"/>
              </w:rPr>
              <w:t xml:space="preserve">Optional. Reference regulatory speed limits used by all subsequent lanes unless a new speed is given</w:t>
            </w:r>
            <w:r w:rsidDel="00000000" w:rsidR="00000000" w:rsidRPr="00000000">
              <w:rPr>
                <w:rtl w:val="0"/>
              </w:rPr>
            </w:r>
          </w:p>
        </w:tc>
      </w:tr>
      <w:tr>
        <w:trPr>
          <w:cantSplit w:val="0"/>
          <w:tblHeader w:val="0"/>
        </w:trPr>
        <w:tc>
          <w:tcPr/>
          <w:p w:rsidR="00000000" w:rsidDel="00000000" w:rsidP="00000000" w:rsidRDefault="00000000" w:rsidRPr="00000000" w14:paraId="0000099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laneSet</w:t>
            </w:r>
          </w:p>
        </w:tc>
        <w:tc>
          <w:tcPr/>
          <w:p w:rsidR="00000000" w:rsidDel="00000000" w:rsidP="00000000" w:rsidRDefault="00000000" w:rsidRPr="00000000" w14:paraId="0000099C">
            <w:pPr>
              <w:spacing w:after="0" w:before="200" w:line="240" w:lineRule="auto"/>
              <w:jc w:val="both"/>
              <w:rPr>
                <w:rFonts w:ascii="Courier New" w:cs="Courier New" w:eastAsia="Courier New" w:hAnsi="Courier New"/>
              </w:rPr>
            </w:pPr>
            <w:hyperlink w:anchor="_heading=h.z6nd8hyk8imj">
              <w:r w:rsidDel="00000000" w:rsidR="00000000" w:rsidRPr="00000000">
                <w:rPr>
                  <w:rFonts w:ascii="Courier New" w:cs="Courier New" w:eastAsia="Courier New" w:hAnsi="Courier New"/>
                  <w:color w:val="1155cc"/>
                  <w:u w:val="single"/>
                  <w:rtl w:val="0"/>
                </w:rPr>
                <w:t xml:space="preserve">J2735LaneList</w:t>
              </w:r>
            </w:hyperlink>
            <w:r w:rsidDel="00000000" w:rsidR="00000000" w:rsidRPr="00000000">
              <w:rPr>
                <w:rtl w:val="0"/>
              </w:rPr>
            </w:r>
          </w:p>
        </w:tc>
        <w:tc>
          <w:tcPr/>
          <w:p w:rsidR="00000000" w:rsidDel="00000000" w:rsidP="00000000" w:rsidRDefault="00000000" w:rsidRPr="00000000" w14:paraId="0000099D">
            <w:pPr>
              <w:keepNext w:val="1"/>
              <w:spacing w:after="0" w:before="200" w:line="240" w:lineRule="auto"/>
              <w:jc w:val="both"/>
              <w:rPr/>
            </w:pPr>
            <w:r w:rsidDel="00000000" w:rsidR="00000000" w:rsidRPr="00000000">
              <w:rPr>
                <w:rtl w:val="0"/>
              </w:rPr>
              <w:t xml:space="preserve">Data about one or more lanes.</w:t>
            </w:r>
          </w:p>
        </w:tc>
      </w:tr>
    </w:tbl>
    <w:p w:rsidR="00000000" w:rsidDel="00000000" w:rsidP="00000000" w:rsidRDefault="00000000" w:rsidRPr="00000000" w14:paraId="0000099E">
      <w:pPr>
        <w:spacing w:after="200" w:before="120" w:line="264" w:lineRule="auto"/>
        <w:rPr>
          <w:b w:val="1"/>
          <w:color w:val="323e4f"/>
        </w:rPr>
      </w:pPr>
      <w:r w:rsidDel="00000000" w:rsidR="00000000" w:rsidRPr="00000000">
        <w:rPr>
          <w:b w:val="1"/>
          <w:color w:val="323e4f"/>
          <w:rtl w:val="0"/>
        </w:rPr>
        <w:t xml:space="preserve">Table 70 - J2735IntersectionGeometry</w:t>
      </w:r>
    </w:p>
    <w:p w:rsidR="00000000" w:rsidDel="00000000" w:rsidP="00000000" w:rsidRDefault="00000000" w:rsidRPr="00000000" w14:paraId="0000099F">
      <w:pPr>
        <w:pStyle w:val="Heading2"/>
        <w:numPr>
          <w:ilvl w:val="1"/>
          <w:numId w:val="12"/>
        </w:numPr>
        <w:rPr>
          <w:color w:val="2f5496"/>
          <w:sz w:val="26"/>
          <w:szCs w:val="26"/>
        </w:rPr>
      </w:pPr>
      <w:bookmarkStart w:colFirst="0" w:colLast="0" w:name="_heading=h.cpdlfntwva43" w:id="85"/>
      <w:bookmarkEnd w:id="85"/>
      <w:r w:rsidDel="00000000" w:rsidR="00000000" w:rsidRPr="00000000">
        <w:rPr>
          <w:rtl w:val="0"/>
        </w:rPr>
        <w:t xml:space="preserve">J2735SpeedLimitList</w:t>
      </w:r>
    </w:p>
    <w:tbl>
      <w:tblPr>
        <w:tblStyle w:val="Table8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A0">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A1">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A2">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A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speedLimits</w:t>
            </w:r>
          </w:p>
        </w:tc>
        <w:tc>
          <w:tcPr/>
          <w:p w:rsidR="00000000" w:rsidDel="00000000" w:rsidP="00000000" w:rsidRDefault="00000000" w:rsidRPr="00000000" w14:paraId="000009A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xby0zf2r1ys9">
              <w:r w:rsidDel="00000000" w:rsidR="00000000" w:rsidRPr="00000000">
                <w:rPr>
                  <w:rFonts w:ascii="Courier New" w:cs="Courier New" w:eastAsia="Courier New" w:hAnsi="Courier New"/>
                  <w:color w:val="1155cc"/>
                  <w:u w:val="single"/>
                  <w:rtl w:val="0"/>
                </w:rPr>
                <w:t xml:space="preserve">J2735RegulatorySpeedLimit</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9A5">
            <w:pPr>
              <w:keepNext w:val="1"/>
              <w:spacing w:after="0" w:before="200" w:line="240" w:lineRule="auto"/>
              <w:jc w:val="both"/>
              <w:rPr/>
            </w:pPr>
            <w:r w:rsidDel="00000000" w:rsidR="00000000" w:rsidRPr="00000000">
              <w:rPr>
                <w:rtl w:val="0"/>
              </w:rPr>
              <w:t xml:space="preserve">Consists of a list of </w:t>
            </w:r>
            <w:r w:rsidDel="00000000" w:rsidR="00000000" w:rsidRPr="00000000">
              <w:rPr>
                <w:rFonts w:ascii="Courier New" w:cs="Courier New" w:eastAsia="Courier New" w:hAnsi="Courier New"/>
                <w:rtl w:val="0"/>
              </w:rPr>
              <w:t xml:space="preserve">RegulatorySpeedLimit </w:t>
            </w:r>
            <w:r w:rsidDel="00000000" w:rsidR="00000000" w:rsidRPr="00000000">
              <w:rPr>
                <w:rtl w:val="0"/>
              </w:rPr>
              <w:t xml:space="preserve">entries</w:t>
            </w:r>
            <w:r w:rsidDel="00000000" w:rsidR="00000000" w:rsidRPr="00000000">
              <w:rPr>
                <w:rtl w:val="0"/>
              </w:rPr>
              <w:t xml:space="preserve">. </w:t>
            </w:r>
          </w:p>
        </w:tc>
      </w:tr>
    </w:tbl>
    <w:p w:rsidR="00000000" w:rsidDel="00000000" w:rsidP="00000000" w:rsidRDefault="00000000" w:rsidRPr="00000000" w14:paraId="000009A6">
      <w:pPr>
        <w:spacing w:after="200" w:before="120" w:line="264" w:lineRule="auto"/>
        <w:rPr>
          <w:b w:val="1"/>
          <w:color w:val="323e4f"/>
        </w:rPr>
      </w:pPr>
      <w:r w:rsidDel="00000000" w:rsidR="00000000" w:rsidRPr="00000000">
        <w:rPr>
          <w:b w:val="1"/>
          <w:color w:val="323e4f"/>
          <w:rtl w:val="0"/>
        </w:rPr>
        <w:t xml:space="preserve">Table 71 - J2735SpeedLimitList</w:t>
      </w:r>
    </w:p>
    <w:p w:rsidR="00000000" w:rsidDel="00000000" w:rsidP="00000000" w:rsidRDefault="00000000" w:rsidRPr="00000000" w14:paraId="000009A7">
      <w:pPr>
        <w:pStyle w:val="Heading2"/>
        <w:numPr>
          <w:ilvl w:val="1"/>
          <w:numId w:val="12"/>
        </w:numPr>
        <w:rPr>
          <w:color w:val="2f5496"/>
          <w:sz w:val="26"/>
          <w:szCs w:val="26"/>
        </w:rPr>
      </w:pPr>
      <w:bookmarkStart w:colFirst="0" w:colLast="0" w:name="_heading=h.xby0zf2r1ys9" w:id="86"/>
      <w:bookmarkEnd w:id="86"/>
      <w:r w:rsidDel="00000000" w:rsidR="00000000" w:rsidRPr="00000000">
        <w:rPr>
          <w:rtl w:val="0"/>
        </w:rPr>
        <w:t xml:space="preserve">J2735RegulatorySpeedLimit</w:t>
      </w:r>
    </w:p>
    <w:p w:rsidR="00000000" w:rsidDel="00000000" w:rsidP="00000000" w:rsidRDefault="00000000" w:rsidRPr="00000000" w14:paraId="000009A8">
      <w:pPr>
        <w:ind w:left="0" w:firstLine="0"/>
        <w:rPr/>
      </w:pPr>
      <w:r w:rsidDel="00000000" w:rsidR="00000000" w:rsidRPr="00000000">
        <w:rPr>
          <w:rtl w:val="0"/>
        </w:rPr>
        <w:t xml:space="preserve">Used to convey a regulatory speed about a lane, lanes, or roadway segment.</w:t>
      </w:r>
      <w:r w:rsidDel="00000000" w:rsidR="00000000" w:rsidRPr="00000000">
        <w:rPr>
          <w:rtl w:val="0"/>
        </w:rPr>
      </w:r>
    </w:p>
    <w:tbl>
      <w:tblPr>
        <w:tblStyle w:val="Table8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A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A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AB">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A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type</w:t>
            </w:r>
          </w:p>
        </w:tc>
        <w:tc>
          <w:tcPr/>
          <w:p w:rsidR="00000000" w:rsidDel="00000000" w:rsidP="00000000" w:rsidRDefault="00000000" w:rsidRPr="00000000" w14:paraId="000009A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J2735SpeedLimitType</w:t>
            </w:r>
          </w:p>
        </w:tc>
        <w:tc>
          <w:tcPr/>
          <w:p w:rsidR="00000000" w:rsidDel="00000000" w:rsidP="00000000" w:rsidRDefault="00000000" w:rsidRPr="00000000" w14:paraId="000009AE">
            <w:pPr>
              <w:keepNext w:val="1"/>
              <w:rPr/>
            </w:pPr>
            <w:r w:rsidDel="00000000" w:rsidR="00000000" w:rsidRPr="00000000">
              <w:rPr>
                <w:rtl w:val="0"/>
              </w:rPr>
              <w:t xml:space="preserve">The type of regulatory speed.</w:t>
            </w:r>
          </w:p>
          <w:p w:rsidR="00000000" w:rsidDel="00000000" w:rsidP="00000000" w:rsidRDefault="00000000" w:rsidRPr="00000000" w14:paraId="000009AF">
            <w:pPr>
              <w:keepNext w:val="1"/>
              <w:rPr/>
            </w:pPr>
            <w:r w:rsidDel="00000000" w:rsidR="00000000" w:rsidRPr="00000000">
              <w:rPr>
                <w:rtl w:val="0"/>
              </w:rPr>
              <w:t xml:space="preserve">Single constant from enumeration below:</w:t>
            </w:r>
          </w:p>
          <w:p w:rsidR="00000000" w:rsidDel="00000000" w:rsidP="00000000" w:rsidRDefault="00000000" w:rsidRPr="00000000" w14:paraId="000009B0">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unknown                  </w:t>
            </w:r>
          </w:p>
          <w:p w:rsidR="00000000" w:rsidDel="00000000" w:rsidP="00000000" w:rsidRDefault="00000000" w:rsidRPr="00000000" w14:paraId="000009B1">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maxSpeedInSchoolZone   </w:t>
            </w:r>
          </w:p>
          <w:p w:rsidR="00000000" w:rsidDel="00000000" w:rsidP="00000000" w:rsidRDefault="00000000" w:rsidRPr="00000000" w14:paraId="000009B2">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maxSpeedInSchoolZoneWhenChildrenArePresent</w:t>
            </w:r>
          </w:p>
          <w:p w:rsidR="00000000" w:rsidDel="00000000" w:rsidP="00000000" w:rsidRDefault="00000000" w:rsidRPr="00000000" w14:paraId="000009B3">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maxSpeedInConstructionZone</w:t>
            </w:r>
          </w:p>
          <w:p w:rsidR="00000000" w:rsidDel="00000000" w:rsidP="00000000" w:rsidRDefault="00000000" w:rsidRPr="00000000" w14:paraId="000009B4">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vehicleMinSpeed</w:t>
            </w:r>
          </w:p>
          <w:p w:rsidR="00000000" w:rsidDel="00000000" w:rsidP="00000000" w:rsidRDefault="00000000" w:rsidRPr="00000000" w14:paraId="000009B5">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vehicleMaxSpeed          </w:t>
            </w:r>
          </w:p>
          <w:p w:rsidR="00000000" w:rsidDel="00000000" w:rsidP="00000000" w:rsidRDefault="00000000" w:rsidRPr="00000000" w14:paraId="000009B6">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vehicleNightMaxSpeed</w:t>
            </w:r>
          </w:p>
          <w:p w:rsidR="00000000" w:rsidDel="00000000" w:rsidP="00000000" w:rsidRDefault="00000000" w:rsidRPr="00000000" w14:paraId="000009B7">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truckMinSpeed</w:t>
            </w:r>
          </w:p>
          <w:p w:rsidR="00000000" w:rsidDel="00000000" w:rsidP="00000000" w:rsidRDefault="00000000" w:rsidRPr="00000000" w14:paraId="000009B8">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truckMaxSpeed</w:t>
            </w:r>
          </w:p>
          <w:p w:rsidR="00000000" w:rsidDel="00000000" w:rsidP="00000000" w:rsidRDefault="00000000" w:rsidRPr="00000000" w14:paraId="000009B9">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truckNightMaxSpeed</w:t>
            </w:r>
          </w:p>
          <w:p w:rsidR="00000000" w:rsidDel="00000000" w:rsidP="00000000" w:rsidRDefault="00000000" w:rsidRPr="00000000" w14:paraId="000009BA">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vehiclesWithTrailersMinSpeed</w:t>
            </w:r>
          </w:p>
          <w:p w:rsidR="00000000" w:rsidDel="00000000" w:rsidP="00000000" w:rsidRDefault="00000000" w:rsidRPr="00000000" w14:paraId="000009BB">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vehiclesWithTrailersMaxSpeed</w:t>
            </w:r>
          </w:p>
          <w:p w:rsidR="00000000" w:rsidDel="00000000" w:rsidP="00000000" w:rsidRDefault="00000000" w:rsidRPr="00000000" w14:paraId="000009BC">
            <w:pPr>
              <w:numPr>
                <w:ilvl w:val="0"/>
                <w:numId w:val="10"/>
              </w:numPr>
              <w:spacing w:before="0" w:line="259" w:lineRule="auto"/>
              <w:ind w:left="720" w:hanging="360"/>
              <w:jc w:val="left"/>
              <w:rPr>
                <w:rFonts w:ascii="Consolas" w:cs="Consolas" w:eastAsia="Consolas" w:hAnsi="Consolas"/>
                <w:sz w:val="20"/>
                <w:szCs w:val="20"/>
              </w:rPr>
            </w:pPr>
            <w:r w:rsidDel="00000000" w:rsidR="00000000" w:rsidRPr="00000000">
              <w:rPr>
                <w:rFonts w:ascii="Consolas" w:cs="Consolas" w:eastAsia="Consolas" w:hAnsi="Consolas"/>
                <w:b w:val="1"/>
                <w:i w:val="1"/>
                <w:color w:val="0000c0"/>
                <w:sz w:val="20"/>
                <w:szCs w:val="20"/>
                <w:rtl w:val="0"/>
              </w:rPr>
              <w:t xml:space="preserve">vehiclesWithTrailersNightMaxSpeed</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9B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9B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9BF">
            <w:pPr>
              <w:keepNext w:val="1"/>
              <w:spacing w:after="0" w:before="200" w:line="240" w:lineRule="auto"/>
              <w:jc w:val="both"/>
              <w:rPr/>
            </w:pPr>
            <w:r w:rsidDel="00000000" w:rsidR="00000000" w:rsidRPr="00000000">
              <w:rPr>
                <w:rtl w:val="0"/>
              </w:rPr>
              <w:t xml:space="preserve">Speed in units of m/s.</w:t>
            </w:r>
          </w:p>
        </w:tc>
      </w:tr>
    </w:tbl>
    <w:p w:rsidR="00000000" w:rsidDel="00000000" w:rsidP="00000000" w:rsidRDefault="00000000" w:rsidRPr="00000000" w14:paraId="000009C0">
      <w:pPr>
        <w:spacing w:after="200" w:before="120" w:line="264" w:lineRule="auto"/>
        <w:rPr>
          <w:b w:val="1"/>
          <w:color w:val="323e4f"/>
        </w:rPr>
      </w:pPr>
      <w:r w:rsidDel="00000000" w:rsidR="00000000" w:rsidRPr="00000000">
        <w:rPr>
          <w:b w:val="1"/>
          <w:color w:val="323e4f"/>
          <w:rtl w:val="0"/>
        </w:rPr>
        <w:t xml:space="preserve">Table 72 - J2735RegulatorySpeedLimit</w:t>
      </w:r>
    </w:p>
    <w:p w:rsidR="00000000" w:rsidDel="00000000" w:rsidP="00000000" w:rsidRDefault="00000000" w:rsidRPr="00000000" w14:paraId="000009C1">
      <w:pPr>
        <w:pStyle w:val="Heading2"/>
        <w:numPr>
          <w:ilvl w:val="1"/>
          <w:numId w:val="12"/>
        </w:numPr>
        <w:rPr>
          <w:color w:val="2f5496"/>
          <w:sz w:val="26"/>
          <w:szCs w:val="26"/>
        </w:rPr>
      </w:pPr>
      <w:bookmarkStart w:colFirst="0" w:colLast="0" w:name="_heading=h.z6nd8hyk8imj" w:id="87"/>
      <w:bookmarkEnd w:id="87"/>
      <w:r w:rsidDel="00000000" w:rsidR="00000000" w:rsidRPr="00000000">
        <w:rPr>
          <w:rtl w:val="0"/>
        </w:rPr>
        <w:t xml:space="preserve">J2735LaneList</w:t>
      </w:r>
    </w:p>
    <w:tbl>
      <w:tblPr>
        <w:tblStyle w:val="Table8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C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C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C4">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9C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GenericLane</w:t>
            </w:r>
          </w:p>
        </w:tc>
        <w:tc>
          <w:tcPr/>
          <w:p w:rsidR="00000000" w:rsidDel="00000000" w:rsidP="00000000" w:rsidRDefault="00000000" w:rsidRPr="00000000" w14:paraId="000009C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5cpvpqua2j88">
              <w:r w:rsidDel="00000000" w:rsidR="00000000" w:rsidRPr="00000000">
                <w:rPr>
                  <w:rFonts w:ascii="Courier New" w:cs="Courier New" w:eastAsia="Courier New" w:hAnsi="Courier New"/>
                  <w:color w:val="1155cc"/>
                  <w:u w:val="single"/>
                  <w:rtl w:val="0"/>
                </w:rPr>
                <w:t xml:space="preserve">J2735GenericLane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9C7">
            <w:pPr>
              <w:keepNext w:val="1"/>
              <w:spacing w:after="0" w:before="200" w:line="240" w:lineRule="auto"/>
              <w:jc w:val="both"/>
              <w:rPr/>
            </w:pPr>
            <w:r w:rsidDel="00000000" w:rsidR="00000000" w:rsidRPr="00000000">
              <w:rPr>
                <w:rtl w:val="0"/>
              </w:rPr>
              <w:t xml:space="preserve">The LaneList data frame consists of a list of GenericLane entries</w:t>
            </w:r>
            <w:r w:rsidDel="00000000" w:rsidR="00000000" w:rsidRPr="00000000">
              <w:rPr>
                <w:rtl w:val="0"/>
              </w:rPr>
              <w:t xml:space="preserve">. </w:t>
            </w:r>
          </w:p>
        </w:tc>
      </w:tr>
    </w:tbl>
    <w:p w:rsidR="00000000" w:rsidDel="00000000" w:rsidP="00000000" w:rsidRDefault="00000000" w:rsidRPr="00000000" w14:paraId="000009C8">
      <w:pPr>
        <w:spacing w:after="200" w:before="120" w:line="264" w:lineRule="auto"/>
        <w:rPr>
          <w:b w:val="1"/>
          <w:color w:val="323e4f"/>
        </w:rPr>
      </w:pPr>
      <w:r w:rsidDel="00000000" w:rsidR="00000000" w:rsidRPr="00000000">
        <w:rPr>
          <w:b w:val="1"/>
          <w:color w:val="323e4f"/>
          <w:rtl w:val="0"/>
        </w:rPr>
        <w:t xml:space="preserve">Table 73 - J2735LaneList</w:t>
      </w:r>
    </w:p>
    <w:p w:rsidR="00000000" w:rsidDel="00000000" w:rsidP="00000000" w:rsidRDefault="00000000" w:rsidRPr="00000000" w14:paraId="000009C9">
      <w:pPr>
        <w:pStyle w:val="Heading2"/>
        <w:numPr>
          <w:ilvl w:val="1"/>
          <w:numId w:val="12"/>
        </w:numPr>
        <w:rPr>
          <w:color w:val="2f5496"/>
          <w:sz w:val="26"/>
          <w:szCs w:val="26"/>
        </w:rPr>
      </w:pPr>
      <w:bookmarkStart w:colFirst="0" w:colLast="0" w:name="_heading=h.5cpvpqua2j88" w:id="88"/>
      <w:bookmarkEnd w:id="88"/>
      <w:r w:rsidDel="00000000" w:rsidR="00000000" w:rsidRPr="00000000">
        <w:rPr>
          <w:rtl w:val="0"/>
        </w:rPr>
        <w:t xml:space="preserve">J2735GenericLane</w:t>
      </w:r>
    </w:p>
    <w:p w:rsidR="00000000" w:rsidDel="00000000" w:rsidP="00000000" w:rsidRDefault="00000000" w:rsidRPr="00000000" w14:paraId="000009CA">
      <w:pPr>
        <w:rPr/>
      </w:pPr>
      <w:r w:rsidDel="00000000" w:rsidR="00000000" w:rsidRPr="00000000">
        <w:rPr>
          <w:rtl w:val="0"/>
        </w:rPr>
        <w:t xml:space="preserve">Describes the basic attribute information of the lane.</w:t>
      </w:r>
    </w:p>
    <w:tbl>
      <w:tblPr>
        <w:tblStyle w:val="Table8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CB">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CC">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CD">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C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laneID</w:t>
            </w:r>
          </w:p>
        </w:tc>
        <w:tc>
          <w:tcPr/>
          <w:p w:rsidR="00000000" w:rsidDel="00000000" w:rsidP="00000000" w:rsidRDefault="00000000" w:rsidRPr="00000000" w14:paraId="000009C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D0">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The unique ID number assigned to this lane object</w:t>
            </w:r>
          </w:p>
        </w:tc>
      </w:tr>
      <w:tr>
        <w:trPr>
          <w:cantSplit w:val="0"/>
          <w:tblHeader w:val="0"/>
        </w:trPr>
        <w:tc>
          <w:tcPr/>
          <w:p w:rsidR="00000000" w:rsidDel="00000000" w:rsidP="00000000" w:rsidRDefault="00000000" w:rsidRPr="00000000" w14:paraId="000009D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9D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9D3">
            <w:pPr>
              <w:keepNext w:val="1"/>
              <w:spacing w:after="0" w:before="200" w:line="240" w:lineRule="auto"/>
              <w:jc w:val="both"/>
              <w:rPr/>
            </w:pPr>
            <w:r w:rsidDel="00000000" w:rsidR="00000000" w:rsidRPr="00000000">
              <w:rPr>
                <w:rtl w:val="0"/>
              </w:rPr>
              <w:t xml:space="preserve">Optional. Name for the lane.</w:t>
            </w:r>
          </w:p>
        </w:tc>
      </w:tr>
      <w:tr>
        <w:trPr>
          <w:cantSplit w:val="0"/>
          <w:tblHeader w:val="0"/>
        </w:trPr>
        <w:tc>
          <w:tcPr/>
          <w:p w:rsidR="00000000" w:rsidDel="00000000" w:rsidP="00000000" w:rsidRDefault="00000000" w:rsidRPr="00000000" w14:paraId="000009D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ingressApproach</w:t>
            </w:r>
          </w:p>
        </w:tc>
        <w:tc>
          <w:tcPr/>
          <w:p w:rsidR="00000000" w:rsidDel="00000000" w:rsidP="00000000" w:rsidRDefault="00000000" w:rsidRPr="00000000" w14:paraId="000009D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D6">
            <w:pPr>
              <w:keepNext w:val="1"/>
              <w:spacing w:after="0" w:before="200" w:line="240" w:lineRule="auto"/>
              <w:jc w:val="both"/>
              <w:rPr>
                <w:rFonts w:ascii="Consolas" w:cs="Consolas" w:eastAsia="Consolas" w:hAnsi="Consolas"/>
                <w:b w:val="1"/>
                <w:i w:val="1"/>
                <w:color w:val="0000c0"/>
                <w:sz w:val="20"/>
                <w:szCs w:val="20"/>
              </w:rPr>
            </w:pPr>
            <w:r w:rsidDel="00000000" w:rsidR="00000000" w:rsidRPr="00000000">
              <w:rPr>
                <w:rtl w:val="0"/>
              </w:rPr>
              <w:t xml:space="preserve">Optional. Data element is used to relate the index of an approach, either ingress or egress within the subject lane.</w:t>
            </w:r>
            <w:r w:rsidDel="00000000" w:rsidR="00000000" w:rsidRPr="00000000">
              <w:rPr>
                <w:rtl w:val="0"/>
              </w:rPr>
            </w:r>
          </w:p>
        </w:tc>
      </w:tr>
      <w:tr>
        <w:trPr>
          <w:cantSplit w:val="0"/>
          <w:tblHeader w:val="0"/>
        </w:trPr>
        <w:tc>
          <w:tcPr/>
          <w:p w:rsidR="00000000" w:rsidDel="00000000" w:rsidP="00000000" w:rsidRDefault="00000000" w:rsidRPr="00000000" w14:paraId="000009D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egressApproach</w:t>
            </w:r>
          </w:p>
        </w:tc>
        <w:tc>
          <w:tcPr/>
          <w:p w:rsidR="00000000" w:rsidDel="00000000" w:rsidP="00000000" w:rsidRDefault="00000000" w:rsidRPr="00000000" w14:paraId="000009D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9D9">
            <w:pPr>
              <w:keepNext w:val="1"/>
              <w:spacing w:after="0" w:before="200" w:line="240" w:lineRule="auto"/>
              <w:jc w:val="both"/>
              <w:rPr/>
            </w:pPr>
            <w:r w:rsidDel="00000000" w:rsidR="00000000" w:rsidRPr="00000000">
              <w:rPr>
                <w:rtl w:val="0"/>
              </w:rPr>
              <w:t xml:space="preserve">Optional. Data element is used to relate the index of an approach, either ingress or egress within the subject lane.</w:t>
            </w:r>
          </w:p>
        </w:tc>
      </w:tr>
      <w:tr>
        <w:trPr>
          <w:cantSplit w:val="0"/>
          <w:tblHeader w:val="0"/>
        </w:trPr>
        <w:tc>
          <w:tcPr/>
          <w:p w:rsidR="00000000" w:rsidDel="00000000" w:rsidP="00000000" w:rsidRDefault="00000000" w:rsidRPr="00000000" w14:paraId="000009D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laneAttributes</w:t>
            </w:r>
          </w:p>
        </w:tc>
        <w:tc>
          <w:tcPr/>
          <w:p w:rsidR="00000000" w:rsidDel="00000000" w:rsidP="00000000" w:rsidRDefault="00000000" w:rsidRPr="00000000" w14:paraId="000009DB">
            <w:pPr>
              <w:spacing w:after="0" w:before="200" w:line="240" w:lineRule="auto"/>
              <w:jc w:val="both"/>
              <w:rPr>
                <w:rFonts w:ascii="Courier New" w:cs="Courier New" w:eastAsia="Courier New" w:hAnsi="Courier New"/>
              </w:rPr>
            </w:pPr>
            <w:hyperlink w:anchor="_heading=h.yad28gxumuxp">
              <w:r w:rsidDel="00000000" w:rsidR="00000000" w:rsidRPr="00000000">
                <w:rPr>
                  <w:rFonts w:ascii="Courier New" w:cs="Courier New" w:eastAsia="Courier New" w:hAnsi="Courier New"/>
                  <w:color w:val="1155cc"/>
                  <w:u w:val="single"/>
                  <w:rtl w:val="0"/>
                </w:rPr>
                <w:t xml:space="preserve">J2735LaneAttributes</w:t>
              </w:r>
            </w:hyperlink>
            <w:r w:rsidDel="00000000" w:rsidR="00000000" w:rsidRPr="00000000">
              <w:rPr>
                <w:rtl w:val="0"/>
              </w:rPr>
            </w:r>
          </w:p>
        </w:tc>
        <w:tc>
          <w:tcPr/>
          <w:p w:rsidR="00000000" w:rsidDel="00000000" w:rsidP="00000000" w:rsidRDefault="00000000" w:rsidRPr="00000000" w14:paraId="000009DC">
            <w:pPr>
              <w:keepNext w:val="1"/>
              <w:spacing w:after="0" w:before="200" w:line="240" w:lineRule="auto"/>
              <w:jc w:val="both"/>
              <w:rPr/>
            </w:pPr>
            <w:r w:rsidDel="00000000" w:rsidR="00000000" w:rsidRPr="00000000">
              <w:rPr>
                <w:rtl w:val="0"/>
              </w:rPr>
              <w:t xml:space="preserve">All Attribute information about the basic selected lane type directions of use, geometric co-sharing and type specific attributes. These Attributes are 'lane - global' meaning they are true for the entire length of the lane.</w:t>
            </w:r>
          </w:p>
        </w:tc>
      </w:tr>
      <w:tr>
        <w:trPr>
          <w:cantSplit w:val="0"/>
          <w:tblHeader w:val="0"/>
        </w:trPr>
        <w:tc>
          <w:tcPr/>
          <w:p w:rsidR="00000000" w:rsidDel="00000000" w:rsidP="00000000" w:rsidRDefault="00000000" w:rsidRPr="00000000" w14:paraId="000009D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maneuvers</w:t>
            </w:r>
          </w:p>
        </w:tc>
        <w:tc>
          <w:tcPr/>
          <w:p w:rsidR="00000000" w:rsidDel="00000000" w:rsidP="00000000" w:rsidRDefault="00000000" w:rsidRPr="00000000" w14:paraId="000009DE">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(12)</w:t>
            </w:r>
            <w:r w:rsidDel="00000000" w:rsidR="00000000" w:rsidRPr="00000000">
              <w:rPr>
                <w:rtl w:val="0"/>
              </w:rPr>
            </w:r>
          </w:p>
        </w:tc>
        <w:tc>
          <w:tcPr/>
          <w:p w:rsidR="00000000" w:rsidDel="00000000" w:rsidP="00000000" w:rsidRDefault="00000000" w:rsidRPr="00000000" w14:paraId="000009DF">
            <w:pPr>
              <w:keepNext w:val="1"/>
              <w:spacing w:after="0" w:before="200" w:line="240" w:lineRule="auto"/>
              <w:jc w:val="both"/>
              <w:rPr/>
            </w:pPr>
            <w:r w:rsidDel="00000000" w:rsidR="00000000" w:rsidRPr="00000000">
              <w:rPr>
                <w:rtl w:val="0"/>
              </w:rPr>
              <w:t xml:space="preserve">Optional.  The permitted maneuvers for this lane.</w:t>
            </w:r>
          </w:p>
          <w:p w:rsidR="00000000" w:rsidDel="00000000" w:rsidP="00000000" w:rsidRDefault="00000000" w:rsidRPr="00000000" w14:paraId="000009E0">
            <w:pPr>
              <w:keepNext w:val="1"/>
              <w:spacing w:after="0" w:before="200" w:line="240" w:lineRule="auto"/>
              <w:jc w:val="both"/>
              <w:rPr/>
            </w:pPr>
            <w:r w:rsidDel="00000000" w:rsidR="00000000" w:rsidRPr="00000000">
              <w:rPr>
                <w:rtl w:val="0"/>
              </w:rPr>
              <w:t xml:space="preserve">BitString values determined by J2735AllowedManeuvers:</w:t>
            </w:r>
          </w:p>
          <w:p w:rsidR="00000000" w:rsidDel="00000000" w:rsidP="00000000" w:rsidRDefault="00000000" w:rsidRPr="00000000" w14:paraId="000009E1">
            <w:pPr>
              <w:keepNext w:val="1"/>
              <w:numPr>
                <w:ilvl w:val="0"/>
                <w:numId w:val="21"/>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maneuverStraightAllowed </w:t>
            </w:r>
          </w:p>
          <w:p w:rsidR="00000000" w:rsidDel="00000000" w:rsidP="00000000" w:rsidRDefault="00000000" w:rsidRPr="00000000" w14:paraId="000009E2">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maneuverLeftAllowed  </w:t>
            </w:r>
          </w:p>
          <w:p w:rsidR="00000000" w:rsidDel="00000000" w:rsidP="00000000" w:rsidRDefault="00000000" w:rsidRPr="00000000" w14:paraId="000009E3">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maneuverRightAllowed</w:t>
            </w:r>
          </w:p>
          <w:p w:rsidR="00000000" w:rsidDel="00000000" w:rsidP="00000000" w:rsidRDefault="00000000" w:rsidRPr="00000000" w14:paraId="000009E4">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maneuverUTurnAllowed</w:t>
            </w:r>
          </w:p>
          <w:p w:rsidR="00000000" w:rsidDel="00000000" w:rsidP="00000000" w:rsidRDefault="00000000" w:rsidRPr="00000000" w14:paraId="000009E5">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maneuverLeftTurnOnRedAllowed</w:t>
            </w:r>
          </w:p>
          <w:p w:rsidR="00000000" w:rsidDel="00000000" w:rsidP="00000000" w:rsidRDefault="00000000" w:rsidRPr="00000000" w14:paraId="000009E6">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maneuverRightTurnOnRedAllowed</w:t>
            </w:r>
          </w:p>
          <w:p w:rsidR="00000000" w:rsidDel="00000000" w:rsidP="00000000" w:rsidRDefault="00000000" w:rsidRPr="00000000" w14:paraId="000009E7">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maneuverLaneChangeAllowed</w:t>
            </w:r>
          </w:p>
          <w:p w:rsidR="00000000" w:rsidDel="00000000" w:rsidP="00000000" w:rsidRDefault="00000000" w:rsidRPr="00000000" w14:paraId="000009E8">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maneuverNoStoppingAllowed</w:t>
            </w:r>
          </w:p>
          <w:p w:rsidR="00000000" w:rsidDel="00000000" w:rsidP="00000000" w:rsidRDefault="00000000" w:rsidRPr="00000000" w14:paraId="000009E9">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yieldAllwaysRequired,goWithHalt</w:t>
            </w:r>
          </w:p>
          <w:p w:rsidR="00000000" w:rsidDel="00000000" w:rsidP="00000000" w:rsidRDefault="00000000" w:rsidRPr="00000000" w14:paraId="000009EA">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caution</w:t>
            </w:r>
          </w:p>
          <w:p w:rsidR="00000000" w:rsidDel="00000000" w:rsidP="00000000" w:rsidRDefault="00000000" w:rsidRPr="00000000" w14:paraId="000009EB">
            <w:pPr>
              <w:keepNext w:val="1"/>
              <w:numPr>
                <w:ilvl w:val="0"/>
                <w:numId w:val="21"/>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reserved1</w:t>
            </w:r>
          </w:p>
        </w:tc>
      </w:tr>
      <w:tr>
        <w:trPr>
          <w:cantSplit w:val="0"/>
          <w:tblHeader w:val="0"/>
        </w:trPr>
        <w:tc>
          <w:tcPr/>
          <w:p w:rsidR="00000000" w:rsidDel="00000000" w:rsidP="00000000" w:rsidRDefault="00000000" w:rsidRPr="00000000" w14:paraId="000009E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nodeList</w:t>
            </w:r>
          </w:p>
        </w:tc>
        <w:tc>
          <w:tcPr/>
          <w:p w:rsidR="00000000" w:rsidDel="00000000" w:rsidP="00000000" w:rsidRDefault="00000000" w:rsidRPr="00000000" w14:paraId="000009ED">
            <w:pPr>
              <w:spacing w:after="0" w:before="200" w:line="240" w:lineRule="auto"/>
              <w:jc w:val="both"/>
              <w:rPr>
                <w:rFonts w:ascii="Courier New" w:cs="Courier New" w:eastAsia="Courier New" w:hAnsi="Courier New"/>
              </w:rPr>
            </w:pPr>
            <w:hyperlink w:anchor="_heading=h.v070tpeb24ci">
              <w:r w:rsidDel="00000000" w:rsidR="00000000" w:rsidRPr="00000000">
                <w:rPr>
                  <w:rFonts w:ascii="Courier New" w:cs="Courier New" w:eastAsia="Courier New" w:hAnsi="Courier New"/>
                  <w:color w:val="1155cc"/>
                  <w:u w:val="single"/>
                  <w:rtl w:val="0"/>
                </w:rPr>
                <w:t xml:space="preserve">J2735NodeListXY</w:t>
              </w:r>
            </w:hyperlink>
            <w:r w:rsidDel="00000000" w:rsidR="00000000" w:rsidRPr="00000000">
              <w:rPr>
                <w:rtl w:val="0"/>
              </w:rPr>
            </w:r>
          </w:p>
        </w:tc>
        <w:tc>
          <w:tcPr/>
          <w:p w:rsidR="00000000" w:rsidDel="00000000" w:rsidP="00000000" w:rsidRDefault="00000000" w:rsidRPr="00000000" w14:paraId="000009EE">
            <w:pPr>
              <w:keepNext w:val="1"/>
              <w:spacing w:after="0" w:before="200" w:line="240" w:lineRule="auto"/>
              <w:jc w:val="both"/>
              <w:rPr/>
            </w:pPr>
            <w:r w:rsidDel="00000000" w:rsidR="00000000" w:rsidRPr="00000000">
              <w:rPr>
                <w:rtl w:val="0"/>
              </w:rPr>
              <w:t xml:space="preserve">Lane spatial path information as well as various Attribute information along the node path Attributes found here are more general and may come and go over the length of the lane.</w:t>
            </w:r>
          </w:p>
        </w:tc>
      </w:tr>
      <w:tr>
        <w:trPr>
          <w:cantSplit w:val="0"/>
          <w:tblHeader w:val="0"/>
        </w:trPr>
        <w:tc>
          <w:tcPr/>
          <w:p w:rsidR="00000000" w:rsidDel="00000000" w:rsidP="00000000" w:rsidRDefault="00000000" w:rsidRPr="00000000" w14:paraId="000009E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connectsTo</w:t>
            </w:r>
          </w:p>
        </w:tc>
        <w:tc>
          <w:tcPr/>
          <w:p w:rsidR="00000000" w:rsidDel="00000000" w:rsidP="00000000" w:rsidRDefault="00000000" w:rsidRPr="00000000" w14:paraId="000009F0">
            <w:pPr>
              <w:spacing w:after="0" w:before="200" w:line="240" w:lineRule="auto"/>
              <w:jc w:val="both"/>
              <w:rPr>
                <w:rFonts w:ascii="Courier New" w:cs="Courier New" w:eastAsia="Courier New" w:hAnsi="Courier New"/>
              </w:rPr>
            </w:pPr>
            <w:hyperlink w:anchor="_heading=h.y3t0dpyqdpxi">
              <w:r w:rsidDel="00000000" w:rsidR="00000000" w:rsidRPr="00000000">
                <w:rPr>
                  <w:rFonts w:ascii="Courier New" w:cs="Courier New" w:eastAsia="Courier New" w:hAnsi="Courier New"/>
                  <w:color w:val="1155cc"/>
                  <w:u w:val="single"/>
                  <w:rtl w:val="0"/>
                </w:rPr>
                <w:t xml:space="preserve">J2735ConnectsToList</w:t>
              </w:r>
            </w:hyperlink>
            <w:r w:rsidDel="00000000" w:rsidR="00000000" w:rsidRPr="00000000">
              <w:rPr>
                <w:rtl w:val="0"/>
              </w:rPr>
            </w:r>
          </w:p>
        </w:tc>
        <w:tc>
          <w:tcPr/>
          <w:p w:rsidR="00000000" w:rsidDel="00000000" w:rsidP="00000000" w:rsidRDefault="00000000" w:rsidRPr="00000000" w14:paraId="000009F1">
            <w:pPr>
              <w:keepNext w:val="1"/>
              <w:spacing w:after="0" w:before="200" w:line="240" w:lineRule="auto"/>
              <w:jc w:val="both"/>
              <w:rPr/>
            </w:pPr>
            <w:r w:rsidDel="00000000" w:rsidR="00000000" w:rsidRPr="00000000">
              <w:rPr>
                <w:rtl w:val="0"/>
              </w:rPr>
              <w:t xml:space="preserve">Optional. A list of other lanes and their signal group IDs. Each connecting lane and its signal group ID is specified.</w:t>
            </w:r>
          </w:p>
        </w:tc>
      </w:tr>
      <w:tr>
        <w:trPr>
          <w:cantSplit w:val="0"/>
          <w:tblHeader w:val="0"/>
        </w:trPr>
        <w:tc>
          <w:tcPr/>
          <w:p w:rsidR="00000000" w:rsidDel="00000000" w:rsidP="00000000" w:rsidRDefault="00000000" w:rsidRPr="00000000" w14:paraId="000009F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overlays</w:t>
            </w:r>
          </w:p>
        </w:tc>
        <w:tc>
          <w:tcPr/>
          <w:p w:rsidR="00000000" w:rsidDel="00000000" w:rsidP="00000000" w:rsidRDefault="00000000" w:rsidRPr="00000000" w14:paraId="000009F3">
            <w:pPr>
              <w:spacing w:after="0" w:before="200" w:line="240" w:lineRule="auto"/>
              <w:jc w:val="both"/>
              <w:rPr>
                <w:rFonts w:ascii="Courier New" w:cs="Courier New" w:eastAsia="Courier New" w:hAnsi="Courier New"/>
              </w:rPr>
            </w:pPr>
            <w:hyperlink w:anchor="_heading=h.ednd338zwmu9">
              <w:r w:rsidDel="00000000" w:rsidR="00000000" w:rsidRPr="00000000">
                <w:rPr>
                  <w:rFonts w:ascii="Courier New" w:cs="Courier New" w:eastAsia="Courier New" w:hAnsi="Courier New"/>
                  <w:color w:val="1155cc"/>
                  <w:u w:val="single"/>
                  <w:rtl w:val="0"/>
                </w:rPr>
                <w:t xml:space="preserve">J2735OverlayLaneList</w:t>
              </w:r>
            </w:hyperlink>
            <w:r w:rsidDel="00000000" w:rsidR="00000000" w:rsidRPr="00000000">
              <w:rPr>
                <w:rtl w:val="0"/>
              </w:rPr>
            </w:r>
          </w:p>
        </w:tc>
        <w:tc>
          <w:tcPr/>
          <w:p w:rsidR="00000000" w:rsidDel="00000000" w:rsidP="00000000" w:rsidRDefault="00000000" w:rsidRPr="00000000" w14:paraId="000009F4">
            <w:pPr>
              <w:keepNext w:val="1"/>
              <w:spacing w:after="0" w:before="200" w:line="240" w:lineRule="auto"/>
              <w:jc w:val="both"/>
              <w:rPr/>
            </w:pPr>
            <w:r w:rsidDel="00000000" w:rsidR="00000000" w:rsidRPr="00000000">
              <w:rPr>
                <w:rtl w:val="0"/>
              </w:rPr>
              <w:t xml:space="preserve">Optional. A list of any lanes which have spatial paths that overlay the path of this lane when used.</w:t>
            </w:r>
          </w:p>
        </w:tc>
      </w:tr>
    </w:tbl>
    <w:p w:rsidR="00000000" w:rsidDel="00000000" w:rsidP="00000000" w:rsidRDefault="00000000" w:rsidRPr="00000000" w14:paraId="000009F5">
      <w:pPr>
        <w:spacing w:after="200" w:before="120" w:line="264" w:lineRule="auto"/>
        <w:rPr>
          <w:b w:val="1"/>
          <w:color w:val="323e4f"/>
        </w:rPr>
      </w:pPr>
      <w:r w:rsidDel="00000000" w:rsidR="00000000" w:rsidRPr="00000000">
        <w:rPr>
          <w:b w:val="1"/>
          <w:color w:val="323e4f"/>
          <w:rtl w:val="0"/>
        </w:rPr>
        <w:t xml:space="preserve">Table 74 - J2735GenericLane</w:t>
      </w:r>
    </w:p>
    <w:p w:rsidR="00000000" w:rsidDel="00000000" w:rsidP="00000000" w:rsidRDefault="00000000" w:rsidRPr="00000000" w14:paraId="000009F6">
      <w:pPr>
        <w:pStyle w:val="Heading2"/>
        <w:numPr>
          <w:ilvl w:val="1"/>
          <w:numId w:val="12"/>
        </w:numPr>
        <w:rPr>
          <w:color w:val="2f5496"/>
          <w:sz w:val="26"/>
          <w:szCs w:val="26"/>
        </w:rPr>
      </w:pPr>
      <w:bookmarkStart w:colFirst="0" w:colLast="0" w:name="_heading=h.yad28gxumuxp" w:id="89"/>
      <w:bookmarkEnd w:id="89"/>
      <w:r w:rsidDel="00000000" w:rsidR="00000000" w:rsidRPr="00000000">
        <w:rPr>
          <w:rtl w:val="0"/>
        </w:rPr>
        <w:t xml:space="preserve">J2735LaneAttributes</w:t>
      </w:r>
    </w:p>
    <w:p w:rsidR="00000000" w:rsidDel="00000000" w:rsidP="00000000" w:rsidRDefault="00000000" w:rsidRPr="00000000" w14:paraId="000009F7">
      <w:pPr>
        <w:rPr/>
      </w:pPr>
      <w:r w:rsidDel="00000000" w:rsidR="00000000" w:rsidRPr="00000000">
        <w:rPr>
          <w:rtl w:val="0"/>
        </w:rPr>
        <w:t xml:space="preserve">Holds all of the constant attribute information of any lane object (as well as denoting the basic lane type itself) within a single structure. Constant attribute information are those values which do not change over the path of the lane, such as the direction of allowed travel.</w:t>
      </w:r>
    </w:p>
    <w:tbl>
      <w:tblPr>
        <w:tblStyle w:val="Table8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9F8">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9F9">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9FA">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F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directionalUse</w:t>
            </w:r>
          </w:p>
        </w:tc>
        <w:tc>
          <w:tcPr/>
          <w:p w:rsidR="00000000" w:rsidDel="00000000" w:rsidP="00000000" w:rsidRDefault="00000000" w:rsidRPr="00000000" w14:paraId="000009FC">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(2)</w:t>
            </w:r>
            <w:r w:rsidDel="00000000" w:rsidR="00000000" w:rsidRPr="00000000">
              <w:rPr>
                <w:rtl w:val="0"/>
              </w:rPr>
            </w:r>
          </w:p>
        </w:tc>
        <w:tc>
          <w:tcPr/>
          <w:p w:rsidR="00000000" w:rsidDel="00000000" w:rsidP="00000000" w:rsidRDefault="00000000" w:rsidRPr="00000000" w14:paraId="000009FD">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Directions of lane use.</w:t>
            </w:r>
          </w:p>
          <w:p w:rsidR="00000000" w:rsidDel="00000000" w:rsidP="00000000" w:rsidRDefault="00000000" w:rsidRPr="00000000" w14:paraId="000009FE">
            <w:pPr>
              <w:keepNext w:val="1"/>
              <w:rPr/>
            </w:pPr>
            <w:r w:rsidDel="00000000" w:rsidR="00000000" w:rsidRPr="00000000">
              <w:rPr>
                <w:rtl w:val="0"/>
              </w:rPr>
              <w:t xml:space="preserve">BitString values determined by J2735LaneDirection:</w:t>
            </w:r>
          </w:p>
          <w:p w:rsidR="00000000" w:rsidDel="00000000" w:rsidP="00000000" w:rsidRDefault="00000000" w:rsidRPr="00000000" w14:paraId="000009FF">
            <w:pPr>
              <w:keepNext w:val="1"/>
              <w:numPr>
                <w:ilvl w:val="0"/>
                <w:numId w:val="21"/>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ingressPath</w:t>
            </w:r>
          </w:p>
          <w:p w:rsidR="00000000" w:rsidDel="00000000" w:rsidP="00000000" w:rsidRDefault="00000000" w:rsidRPr="00000000" w14:paraId="00000A00">
            <w:pPr>
              <w:keepNext w:val="1"/>
              <w:numPr>
                <w:ilvl w:val="0"/>
                <w:numId w:val="21"/>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egressPath</w:t>
            </w:r>
            <w:r w:rsidDel="00000000" w:rsidR="00000000" w:rsidRPr="00000000">
              <w:rPr>
                <w:rtl w:val="0"/>
              </w:rPr>
            </w:r>
          </w:p>
        </w:tc>
      </w:tr>
      <w:tr>
        <w:trPr>
          <w:cantSplit w:val="0"/>
          <w:tblHeader w:val="0"/>
        </w:trPr>
        <w:tc>
          <w:tcPr/>
          <w:p w:rsidR="00000000" w:rsidDel="00000000" w:rsidP="00000000" w:rsidRDefault="00000000" w:rsidRPr="00000000" w14:paraId="00000A0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shareWith</w:t>
            </w:r>
          </w:p>
        </w:tc>
        <w:tc>
          <w:tcPr/>
          <w:p w:rsidR="00000000" w:rsidDel="00000000" w:rsidP="00000000" w:rsidRDefault="00000000" w:rsidRPr="00000000" w14:paraId="00000A02">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(10)</w:t>
            </w:r>
            <w:r w:rsidDel="00000000" w:rsidR="00000000" w:rsidRPr="00000000">
              <w:rPr>
                <w:rtl w:val="0"/>
              </w:rPr>
            </w:r>
          </w:p>
        </w:tc>
        <w:tc>
          <w:tcPr/>
          <w:p w:rsidR="00000000" w:rsidDel="00000000" w:rsidP="00000000" w:rsidRDefault="00000000" w:rsidRPr="00000000" w14:paraId="00000A03">
            <w:pPr>
              <w:keepNext w:val="1"/>
              <w:spacing w:after="0" w:before="200" w:line="240" w:lineRule="auto"/>
              <w:jc w:val="both"/>
              <w:rPr/>
            </w:pPr>
            <w:r w:rsidDel="00000000" w:rsidR="00000000" w:rsidRPr="00000000">
              <w:rPr>
                <w:rtl w:val="0"/>
              </w:rPr>
              <w:t xml:space="preserve">Co-users of the lane path.</w:t>
            </w:r>
          </w:p>
          <w:p w:rsidR="00000000" w:rsidDel="00000000" w:rsidP="00000000" w:rsidRDefault="00000000" w:rsidRPr="00000000" w14:paraId="00000A04">
            <w:pPr>
              <w:keepNext w:val="1"/>
              <w:rPr/>
            </w:pPr>
            <w:r w:rsidDel="00000000" w:rsidR="00000000" w:rsidRPr="00000000">
              <w:rPr>
                <w:rtl w:val="0"/>
              </w:rPr>
              <w:t xml:space="preserve">BitString values determined by J2735LaneSharing:</w:t>
            </w:r>
          </w:p>
          <w:p w:rsidR="00000000" w:rsidDel="00000000" w:rsidP="00000000" w:rsidRDefault="00000000" w:rsidRPr="00000000" w14:paraId="00000A05">
            <w:pPr>
              <w:keepNext w:val="1"/>
              <w:numPr>
                <w:ilvl w:val="0"/>
                <w:numId w:val="21"/>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overlappingLaneDescriptionProvided</w:t>
            </w:r>
          </w:p>
          <w:p w:rsidR="00000000" w:rsidDel="00000000" w:rsidP="00000000" w:rsidRDefault="00000000" w:rsidRPr="00000000" w14:paraId="00000A06">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multipleLanesTreatedAsOneLane</w:t>
            </w:r>
          </w:p>
          <w:p w:rsidR="00000000" w:rsidDel="00000000" w:rsidP="00000000" w:rsidRDefault="00000000" w:rsidRPr="00000000" w14:paraId="00000A07">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otherNonMotorizedTrafficTypes</w:t>
            </w:r>
          </w:p>
          <w:p w:rsidR="00000000" w:rsidDel="00000000" w:rsidP="00000000" w:rsidRDefault="00000000" w:rsidRPr="00000000" w14:paraId="00000A08">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individualMotorizedVehicleTraffic</w:t>
            </w:r>
          </w:p>
          <w:p w:rsidR="00000000" w:rsidDel="00000000" w:rsidP="00000000" w:rsidRDefault="00000000" w:rsidRPr="00000000" w14:paraId="00000A09">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busVehicleTraffic</w:t>
            </w:r>
          </w:p>
          <w:p w:rsidR="00000000" w:rsidDel="00000000" w:rsidP="00000000" w:rsidRDefault="00000000" w:rsidRPr="00000000" w14:paraId="00000A0A">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taxiVehicleTraffic</w:t>
            </w:r>
          </w:p>
          <w:p w:rsidR="00000000" w:rsidDel="00000000" w:rsidP="00000000" w:rsidRDefault="00000000" w:rsidRPr="00000000" w14:paraId="00000A0B">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pedestriansTraffic</w:t>
            </w:r>
          </w:p>
          <w:p w:rsidR="00000000" w:rsidDel="00000000" w:rsidP="00000000" w:rsidRDefault="00000000" w:rsidRPr="00000000" w14:paraId="00000A0C">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cyclistVehicleTraffic</w:t>
            </w:r>
          </w:p>
          <w:p w:rsidR="00000000" w:rsidDel="00000000" w:rsidP="00000000" w:rsidRDefault="00000000" w:rsidRPr="00000000" w14:paraId="00000A0D">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trackedVehicleTraffic</w:t>
            </w:r>
          </w:p>
          <w:p w:rsidR="00000000" w:rsidDel="00000000" w:rsidP="00000000" w:rsidRDefault="00000000" w:rsidRPr="00000000" w14:paraId="00000A0E">
            <w:pPr>
              <w:keepNext w:val="1"/>
              <w:numPr>
                <w:ilvl w:val="0"/>
                <w:numId w:val="21"/>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pedestrianTraffic</w:t>
            </w:r>
          </w:p>
        </w:tc>
      </w:tr>
      <w:tr>
        <w:trPr>
          <w:cantSplit w:val="0"/>
          <w:tblHeader w:val="0"/>
        </w:trPr>
        <w:tc>
          <w:tcPr/>
          <w:p w:rsidR="00000000" w:rsidDel="00000000" w:rsidP="00000000" w:rsidRDefault="00000000" w:rsidRPr="00000000" w14:paraId="00000A0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laneType</w:t>
            </w:r>
          </w:p>
        </w:tc>
        <w:tc>
          <w:tcPr/>
          <w:p w:rsidR="00000000" w:rsidDel="00000000" w:rsidP="00000000" w:rsidRDefault="00000000" w:rsidRPr="00000000" w14:paraId="00000A10">
            <w:pPr>
              <w:spacing w:after="0" w:before="200" w:line="240" w:lineRule="auto"/>
              <w:jc w:val="both"/>
              <w:rPr>
                <w:rFonts w:ascii="Courier New" w:cs="Courier New" w:eastAsia="Courier New" w:hAnsi="Courier New"/>
              </w:rPr>
            </w:pPr>
            <w:hyperlink w:anchor="_heading=h.jhgtiui35dlx">
              <w:r w:rsidDel="00000000" w:rsidR="00000000" w:rsidRPr="00000000">
                <w:rPr>
                  <w:rFonts w:ascii="Courier New" w:cs="Courier New" w:eastAsia="Courier New" w:hAnsi="Courier New"/>
                  <w:color w:val="1155cc"/>
                  <w:u w:val="single"/>
                  <w:rtl w:val="0"/>
                </w:rPr>
                <w:t xml:space="preserve">J2735LaneTypeAttributes</w:t>
              </w:r>
            </w:hyperlink>
            <w:r w:rsidDel="00000000" w:rsidR="00000000" w:rsidRPr="00000000">
              <w:rPr>
                <w:rtl w:val="0"/>
              </w:rPr>
            </w:r>
          </w:p>
        </w:tc>
        <w:tc>
          <w:tcPr/>
          <w:p w:rsidR="00000000" w:rsidDel="00000000" w:rsidP="00000000" w:rsidRDefault="00000000" w:rsidRPr="00000000" w14:paraId="00000A11">
            <w:pPr>
              <w:keepNext w:val="1"/>
              <w:spacing w:after="0" w:before="200" w:line="240" w:lineRule="auto"/>
              <w:jc w:val="both"/>
              <w:rPr>
                <w:rFonts w:ascii="Consolas" w:cs="Consolas" w:eastAsia="Consolas" w:hAnsi="Consolas"/>
                <w:b w:val="1"/>
                <w:i w:val="1"/>
                <w:color w:val="0000c0"/>
                <w:sz w:val="20"/>
                <w:szCs w:val="20"/>
              </w:rPr>
            </w:pPr>
            <w:r w:rsidDel="00000000" w:rsidR="00000000" w:rsidRPr="00000000">
              <w:rPr>
                <w:rtl w:val="0"/>
              </w:rPr>
              <w:t xml:space="preserve">Specific lane type data.</w:t>
            </w:r>
            <w:r w:rsidDel="00000000" w:rsidR="00000000" w:rsidRPr="00000000">
              <w:rPr>
                <w:rtl w:val="0"/>
              </w:rPr>
            </w:r>
          </w:p>
        </w:tc>
      </w:tr>
    </w:tbl>
    <w:p w:rsidR="00000000" w:rsidDel="00000000" w:rsidP="00000000" w:rsidRDefault="00000000" w:rsidRPr="00000000" w14:paraId="00000A12">
      <w:pPr>
        <w:spacing w:after="200" w:before="120" w:line="264" w:lineRule="auto"/>
        <w:rPr>
          <w:b w:val="1"/>
          <w:color w:val="323e4f"/>
        </w:rPr>
      </w:pPr>
      <w:r w:rsidDel="00000000" w:rsidR="00000000" w:rsidRPr="00000000">
        <w:rPr>
          <w:b w:val="1"/>
          <w:color w:val="323e4f"/>
          <w:rtl w:val="0"/>
        </w:rPr>
        <w:t xml:space="preserve">Table 75 - J2735LaneAttributes</w:t>
      </w:r>
    </w:p>
    <w:p w:rsidR="00000000" w:rsidDel="00000000" w:rsidP="00000000" w:rsidRDefault="00000000" w:rsidRPr="00000000" w14:paraId="00000A13">
      <w:pPr>
        <w:pStyle w:val="Heading2"/>
        <w:numPr>
          <w:ilvl w:val="1"/>
          <w:numId w:val="12"/>
        </w:numPr>
        <w:rPr>
          <w:color w:val="2f5496"/>
          <w:sz w:val="26"/>
          <w:szCs w:val="26"/>
        </w:rPr>
      </w:pPr>
      <w:bookmarkStart w:colFirst="0" w:colLast="0" w:name="_heading=h.jhgtiui35dlx" w:id="90"/>
      <w:bookmarkEnd w:id="90"/>
      <w:r w:rsidDel="00000000" w:rsidR="00000000" w:rsidRPr="00000000">
        <w:rPr>
          <w:rtl w:val="0"/>
        </w:rPr>
        <w:t xml:space="preserve">J2735LaneTypeAttributes</w:t>
      </w:r>
    </w:p>
    <w:p w:rsidR="00000000" w:rsidDel="00000000" w:rsidP="00000000" w:rsidRDefault="00000000" w:rsidRPr="00000000" w14:paraId="00000A14">
      <w:pPr>
        <w:rPr/>
      </w:pPr>
      <w:r w:rsidDel="00000000" w:rsidR="00000000" w:rsidRPr="00000000">
        <w:rPr>
          <w:rtl w:val="0"/>
        </w:rPr>
        <w:t xml:space="preserve">Used to hold attribute information specific to a given lane type. Only one of the following J2735BitStrings will be filled out per lane. A bike lane cannot also be a trackedVehicle lane, for example.</w:t>
      </w:r>
    </w:p>
    <w:tbl>
      <w:tblPr>
        <w:tblStyle w:val="Table9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15">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16">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17">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1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vehicle</w:t>
            </w:r>
          </w:p>
        </w:tc>
        <w:tc>
          <w:tcPr/>
          <w:p w:rsidR="00000000" w:rsidDel="00000000" w:rsidP="00000000" w:rsidRDefault="00000000" w:rsidRPr="00000000" w14:paraId="00000A19">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1A">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Motor vehicle lanes.</w:t>
            </w:r>
          </w:p>
          <w:p w:rsidR="00000000" w:rsidDel="00000000" w:rsidP="00000000" w:rsidRDefault="00000000" w:rsidRPr="00000000" w14:paraId="00000A1B">
            <w:pPr>
              <w:keepNext w:val="1"/>
              <w:spacing w:after="0" w:before="200" w:line="240" w:lineRule="auto"/>
              <w:jc w:val="both"/>
              <w:rPr/>
            </w:pPr>
            <w:r w:rsidDel="00000000" w:rsidR="00000000" w:rsidRPr="00000000">
              <w:rPr>
                <w:rtl w:val="0"/>
              </w:rPr>
              <w:t xml:space="preserve">BitString values determined by J2735LaneAttributesVehicle:</w:t>
            </w:r>
          </w:p>
          <w:p w:rsidR="00000000" w:rsidDel="00000000" w:rsidP="00000000" w:rsidRDefault="00000000" w:rsidRPr="00000000" w14:paraId="00000A1C">
            <w:pPr>
              <w:keepNext w:val="1"/>
              <w:numPr>
                <w:ilvl w:val="0"/>
                <w:numId w:val="21"/>
              </w:numPr>
              <w:spacing w:after="0" w:afterAutospacing="0" w:before="20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isVehicleRevocableLane</w:t>
            </w:r>
          </w:p>
          <w:p w:rsidR="00000000" w:rsidDel="00000000" w:rsidP="00000000" w:rsidRDefault="00000000" w:rsidRPr="00000000" w14:paraId="00000A1D">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isVehicleFlyOverLane</w:t>
            </w:r>
          </w:p>
          <w:p w:rsidR="00000000" w:rsidDel="00000000" w:rsidP="00000000" w:rsidRDefault="00000000" w:rsidRPr="00000000" w14:paraId="00000A1E">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hovLaneUseOnly</w:t>
            </w:r>
          </w:p>
          <w:p w:rsidR="00000000" w:rsidDel="00000000" w:rsidP="00000000" w:rsidRDefault="00000000" w:rsidRPr="00000000" w14:paraId="00000A1F">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restrictedToBusUse</w:t>
            </w:r>
          </w:p>
          <w:p w:rsidR="00000000" w:rsidDel="00000000" w:rsidP="00000000" w:rsidRDefault="00000000" w:rsidRPr="00000000" w14:paraId="00000A20">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restrictedToTaxiUse</w:t>
            </w:r>
          </w:p>
          <w:p w:rsidR="00000000" w:rsidDel="00000000" w:rsidP="00000000" w:rsidRDefault="00000000" w:rsidRPr="00000000" w14:paraId="00000A21">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restrictedFromPublicUse</w:t>
            </w:r>
          </w:p>
          <w:p w:rsidR="00000000" w:rsidDel="00000000" w:rsidP="00000000" w:rsidRDefault="00000000" w:rsidRPr="00000000" w14:paraId="00000A22">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hasIRbeaconCoverage</w:t>
            </w:r>
          </w:p>
          <w:p w:rsidR="00000000" w:rsidDel="00000000" w:rsidP="00000000" w:rsidRDefault="00000000" w:rsidRPr="00000000" w14:paraId="00000A23">
            <w:pPr>
              <w:keepNext w:val="1"/>
              <w:numPr>
                <w:ilvl w:val="0"/>
                <w:numId w:val="21"/>
              </w:numPr>
              <w:spacing w:after="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permissionOnRequest</w:t>
            </w:r>
          </w:p>
        </w:tc>
      </w:tr>
      <w:tr>
        <w:trPr>
          <w:cantSplit w:val="0"/>
          <w:tblHeader w:val="0"/>
        </w:trPr>
        <w:tc>
          <w:tcPr/>
          <w:p w:rsidR="00000000" w:rsidDel="00000000" w:rsidP="00000000" w:rsidRDefault="00000000" w:rsidRPr="00000000" w14:paraId="00000A2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crosswalk</w:t>
            </w:r>
          </w:p>
        </w:tc>
        <w:tc>
          <w:tcPr/>
          <w:p w:rsidR="00000000" w:rsidDel="00000000" w:rsidP="00000000" w:rsidRDefault="00000000" w:rsidRPr="00000000" w14:paraId="00000A25">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26">
            <w:pPr>
              <w:keepNext w:val="1"/>
              <w:spacing w:after="0" w:before="200" w:line="240" w:lineRule="auto"/>
              <w:jc w:val="both"/>
              <w:rPr/>
            </w:pPr>
            <w:r w:rsidDel="00000000" w:rsidR="00000000" w:rsidRPr="00000000">
              <w:rPr>
                <w:rtl w:val="0"/>
              </w:rPr>
              <w:t xml:space="preserve">Pedestrian crosswalks .</w:t>
            </w:r>
          </w:p>
          <w:p w:rsidR="00000000" w:rsidDel="00000000" w:rsidP="00000000" w:rsidRDefault="00000000" w:rsidRPr="00000000" w14:paraId="00000A27">
            <w:pPr>
              <w:keepNext w:val="1"/>
              <w:spacing w:after="0" w:before="200" w:line="240" w:lineRule="auto"/>
              <w:jc w:val="both"/>
              <w:rPr/>
            </w:pPr>
            <w:r w:rsidDel="00000000" w:rsidR="00000000" w:rsidRPr="00000000">
              <w:rPr>
                <w:rtl w:val="0"/>
              </w:rPr>
              <w:t xml:space="preserve">BitString values determined by J2735LaneAttributesCrosswalk:</w:t>
            </w:r>
          </w:p>
          <w:p w:rsidR="00000000" w:rsidDel="00000000" w:rsidP="00000000" w:rsidRDefault="00000000" w:rsidRPr="00000000" w14:paraId="00000A28">
            <w:pPr>
              <w:keepNext w:val="1"/>
              <w:numPr>
                <w:ilvl w:val="0"/>
                <w:numId w:val="21"/>
              </w:numPr>
              <w:spacing w:after="0" w:afterAutospacing="0" w:before="20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crosswalkRevocableLane</w:t>
            </w:r>
          </w:p>
          <w:p w:rsidR="00000000" w:rsidDel="00000000" w:rsidP="00000000" w:rsidRDefault="00000000" w:rsidRPr="00000000" w14:paraId="00000A29">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bicyleUseAllowed</w:t>
            </w:r>
          </w:p>
          <w:p w:rsidR="00000000" w:rsidDel="00000000" w:rsidP="00000000" w:rsidRDefault="00000000" w:rsidRPr="00000000" w14:paraId="00000A2A">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isXwalkFlyOverLane</w:t>
            </w:r>
          </w:p>
          <w:p w:rsidR="00000000" w:rsidDel="00000000" w:rsidP="00000000" w:rsidRDefault="00000000" w:rsidRPr="00000000" w14:paraId="00000A2B">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fixedCycleTime</w:t>
            </w:r>
          </w:p>
          <w:p w:rsidR="00000000" w:rsidDel="00000000" w:rsidP="00000000" w:rsidRDefault="00000000" w:rsidRPr="00000000" w14:paraId="00000A2C">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biDirectionalCycleTimes</w:t>
            </w:r>
          </w:p>
          <w:p w:rsidR="00000000" w:rsidDel="00000000" w:rsidP="00000000" w:rsidRDefault="00000000" w:rsidRPr="00000000" w14:paraId="00000A2D">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hasPushToWalkButton</w:t>
            </w:r>
          </w:p>
          <w:p w:rsidR="00000000" w:rsidDel="00000000" w:rsidP="00000000" w:rsidRDefault="00000000" w:rsidRPr="00000000" w14:paraId="00000A2E">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audioSupport</w:t>
            </w:r>
          </w:p>
          <w:p w:rsidR="00000000" w:rsidDel="00000000" w:rsidP="00000000" w:rsidRDefault="00000000" w:rsidRPr="00000000" w14:paraId="00000A2F">
            <w:pPr>
              <w:keepNext w:val="1"/>
              <w:numPr>
                <w:ilvl w:val="0"/>
                <w:numId w:val="21"/>
              </w:numPr>
              <w:spacing w:after="0" w:afterAutospacing="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rfSignalRequestPresent</w:t>
            </w:r>
          </w:p>
          <w:p w:rsidR="00000000" w:rsidDel="00000000" w:rsidP="00000000" w:rsidRDefault="00000000" w:rsidRPr="00000000" w14:paraId="00000A30">
            <w:pPr>
              <w:keepNext w:val="1"/>
              <w:numPr>
                <w:ilvl w:val="0"/>
                <w:numId w:val="21"/>
              </w:numPr>
              <w:spacing w:after="0" w:before="0" w:beforeAutospacing="0" w:line="240" w:lineRule="auto"/>
              <w:ind w:left="720" w:hanging="360"/>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unsignalizedSegmentsPresent</w:t>
            </w:r>
          </w:p>
        </w:tc>
      </w:tr>
      <w:tr>
        <w:trPr>
          <w:cantSplit w:val="0"/>
          <w:tblHeader w:val="0"/>
        </w:trPr>
        <w:tc>
          <w:tcPr/>
          <w:p w:rsidR="00000000" w:rsidDel="00000000" w:rsidP="00000000" w:rsidRDefault="00000000" w:rsidRPr="00000000" w14:paraId="00000A3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bikeLane</w:t>
            </w:r>
          </w:p>
        </w:tc>
        <w:tc>
          <w:tcPr/>
          <w:p w:rsidR="00000000" w:rsidDel="00000000" w:rsidP="00000000" w:rsidRDefault="00000000" w:rsidRPr="00000000" w14:paraId="00000A32">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33">
            <w:pPr>
              <w:keepNext w:val="1"/>
              <w:spacing w:after="0" w:before="200" w:line="240" w:lineRule="auto"/>
              <w:jc w:val="both"/>
              <w:rPr/>
            </w:pPr>
            <w:r w:rsidDel="00000000" w:rsidR="00000000" w:rsidRPr="00000000">
              <w:rPr>
                <w:rtl w:val="0"/>
              </w:rPr>
              <w:t xml:space="preserve">Bike lanes.</w:t>
            </w:r>
          </w:p>
          <w:p w:rsidR="00000000" w:rsidDel="00000000" w:rsidP="00000000" w:rsidRDefault="00000000" w:rsidRPr="00000000" w14:paraId="00000A34">
            <w:pPr>
              <w:keepNext w:val="1"/>
              <w:rPr/>
            </w:pPr>
            <w:r w:rsidDel="00000000" w:rsidR="00000000" w:rsidRPr="00000000">
              <w:rPr>
                <w:rtl w:val="0"/>
              </w:rPr>
              <w:t xml:space="preserve">BitString values determined by J2735LaneAttributesBike:</w:t>
            </w:r>
          </w:p>
          <w:p w:rsidR="00000000" w:rsidDel="00000000" w:rsidP="00000000" w:rsidRDefault="00000000" w:rsidRPr="00000000" w14:paraId="00000A35">
            <w:pPr>
              <w:keepNext w:val="1"/>
              <w:numPr>
                <w:ilvl w:val="0"/>
                <w:numId w:val="34"/>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bikeRevocableLane</w:t>
            </w:r>
          </w:p>
          <w:p w:rsidR="00000000" w:rsidDel="00000000" w:rsidP="00000000" w:rsidRDefault="00000000" w:rsidRPr="00000000" w14:paraId="00000A36">
            <w:pPr>
              <w:keepNext w:val="1"/>
              <w:numPr>
                <w:ilvl w:val="0"/>
                <w:numId w:val="3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pedestrianUseAllowed</w:t>
            </w:r>
          </w:p>
          <w:p w:rsidR="00000000" w:rsidDel="00000000" w:rsidP="00000000" w:rsidRDefault="00000000" w:rsidRPr="00000000" w14:paraId="00000A37">
            <w:pPr>
              <w:keepNext w:val="1"/>
              <w:numPr>
                <w:ilvl w:val="0"/>
                <w:numId w:val="3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isBikeFlyOverLane</w:t>
            </w:r>
          </w:p>
          <w:p w:rsidR="00000000" w:rsidDel="00000000" w:rsidP="00000000" w:rsidRDefault="00000000" w:rsidRPr="00000000" w14:paraId="00000A38">
            <w:pPr>
              <w:keepNext w:val="1"/>
              <w:numPr>
                <w:ilvl w:val="0"/>
                <w:numId w:val="3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fixedCycleTime</w:t>
            </w:r>
          </w:p>
          <w:p w:rsidR="00000000" w:rsidDel="00000000" w:rsidP="00000000" w:rsidRDefault="00000000" w:rsidRPr="00000000" w14:paraId="00000A39">
            <w:pPr>
              <w:keepNext w:val="1"/>
              <w:numPr>
                <w:ilvl w:val="0"/>
                <w:numId w:val="3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biDirectionalCycleTimes</w:t>
            </w:r>
          </w:p>
          <w:p w:rsidR="00000000" w:rsidDel="00000000" w:rsidP="00000000" w:rsidRDefault="00000000" w:rsidRPr="00000000" w14:paraId="00000A3A">
            <w:pPr>
              <w:keepNext w:val="1"/>
              <w:numPr>
                <w:ilvl w:val="0"/>
                <w:numId w:val="3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isolatedByBarrier</w:t>
            </w:r>
          </w:p>
          <w:p w:rsidR="00000000" w:rsidDel="00000000" w:rsidP="00000000" w:rsidRDefault="00000000" w:rsidRPr="00000000" w14:paraId="00000A3B">
            <w:pPr>
              <w:keepNext w:val="1"/>
              <w:numPr>
                <w:ilvl w:val="0"/>
                <w:numId w:val="34"/>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unsignalizedSegmentsPresent </w:t>
            </w:r>
            <w:r w:rsidDel="00000000" w:rsidR="00000000" w:rsidRPr="00000000">
              <w:rPr>
                <w:rtl w:val="0"/>
              </w:rPr>
            </w:r>
          </w:p>
        </w:tc>
      </w:tr>
      <w:tr>
        <w:trPr>
          <w:cantSplit w:val="0"/>
          <w:tblHeader w:val="0"/>
        </w:trPr>
        <w:tc>
          <w:tcPr/>
          <w:p w:rsidR="00000000" w:rsidDel="00000000" w:rsidP="00000000" w:rsidRDefault="00000000" w:rsidRPr="00000000" w14:paraId="00000A3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sidewalk</w:t>
            </w:r>
          </w:p>
        </w:tc>
        <w:tc>
          <w:tcPr/>
          <w:p w:rsidR="00000000" w:rsidDel="00000000" w:rsidP="00000000" w:rsidRDefault="00000000" w:rsidRPr="00000000" w14:paraId="00000A3D">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3E">
            <w:pPr>
              <w:keepNext w:val="1"/>
              <w:rPr/>
            </w:pPr>
            <w:r w:rsidDel="00000000" w:rsidR="00000000" w:rsidRPr="00000000">
              <w:rPr>
                <w:rtl w:val="0"/>
              </w:rPr>
              <w:t xml:space="preserve">Pedestrian sidewalk paths.</w:t>
            </w:r>
          </w:p>
          <w:p w:rsidR="00000000" w:rsidDel="00000000" w:rsidP="00000000" w:rsidRDefault="00000000" w:rsidRPr="00000000" w14:paraId="00000A3F">
            <w:pPr>
              <w:keepNext w:val="1"/>
              <w:rPr/>
            </w:pPr>
            <w:r w:rsidDel="00000000" w:rsidR="00000000" w:rsidRPr="00000000">
              <w:rPr>
                <w:rtl w:val="0"/>
              </w:rPr>
              <w:t xml:space="preserve">BitString values determined by J2735LaneAttributesSidewalk:</w:t>
            </w:r>
          </w:p>
          <w:p w:rsidR="00000000" w:rsidDel="00000000" w:rsidP="00000000" w:rsidRDefault="00000000" w:rsidRPr="00000000" w14:paraId="00000A40">
            <w:pPr>
              <w:keepNext w:val="1"/>
              <w:numPr>
                <w:ilvl w:val="0"/>
                <w:numId w:val="24"/>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sidewalkRevocableLane</w:t>
            </w:r>
          </w:p>
          <w:p w:rsidR="00000000" w:rsidDel="00000000" w:rsidP="00000000" w:rsidRDefault="00000000" w:rsidRPr="00000000" w14:paraId="00000A41">
            <w:pPr>
              <w:keepNext w:val="1"/>
              <w:numPr>
                <w:ilvl w:val="0"/>
                <w:numId w:val="2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bicyleUseAllowed</w:t>
            </w:r>
          </w:p>
          <w:p w:rsidR="00000000" w:rsidDel="00000000" w:rsidP="00000000" w:rsidRDefault="00000000" w:rsidRPr="00000000" w14:paraId="00000A42">
            <w:pPr>
              <w:keepNext w:val="1"/>
              <w:numPr>
                <w:ilvl w:val="0"/>
                <w:numId w:val="2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isSidewalkFlyOverLane</w:t>
            </w:r>
          </w:p>
          <w:p w:rsidR="00000000" w:rsidDel="00000000" w:rsidP="00000000" w:rsidRDefault="00000000" w:rsidRPr="00000000" w14:paraId="00000A43">
            <w:pPr>
              <w:keepNext w:val="1"/>
              <w:numPr>
                <w:ilvl w:val="0"/>
                <w:numId w:val="24"/>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walkBikes</w:t>
            </w:r>
          </w:p>
        </w:tc>
      </w:tr>
      <w:tr>
        <w:trPr>
          <w:cantSplit w:val="0"/>
          <w:tblHeader w:val="0"/>
        </w:trPr>
        <w:tc>
          <w:tcPr/>
          <w:p w:rsidR="00000000" w:rsidDel="00000000" w:rsidP="00000000" w:rsidRDefault="00000000" w:rsidRPr="00000000" w14:paraId="00000A4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median</w:t>
            </w:r>
          </w:p>
        </w:tc>
        <w:tc>
          <w:tcPr/>
          <w:p w:rsidR="00000000" w:rsidDel="00000000" w:rsidP="00000000" w:rsidRDefault="00000000" w:rsidRPr="00000000" w14:paraId="00000A45">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46">
            <w:pPr>
              <w:keepNext w:val="1"/>
              <w:rPr/>
            </w:pPr>
            <w:r w:rsidDel="00000000" w:rsidR="00000000" w:rsidRPr="00000000">
              <w:rPr>
                <w:rtl w:val="0"/>
              </w:rPr>
              <w:t xml:space="preserve">Medians &amp; channelization.</w:t>
            </w:r>
          </w:p>
          <w:p w:rsidR="00000000" w:rsidDel="00000000" w:rsidP="00000000" w:rsidRDefault="00000000" w:rsidRPr="00000000" w14:paraId="00000A47">
            <w:pPr>
              <w:keepNext w:val="1"/>
              <w:rPr/>
            </w:pPr>
            <w:r w:rsidDel="00000000" w:rsidR="00000000" w:rsidRPr="00000000">
              <w:rPr>
                <w:rtl w:val="0"/>
              </w:rPr>
              <w:t xml:space="preserve">BitString values determined by J2735LaneAttributesBarrier:</w:t>
            </w:r>
          </w:p>
          <w:p w:rsidR="00000000" w:rsidDel="00000000" w:rsidP="00000000" w:rsidRDefault="00000000" w:rsidRPr="00000000" w14:paraId="00000A48">
            <w:pPr>
              <w:keepNext w:val="1"/>
              <w:numPr>
                <w:ilvl w:val="0"/>
                <w:numId w:val="39"/>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medianRevocableLane</w:t>
            </w:r>
          </w:p>
          <w:p w:rsidR="00000000" w:rsidDel="00000000" w:rsidP="00000000" w:rsidRDefault="00000000" w:rsidRPr="00000000" w14:paraId="00000A49">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median</w:t>
            </w:r>
          </w:p>
          <w:p w:rsidR="00000000" w:rsidDel="00000000" w:rsidP="00000000" w:rsidRDefault="00000000" w:rsidRPr="00000000" w14:paraId="00000A4A">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whiteLineHashing</w:t>
            </w:r>
          </w:p>
          <w:p w:rsidR="00000000" w:rsidDel="00000000" w:rsidP="00000000" w:rsidRDefault="00000000" w:rsidRPr="00000000" w14:paraId="00000A4B">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stripedLines</w:t>
            </w:r>
          </w:p>
          <w:p w:rsidR="00000000" w:rsidDel="00000000" w:rsidP="00000000" w:rsidRDefault="00000000" w:rsidRPr="00000000" w14:paraId="00000A4C">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doubleStripedLines</w:t>
            </w:r>
          </w:p>
          <w:p w:rsidR="00000000" w:rsidDel="00000000" w:rsidP="00000000" w:rsidRDefault="00000000" w:rsidRPr="00000000" w14:paraId="00000A4D">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trafficCones</w:t>
            </w:r>
          </w:p>
          <w:p w:rsidR="00000000" w:rsidDel="00000000" w:rsidP="00000000" w:rsidRDefault="00000000" w:rsidRPr="00000000" w14:paraId="00000A4E">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constructionBarrier</w:t>
            </w:r>
          </w:p>
          <w:p w:rsidR="00000000" w:rsidDel="00000000" w:rsidP="00000000" w:rsidRDefault="00000000" w:rsidRPr="00000000" w14:paraId="00000A4F">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trafficChannels</w:t>
            </w:r>
          </w:p>
          <w:p w:rsidR="00000000" w:rsidDel="00000000" w:rsidP="00000000" w:rsidRDefault="00000000" w:rsidRPr="00000000" w14:paraId="00000A50">
            <w:pPr>
              <w:keepNext w:val="1"/>
              <w:numPr>
                <w:ilvl w:val="0"/>
                <w:numId w:val="39"/>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lowCurbs</w:t>
            </w:r>
          </w:p>
          <w:p w:rsidR="00000000" w:rsidDel="00000000" w:rsidP="00000000" w:rsidRDefault="00000000" w:rsidRPr="00000000" w14:paraId="00000A51">
            <w:pPr>
              <w:keepNext w:val="1"/>
              <w:numPr>
                <w:ilvl w:val="0"/>
                <w:numId w:val="39"/>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highCurbs</w:t>
            </w:r>
          </w:p>
        </w:tc>
      </w:tr>
      <w:tr>
        <w:trPr>
          <w:cantSplit w:val="0"/>
          <w:tblHeader w:val="0"/>
        </w:trPr>
        <w:tc>
          <w:tcPr/>
          <w:p w:rsidR="00000000" w:rsidDel="00000000" w:rsidP="00000000" w:rsidRDefault="00000000" w:rsidRPr="00000000" w14:paraId="00000A5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striping</w:t>
            </w:r>
          </w:p>
        </w:tc>
        <w:tc>
          <w:tcPr/>
          <w:p w:rsidR="00000000" w:rsidDel="00000000" w:rsidP="00000000" w:rsidRDefault="00000000" w:rsidRPr="00000000" w14:paraId="00000A53">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54">
            <w:pPr>
              <w:keepNext w:val="1"/>
              <w:rPr/>
            </w:pPr>
            <w:r w:rsidDel="00000000" w:rsidR="00000000" w:rsidRPr="00000000">
              <w:rPr>
                <w:rtl w:val="0"/>
              </w:rPr>
              <w:t xml:space="preserve">Roadway markings.</w:t>
            </w:r>
          </w:p>
          <w:p w:rsidR="00000000" w:rsidDel="00000000" w:rsidP="00000000" w:rsidRDefault="00000000" w:rsidRPr="00000000" w14:paraId="00000A55">
            <w:pPr>
              <w:keepNext w:val="1"/>
              <w:rPr/>
            </w:pPr>
            <w:r w:rsidDel="00000000" w:rsidR="00000000" w:rsidRPr="00000000">
              <w:rPr>
                <w:rtl w:val="0"/>
              </w:rPr>
              <w:t xml:space="preserve">BitString values determined by J2735LaneAttributesStriping:</w:t>
            </w:r>
          </w:p>
          <w:p w:rsidR="00000000" w:rsidDel="00000000" w:rsidP="00000000" w:rsidRDefault="00000000" w:rsidRPr="00000000" w14:paraId="00000A56">
            <w:pPr>
              <w:keepNext w:val="1"/>
              <w:numPr>
                <w:ilvl w:val="0"/>
                <w:numId w:val="13"/>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stripeToConnectingLanesRevocableLane</w:t>
            </w:r>
          </w:p>
          <w:p w:rsidR="00000000" w:rsidDel="00000000" w:rsidP="00000000" w:rsidRDefault="00000000" w:rsidRPr="00000000" w14:paraId="00000A57">
            <w:pPr>
              <w:keepNext w:val="1"/>
              <w:numPr>
                <w:ilvl w:val="0"/>
                <w:numId w:val="1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stripeDrawOnLeft</w:t>
            </w:r>
          </w:p>
          <w:p w:rsidR="00000000" w:rsidDel="00000000" w:rsidP="00000000" w:rsidRDefault="00000000" w:rsidRPr="00000000" w14:paraId="00000A58">
            <w:pPr>
              <w:keepNext w:val="1"/>
              <w:numPr>
                <w:ilvl w:val="0"/>
                <w:numId w:val="1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stripeDrawOnRight</w:t>
            </w:r>
          </w:p>
          <w:p w:rsidR="00000000" w:rsidDel="00000000" w:rsidP="00000000" w:rsidRDefault="00000000" w:rsidRPr="00000000" w14:paraId="00000A59">
            <w:pPr>
              <w:keepNext w:val="1"/>
              <w:numPr>
                <w:ilvl w:val="0"/>
                <w:numId w:val="1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stripeToConnectingLanesLeft</w:t>
            </w:r>
          </w:p>
          <w:p w:rsidR="00000000" w:rsidDel="00000000" w:rsidP="00000000" w:rsidRDefault="00000000" w:rsidRPr="00000000" w14:paraId="00000A5A">
            <w:pPr>
              <w:keepNext w:val="1"/>
              <w:numPr>
                <w:ilvl w:val="0"/>
                <w:numId w:val="1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stripeToConnectingLanesRight</w:t>
            </w:r>
          </w:p>
          <w:p w:rsidR="00000000" w:rsidDel="00000000" w:rsidP="00000000" w:rsidRDefault="00000000" w:rsidRPr="00000000" w14:paraId="00000A5B">
            <w:pPr>
              <w:keepNext w:val="1"/>
              <w:numPr>
                <w:ilvl w:val="0"/>
                <w:numId w:val="13"/>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stripeToConnectingLanesAhead</w:t>
            </w:r>
          </w:p>
        </w:tc>
      </w:tr>
      <w:tr>
        <w:trPr>
          <w:cantSplit w:val="0"/>
          <w:tblHeader w:val="0"/>
        </w:trPr>
        <w:tc>
          <w:tcPr/>
          <w:p w:rsidR="00000000" w:rsidDel="00000000" w:rsidP="00000000" w:rsidRDefault="00000000" w:rsidRPr="00000000" w14:paraId="00000A5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trackedVehicle</w:t>
            </w:r>
          </w:p>
        </w:tc>
        <w:tc>
          <w:tcPr/>
          <w:p w:rsidR="00000000" w:rsidDel="00000000" w:rsidP="00000000" w:rsidRDefault="00000000" w:rsidRPr="00000000" w14:paraId="00000A5D">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5E">
            <w:pPr>
              <w:keepNext w:val="1"/>
              <w:rPr/>
            </w:pPr>
            <w:r w:rsidDel="00000000" w:rsidR="00000000" w:rsidRPr="00000000">
              <w:rPr>
                <w:rtl w:val="0"/>
              </w:rPr>
              <w:t xml:space="preserve">Trains and trolleys.</w:t>
            </w:r>
          </w:p>
          <w:p w:rsidR="00000000" w:rsidDel="00000000" w:rsidP="00000000" w:rsidRDefault="00000000" w:rsidRPr="00000000" w14:paraId="00000A5F">
            <w:pPr>
              <w:keepNext w:val="1"/>
              <w:rPr/>
            </w:pPr>
            <w:r w:rsidDel="00000000" w:rsidR="00000000" w:rsidRPr="00000000">
              <w:rPr>
                <w:rtl w:val="0"/>
              </w:rPr>
              <w:t xml:space="preserve">BitString values determined by J2735LaneAttributesTrackedVehicle:</w:t>
            </w:r>
          </w:p>
          <w:p w:rsidR="00000000" w:rsidDel="00000000" w:rsidP="00000000" w:rsidRDefault="00000000" w:rsidRPr="00000000" w14:paraId="00000A60">
            <w:pPr>
              <w:keepNext w:val="1"/>
              <w:numPr>
                <w:ilvl w:val="0"/>
                <w:numId w:val="28"/>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specRevocableLane</w:t>
            </w:r>
          </w:p>
          <w:p w:rsidR="00000000" w:rsidDel="00000000" w:rsidP="00000000" w:rsidRDefault="00000000" w:rsidRPr="00000000" w14:paraId="00000A61">
            <w:pPr>
              <w:keepNext w:val="1"/>
              <w:numPr>
                <w:ilvl w:val="0"/>
                <w:numId w:val="28"/>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specCommuterRailRoadTrack</w:t>
            </w:r>
          </w:p>
          <w:p w:rsidR="00000000" w:rsidDel="00000000" w:rsidP="00000000" w:rsidRDefault="00000000" w:rsidRPr="00000000" w14:paraId="00000A62">
            <w:pPr>
              <w:keepNext w:val="1"/>
              <w:numPr>
                <w:ilvl w:val="0"/>
                <w:numId w:val="28"/>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specLightRailRoadTrack</w:t>
            </w:r>
          </w:p>
          <w:p w:rsidR="00000000" w:rsidDel="00000000" w:rsidP="00000000" w:rsidRDefault="00000000" w:rsidRPr="00000000" w14:paraId="00000A63">
            <w:pPr>
              <w:keepNext w:val="1"/>
              <w:numPr>
                <w:ilvl w:val="0"/>
                <w:numId w:val="28"/>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specHeavyRailRoadTrack</w:t>
            </w:r>
          </w:p>
          <w:p w:rsidR="00000000" w:rsidDel="00000000" w:rsidP="00000000" w:rsidRDefault="00000000" w:rsidRPr="00000000" w14:paraId="00000A64">
            <w:pPr>
              <w:keepNext w:val="1"/>
              <w:numPr>
                <w:ilvl w:val="0"/>
                <w:numId w:val="28"/>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specOtherRailType</w:t>
            </w:r>
          </w:p>
        </w:tc>
      </w:tr>
      <w:tr>
        <w:trPr>
          <w:cantSplit w:val="0"/>
          <w:tblHeader w:val="0"/>
        </w:trPr>
        <w:tc>
          <w:tcPr/>
          <w:p w:rsidR="00000000" w:rsidDel="00000000" w:rsidP="00000000" w:rsidRDefault="00000000" w:rsidRPr="00000000" w14:paraId="00000A6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parking</w:t>
            </w:r>
          </w:p>
        </w:tc>
        <w:tc>
          <w:tcPr/>
          <w:p w:rsidR="00000000" w:rsidDel="00000000" w:rsidP="00000000" w:rsidRDefault="00000000" w:rsidRPr="00000000" w14:paraId="00000A66">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(16)</w:t>
            </w:r>
          </w:p>
        </w:tc>
        <w:tc>
          <w:tcPr/>
          <w:p w:rsidR="00000000" w:rsidDel="00000000" w:rsidP="00000000" w:rsidRDefault="00000000" w:rsidRPr="00000000" w14:paraId="00000A67">
            <w:pPr>
              <w:keepNext w:val="1"/>
              <w:rPr/>
            </w:pPr>
            <w:r w:rsidDel="00000000" w:rsidR="00000000" w:rsidRPr="00000000">
              <w:rPr>
                <w:rtl w:val="0"/>
              </w:rPr>
              <w:t xml:space="preserve">Parking and stopping lanes.</w:t>
            </w:r>
          </w:p>
          <w:p w:rsidR="00000000" w:rsidDel="00000000" w:rsidP="00000000" w:rsidRDefault="00000000" w:rsidRPr="00000000" w14:paraId="00000A68">
            <w:pPr>
              <w:keepNext w:val="1"/>
              <w:rPr/>
            </w:pPr>
            <w:r w:rsidDel="00000000" w:rsidR="00000000" w:rsidRPr="00000000">
              <w:rPr>
                <w:rtl w:val="0"/>
              </w:rPr>
              <w:t xml:space="preserve">BitString values determined by J2735LaneAttributesParking:</w:t>
            </w:r>
          </w:p>
          <w:p w:rsidR="00000000" w:rsidDel="00000000" w:rsidP="00000000" w:rsidRDefault="00000000" w:rsidRPr="00000000" w14:paraId="00000A69">
            <w:pPr>
              <w:keepNext w:val="1"/>
              <w:numPr>
                <w:ilvl w:val="0"/>
                <w:numId w:val="32"/>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parkingRevocableLane</w:t>
            </w:r>
          </w:p>
          <w:p w:rsidR="00000000" w:rsidDel="00000000" w:rsidP="00000000" w:rsidRDefault="00000000" w:rsidRPr="00000000" w14:paraId="00000A6A">
            <w:pPr>
              <w:keepNext w:val="1"/>
              <w:numPr>
                <w:ilvl w:val="0"/>
                <w:numId w:val="32"/>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parallelParkingInUse</w:t>
            </w:r>
          </w:p>
          <w:p w:rsidR="00000000" w:rsidDel="00000000" w:rsidP="00000000" w:rsidRDefault="00000000" w:rsidRPr="00000000" w14:paraId="00000A6B">
            <w:pPr>
              <w:keepNext w:val="1"/>
              <w:numPr>
                <w:ilvl w:val="0"/>
                <w:numId w:val="32"/>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headInParkingInUse</w:t>
            </w:r>
          </w:p>
          <w:p w:rsidR="00000000" w:rsidDel="00000000" w:rsidP="00000000" w:rsidRDefault="00000000" w:rsidRPr="00000000" w14:paraId="00000A6C">
            <w:pPr>
              <w:keepNext w:val="1"/>
              <w:numPr>
                <w:ilvl w:val="0"/>
                <w:numId w:val="32"/>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doNotParkZone</w:t>
            </w:r>
          </w:p>
          <w:p w:rsidR="00000000" w:rsidDel="00000000" w:rsidP="00000000" w:rsidRDefault="00000000" w:rsidRPr="00000000" w14:paraId="00000A6D">
            <w:pPr>
              <w:keepNext w:val="1"/>
              <w:numPr>
                <w:ilvl w:val="0"/>
                <w:numId w:val="32"/>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parkingForBusUse</w:t>
            </w:r>
          </w:p>
          <w:p w:rsidR="00000000" w:rsidDel="00000000" w:rsidP="00000000" w:rsidRDefault="00000000" w:rsidRPr="00000000" w14:paraId="00000A6E">
            <w:pPr>
              <w:keepNext w:val="1"/>
              <w:numPr>
                <w:ilvl w:val="0"/>
                <w:numId w:val="32"/>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parkingForTaxiUse</w:t>
            </w:r>
          </w:p>
          <w:p w:rsidR="00000000" w:rsidDel="00000000" w:rsidP="00000000" w:rsidRDefault="00000000" w:rsidRPr="00000000" w14:paraId="00000A6F">
            <w:pPr>
              <w:keepNext w:val="1"/>
              <w:numPr>
                <w:ilvl w:val="0"/>
                <w:numId w:val="32"/>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noPublicParkingUse</w:t>
            </w:r>
          </w:p>
        </w:tc>
      </w:tr>
    </w:tbl>
    <w:p w:rsidR="00000000" w:rsidDel="00000000" w:rsidP="00000000" w:rsidRDefault="00000000" w:rsidRPr="00000000" w14:paraId="00000A70">
      <w:pPr>
        <w:spacing w:after="200" w:before="120" w:line="264" w:lineRule="auto"/>
        <w:rPr>
          <w:b w:val="1"/>
          <w:color w:val="323e4f"/>
        </w:rPr>
      </w:pPr>
      <w:r w:rsidDel="00000000" w:rsidR="00000000" w:rsidRPr="00000000">
        <w:rPr>
          <w:b w:val="1"/>
          <w:color w:val="323e4f"/>
          <w:rtl w:val="0"/>
        </w:rPr>
        <w:t xml:space="preserve">Table 76 - J2735LaneTypeAttributes</w:t>
      </w:r>
    </w:p>
    <w:p w:rsidR="00000000" w:rsidDel="00000000" w:rsidP="00000000" w:rsidRDefault="00000000" w:rsidRPr="00000000" w14:paraId="00000A71">
      <w:pPr>
        <w:pStyle w:val="Heading2"/>
        <w:numPr>
          <w:ilvl w:val="1"/>
          <w:numId w:val="12"/>
        </w:numPr>
        <w:rPr>
          <w:color w:val="2f5496"/>
          <w:sz w:val="26"/>
          <w:szCs w:val="26"/>
        </w:rPr>
      </w:pPr>
      <w:bookmarkStart w:colFirst="0" w:colLast="0" w:name="_heading=h.v070tpeb24ci" w:id="91"/>
      <w:bookmarkEnd w:id="91"/>
      <w:r w:rsidDel="00000000" w:rsidR="00000000" w:rsidRPr="00000000">
        <w:rPr>
          <w:rtl w:val="0"/>
        </w:rPr>
        <w:t xml:space="preserve">J2735NodeListXY</w:t>
      </w:r>
    </w:p>
    <w:p w:rsidR="00000000" w:rsidDel="00000000" w:rsidP="00000000" w:rsidRDefault="00000000" w:rsidRPr="00000000" w14:paraId="00000A72">
      <w:pPr>
        <w:ind w:left="0" w:firstLine="0"/>
        <w:rPr/>
      </w:pPr>
      <w:r w:rsidDel="00000000" w:rsidR="00000000" w:rsidRPr="00000000">
        <w:rPr>
          <w:rtl w:val="0"/>
        </w:rPr>
        <w:t xml:space="preserve">Data structure provides the sequence of signed offset node point values for determining the Xs and Ys (and possibly Width or Zs when present), using the then current Position3D object to build a path for the centerline of the subject lane type. Each X,Y point is referred to as a Node Point. The straight line paths between these points are referred to as Segments.</w:t>
      </w:r>
      <w:r w:rsidDel="00000000" w:rsidR="00000000" w:rsidRPr="00000000">
        <w:rPr>
          <w:rtl w:val="0"/>
        </w:rPr>
      </w:r>
    </w:p>
    <w:tbl>
      <w:tblPr>
        <w:tblStyle w:val="Table9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73">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74">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75">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7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nodes</w:t>
            </w:r>
          </w:p>
        </w:tc>
        <w:tc>
          <w:tcPr/>
          <w:p w:rsidR="00000000" w:rsidDel="00000000" w:rsidP="00000000" w:rsidRDefault="00000000" w:rsidRPr="00000000" w14:paraId="00000A77">
            <w:pPr>
              <w:spacing w:after="0" w:before="200" w:line="240" w:lineRule="auto"/>
              <w:jc w:val="both"/>
              <w:rPr>
                <w:rFonts w:ascii="Courier New" w:cs="Courier New" w:eastAsia="Courier New" w:hAnsi="Courier New"/>
              </w:rPr>
            </w:pPr>
            <w:hyperlink w:anchor="_heading=h.dkza9rzdzh3g">
              <w:r w:rsidDel="00000000" w:rsidR="00000000" w:rsidRPr="00000000">
                <w:rPr>
                  <w:rFonts w:ascii="Courier New" w:cs="Courier New" w:eastAsia="Courier New" w:hAnsi="Courier New"/>
                  <w:color w:val="1155cc"/>
                  <w:u w:val="single"/>
                  <w:rtl w:val="0"/>
                </w:rPr>
                <w:t xml:space="preserve">J2735NodeSetXY</w:t>
              </w:r>
            </w:hyperlink>
            <w:r w:rsidDel="00000000" w:rsidR="00000000" w:rsidRPr="00000000">
              <w:rPr>
                <w:rtl w:val="0"/>
              </w:rPr>
            </w:r>
          </w:p>
        </w:tc>
        <w:tc>
          <w:tcPr/>
          <w:p w:rsidR="00000000" w:rsidDel="00000000" w:rsidP="00000000" w:rsidRDefault="00000000" w:rsidRPr="00000000" w14:paraId="00000A78">
            <w:pPr>
              <w:keepNext w:val="1"/>
              <w:spacing w:after="0" w:before="200" w:line="240" w:lineRule="auto"/>
              <w:jc w:val="both"/>
              <w:rPr/>
            </w:pPr>
            <w:r w:rsidDel="00000000" w:rsidR="00000000" w:rsidRPr="00000000">
              <w:rPr>
                <w:rtl w:val="0"/>
              </w:rPr>
              <w:t xml:space="preserve">A lane made up of two or more XY node points and any attributes defined in those nodes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A7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computed</w:t>
            </w:r>
          </w:p>
        </w:tc>
        <w:tc>
          <w:tcPr/>
          <w:p w:rsidR="00000000" w:rsidDel="00000000" w:rsidP="00000000" w:rsidRDefault="00000000" w:rsidRPr="00000000" w14:paraId="00000A7A">
            <w:pPr>
              <w:spacing w:after="0" w:before="200" w:line="240" w:lineRule="auto"/>
              <w:jc w:val="both"/>
              <w:rPr>
                <w:rFonts w:ascii="Courier New" w:cs="Courier New" w:eastAsia="Courier New" w:hAnsi="Courier New"/>
              </w:rPr>
            </w:pPr>
            <w:hyperlink w:anchor="_heading=h.p9hwzewjoqu0">
              <w:r w:rsidDel="00000000" w:rsidR="00000000" w:rsidRPr="00000000">
                <w:rPr>
                  <w:rFonts w:ascii="Courier New" w:cs="Courier New" w:eastAsia="Courier New" w:hAnsi="Courier New"/>
                  <w:color w:val="1155cc"/>
                  <w:u w:val="single"/>
                  <w:rtl w:val="0"/>
                </w:rPr>
                <w:t xml:space="preserve">J2735ComputedLane</w:t>
              </w:r>
            </w:hyperlink>
            <w:r w:rsidDel="00000000" w:rsidR="00000000" w:rsidRPr="00000000">
              <w:rPr>
                <w:rtl w:val="0"/>
              </w:rPr>
            </w:r>
          </w:p>
        </w:tc>
        <w:tc>
          <w:tcPr/>
          <w:p w:rsidR="00000000" w:rsidDel="00000000" w:rsidP="00000000" w:rsidRDefault="00000000" w:rsidRPr="00000000" w14:paraId="00000A7B">
            <w:pPr>
              <w:keepNext w:val="1"/>
              <w:spacing w:after="0" w:before="200" w:line="240" w:lineRule="auto"/>
              <w:jc w:val="both"/>
              <w:rPr/>
            </w:pPr>
            <w:r w:rsidDel="00000000" w:rsidR="00000000" w:rsidRPr="00000000">
              <w:rPr>
                <w:rtl w:val="0"/>
              </w:rPr>
              <w:t xml:space="preserve">A lane path computed by translating the data defined by another lane.</w:t>
            </w:r>
          </w:p>
        </w:tc>
      </w:tr>
    </w:tbl>
    <w:p w:rsidR="00000000" w:rsidDel="00000000" w:rsidP="00000000" w:rsidRDefault="00000000" w:rsidRPr="00000000" w14:paraId="00000A7C">
      <w:pPr>
        <w:spacing w:after="200" w:before="120" w:line="264" w:lineRule="auto"/>
        <w:rPr>
          <w:b w:val="1"/>
          <w:color w:val="323e4f"/>
        </w:rPr>
      </w:pPr>
      <w:r w:rsidDel="00000000" w:rsidR="00000000" w:rsidRPr="00000000">
        <w:rPr>
          <w:b w:val="1"/>
          <w:color w:val="323e4f"/>
          <w:rtl w:val="0"/>
        </w:rPr>
        <w:t xml:space="preserve">Table 77 - J2735NodeListXY</w:t>
      </w:r>
    </w:p>
    <w:p w:rsidR="00000000" w:rsidDel="00000000" w:rsidP="00000000" w:rsidRDefault="00000000" w:rsidRPr="00000000" w14:paraId="00000A7D">
      <w:pPr>
        <w:pStyle w:val="Heading2"/>
        <w:numPr>
          <w:ilvl w:val="1"/>
          <w:numId w:val="12"/>
        </w:numPr>
        <w:rPr>
          <w:color w:val="2f5496"/>
          <w:sz w:val="26"/>
          <w:szCs w:val="26"/>
        </w:rPr>
      </w:pPr>
      <w:bookmarkStart w:colFirst="0" w:colLast="0" w:name="_heading=h.dkza9rzdzh3g" w:id="92"/>
      <w:bookmarkEnd w:id="92"/>
      <w:r w:rsidDel="00000000" w:rsidR="00000000" w:rsidRPr="00000000">
        <w:rPr>
          <w:rtl w:val="0"/>
        </w:rPr>
        <w:t xml:space="preserve">J2735NodeSetXY</w:t>
      </w:r>
    </w:p>
    <w:tbl>
      <w:tblPr>
        <w:tblStyle w:val="Table9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7E">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7F">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80">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8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w:t>
            </w:r>
          </w:p>
        </w:tc>
        <w:tc>
          <w:tcPr/>
          <w:p w:rsidR="00000000" w:rsidDel="00000000" w:rsidP="00000000" w:rsidRDefault="00000000" w:rsidRPr="00000000" w14:paraId="00000A8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v5h0zue7zwmj">
              <w:r w:rsidDel="00000000" w:rsidR="00000000" w:rsidRPr="00000000">
                <w:rPr>
                  <w:rFonts w:ascii="Courier New" w:cs="Courier New" w:eastAsia="Courier New" w:hAnsi="Courier New"/>
                  <w:color w:val="1155cc"/>
                  <w:u w:val="single"/>
                  <w:rtl w:val="0"/>
                </w:rPr>
                <w:t xml:space="preserve">J2735NodeXY</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A83">
            <w:pPr>
              <w:keepNext w:val="1"/>
              <w:spacing w:after="0" w:before="200" w:line="240" w:lineRule="auto"/>
              <w:jc w:val="both"/>
              <w:rPr/>
            </w:pPr>
            <w:r w:rsidDel="00000000" w:rsidR="00000000" w:rsidRPr="00000000">
              <w:rPr>
                <w:rtl w:val="0"/>
              </w:rPr>
              <w:t xml:space="preserve">The NodeSetXY data frame consists of a list of Node entries using XY offsets.</w:t>
            </w:r>
            <w:r w:rsidDel="00000000" w:rsidR="00000000" w:rsidRPr="00000000">
              <w:rPr>
                <w:rtl w:val="0"/>
              </w:rPr>
            </w:r>
          </w:p>
        </w:tc>
      </w:tr>
    </w:tbl>
    <w:p w:rsidR="00000000" w:rsidDel="00000000" w:rsidP="00000000" w:rsidRDefault="00000000" w:rsidRPr="00000000" w14:paraId="00000A84">
      <w:pPr>
        <w:spacing w:after="200" w:before="120" w:line="264" w:lineRule="auto"/>
        <w:rPr>
          <w:b w:val="1"/>
          <w:color w:val="323e4f"/>
        </w:rPr>
      </w:pPr>
      <w:r w:rsidDel="00000000" w:rsidR="00000000" w:rsidRPr="00000000">
        <w:rPr>
          <w:b w:val="1"/>
          <w:color w:val="323e4f"/>
          <w:rtl w:val="0"/>
        </w:rPr>
        <w:t xml:space="preserve">Table 78 - J2735NodeSetXY</w:t>
      </w:r>
    </w:p>
    <w:p w:rsidR="00000000" w:rsidDel="00000000" w:rsidP="00000000" w:rsidRDefault="00000000" w:rsidRPr="00000000" w14:paraId="00000A85">
      <w:pPr>
        <w:pStyle w:val="Heading2"/>
        <w:numPr>
          <w:ilvl w:val="1"/>
          <w:numId w:val="12"/>
        </w:numPr>
        <w:rPr>
          <w:color w:val="2f5496"/>
          <w:sz w:val="26"/>
          <w:szCs w:val="26"/>
        </w:rPr>
      </w:pPr>
      <w:bookmarkStart w:colFirst="0" w:colLast="0" w:name="_heading=h.v5h0zue7zwmj" w:id="93"/>
      <w:bookmarkEnd w:id="93"/>
      <w:r w:rsidDel="00000000" w:rsidR="00000000" w:rsidRPr="00000000">
        <w:rPr>
          <w:rtl w:val="0"/>
        </w:rPr>
        <w:t xml:space="preserve">J2735NodeXY</w:t>
      </w:r>
    </w:p>
    <w:p w:rsidR="00000000" w:rsidDel="00000000" w:rsidP="00000000" w:rsidRDefault="00000000" w:rsidRPr="00000000" w14:paraId="00000A86">
      <w:pPr>
        <w:ind w:left="0" w:firstLine="0"/>
        <w:rPr/>
      </w:pPr>
      <w:r w:rsidDel="00000000" w:rsidR="00000000" w:rsidRPr="00000000">
        <w:rPr>
          <w:rtl w:val="0"/>
        </w:rPr>
        <w:t xml:space="preserve">Data frame presents a structure to hold data for a single node point in a path. Each selected node has an X and Y offset from the prior node point (or a complete lat-long representation in some cases) as well as optional attribute information. The node list for a lane (or other object) is made up of a sequence of these to describe the desired path</w:t>
      </w:r>
      <w:r w:rsidDel="00000000" w:rsidR="00000000" w:rsidRPr="00000000">
        <w:rPr>
          <w:rtl w:val="0"/>
        </w:rPr>
      </w:r>
    </w:p>
    <w:tbl>
      <w:tblPr>
        <w:tblStyle w:val="Table9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87">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88">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89">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8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delta</w:t>
            </w:r>
          </w:p>
        </w:tc>
        <w:tc>
          <w:tcPr/>
          <w:p w:rsidR="00000000" w:rsidDel="00000000" w:rsidP="00000000" w:rsidRDefault="00000000" w:rsidRPr="00000000" w14:paraId="00000A8B">
            <w:pPr>
              <w:spacing w:after="0" w:before="200" w:line="240" w:lineRule="auto"/>
              <w:jc w:val="both"/>
              <w:rPr>
                <w:rFonts w:ascii="Courier New" w:cs="Courier New" w:eastAsia="Courier New" w:hAnsi="Courier New"/>
              </w:rPr>
            </w:pPr>
            <w:hyperlink w:anchor="_heading=h.u49jfemgixdg">
              <w:r w:rsidDel="00000000" w:rsidR="00000000" w:rsidRPr="00000000">
                <w:rPr>
                  <w:rFonts w:ascii="Courier New" w:cs="Courier New" w:eastAsia="Courier New" w:hAnsi="Courier New"/>
                  <w:color w:val="1155cc"/>
                  <w:u w:val="single"/>
                  <w:rtl w:val="0"/>
                </w:rPr>
                <w:t xml:space="preserve">J2735NodeOffsetPointXY</w:t>
              </w:r>
            </w:hyperlink>
            <w:r w:rsidDel="00000000" w:rsidR="00000000" w:rsidRPr="00000000">
              <w:rPr>
                <w:rtl w:val="0"/>
              </w:rPr>
            </w:r>
          </w:p>
        </w:tc>
        <w:tc>
          <w:tcPr/>
          <w:p w:rsidR="00000000" w:rsidDel="00000000" w:rsidP="00000000" w:rsidRDefault="00000000" w:rsidRPr="00000000" w14:paraId="00000A8C">
            <w:pPr>
              <w:keepNext w:val="1"/>
              <w:spacing w:after="0" w:before="200" w:line="240" w:lineRule="auto"/>
              <w:jc w:val="both"/>
              <w:rPr/>
            </w:pPr>
            <w:r w:rsidDel="00000000" w:rsidR="00000000" w:rsidRPr="00000000">
              <w:rPr>
                <w:rtl w:val="0"/>
              </w:rPr>
              <w:t xml:space="preserve">A choice of which X,Y offset value to use this includes various delta values as well as regional choices.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A8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attributes</w:t>
            </w:r>
          </w:p>
        </w:tc>
        <w:tc>
          <w:tcPr/>
          <w:p w:rsidR="00000000" w:rsidDel="00000000" w:rsidP="00000000" w:rsidRDefault="00000000" w:rsidRPr="00000000" w14:paraId="00000A8E">
            <w:pPr>
              <w:spacing w:after="0" w:before="200" w:line="240" w:lineRule="auto"/>
              <w:jc w:val="both"/>
              <w:rPr>
                <w:rFonts w:ascii="Courier New" w:cs="Courier New" w:eastAsia="Courier New" w:hAnsi="Courier New"/>
              </w:rPr>
            </w:pPr>
            <w:hyperlink w:anchor="_heading=h.cdp7bojrigdv">
              <w:r w:rsidDel="00000000" w:rsidR="00000000" w:rsidRPr="00000000">
                <w:rPr>
                  <w:rFonts w:ascii="Courier New" w:cs="Courier New" w:eastAsia="Courier New" w:hAnsi="Courier New"/>
                  <w:color w:val="1155cc"/>
                  <w:u w:val="single"/>
                  <w:rtl w:val="0"/>
                </w:rPr>
                <w:t xml:space="preserve">J2735NodeAttributeSetXY</w:t>
              </w:r>
            </w:hyperlink>
            <w:r w:rsidDel="00000000" w:rsidR="00000000" w:rsidRPr="00000000">
              <w:rPr>
                <w:rtl w:val="0"/>
              </w:rPr>
            </w:r>
          </w:p>
        </w:tc>
        <w:tc>
          <w:tcPr/>
          <w:p w:rsidR="00000000" w:rsidDel="00000000" w:rsidP="00000000" w:rsidRDefault="00000000" w:rsidRPr="00000000" w14:paraId="00000A8F">
            <w:pPr>
              <w:keepNext w:val="1"/>
              <w:spacing w:after="0" w:before="200" w:line="240" w:lineRule="auto"/>
              <w:jc w:val="both"/>
              <w:rPr/>
            </w:pPr>
            <w:r w:rsidDel="00000000" w:rsidR="00000000" w:rsidRPr="00000000">
              <w:rPr>
                <w:rtl w:val="0"/>
              </w:rPr>
              <w:t xml:space="preserve">Any optional Attributes which are needed. This includes changes to the current lane width and elevation.</w:t>
            </w:r>
          </w:p>
        </w:tc>
      </w:tr>
    </w:tbl>
    <w:p w:rsidR="00000000" w:rsidDel="00000000" w:rsidP="00000000" w:rsidRDefault="00000000" w:rsidRPr="00000000" w14:paraId="00000A90">
      <w:pPr>
        <w:spacing w:after="200" w:before="120" w:line="264" w:lineRule="auto"/>
        <w:rPr>
          <w:b w:val="1"/>
          <w:color w:val="323e4f"/>
        </w:rPr>
      </w:pPr>
      <w:r w:rsidDel="00000000" w:rsidR="00000000" w:rsidRPr="00000000">
        <w:rPr>
          <w:b w:val="1"/>
          <w:color w:val="323e4f"/>
          <w:rtl w:val="0"/>
        </w:rPr>
        <w:t xml:space="preserve">Table 79 - J2735NodeXY</w:t>
      </w:r>
    </w:p>
    <w:p w:rsidR="00000000" w:rsidDel="00000000" w:rsidP="00000000" w:rsidRDefault="00000000" w:rsidRPr="00000000" w14:paraId="00000A91">
      <w:pPr>
        <w:pStyle w:val="Heading2"/>
        <w:numPr>
          <w:ilvl w:val="1"/>
          <w:numId w:val="12"/>
        </w:numPr>
        <w:rPr>
          <w:color w:val="2f5496"/>
          <w:sz w:val="26"/>
          <w:szCs w:val="26"/>
        </w:rPr>
      </w:pPr>
      <w:bookmarkStart w:colFirst="0" w:colLast="0" w:name="_heading=h.u49jfemgixdg" w:id="94"/>
      <w:bookmarkEnd w:id="94"/>
      <w:r w:rsidDel="00000000" w:rsidR="00000000" w:rsidRPr="00000000">
        <w:rPr>
          <w:rtl w:val="0"/>
        </w:rPr>
        <w:t xml:space="preserve">J2735NodeOffsetPointXY</w:t>
      </w:r>
    </w:p>
    <w:p w:rsidR="00000000" w:rsidDel="00000000" w:rsidP="00000000" w:rsidRDefault="00000000" w:rsidRPr="00000000" w14:paraId="00000A92">
      <w:pPr>
        <w:ind w:left="0" w:firstLine="0"/>
        <w:rPr/>
      </w:pPr>
      <w:r w:rsidDel="00000000" w:rsidR="00000000" w:rsidRPr="00000000">
        <w:rPr>
          <w:rtl w:val="0"/>
        </w:rPr>
        <w:t xml:space="preserve">A structure to hold different sized data frames for a single node point in a lane. Nodes are described in terms of X and Y offsets in units of 1 centimeter (when zoom is 1:1).</w:t>
      </w:r>
      <w:r w:rsidDel="00000000" w:rsidR="00000000" w:rsidRPr="00000000">
        <w:rPr>
          <w:rtl w:val="0"/>
        </w:rPr>
      </w:r>
    </w:p>
    <w:tbl>
      <w:tblPr>
        <w:tblStyle w:val="Table94"/>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93">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94">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95">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9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nodeXY1</w:t>
            </w:r>
          </w:p>
        </w:tc>
        <w:tc>
          <w:tcPr/>
          <w:p w:rsidR="00000000" w:rsidDel="00000000" w:rsidP="00000000" w:rsidRDefault="00000000" w:rsidRPr="00000000" w14:paraId="00000A97">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98">
            <w:pPr>
              <w:keepNext w:val="1"/>
              <w:spacing w:after="0" w:before="200" w:line="240" w:lineRule="auto"/>
              <w:jc w:val="both"/>
              <w:rPr/>
            </w:pPr>
            <w:r w:rsidDel="00000000" w:rsidR="00000000" w:rsidRPr="00000000">
              <w:rPr>
                <w:rtl w:val="0"/>
              </w:rPr>
              <w:t xml:space="preserve">Node is within 5.11m of last node</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A9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nodeXY2</w:t>
            </w:r>
          </w:p>
        </w:tc>
        <w:tc>
          <w:tcPr/>
          <w:p w:rsidR="00000000" w:rsidDel="00000000" w:rsidP="00000000" w:rsidRDefault="00000000" w:rsidRPr="00000000" w14:paraId="00000A9A">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9B">
            <w:pPr>
              <w:keepNext w:val="1"/>
              <w:spacing w:after="0" w:before="200" w:line="240" w:lineRule="auto"/>
              <w:jc w:val="both"/>
              <w:rPr/>
            </w:pPr>
            <w:r w:rsidDel="00000000" w:rsidR="00000000" w:rsidRPr="00000000">
              <w:rPr>
                <w:rtl w:val="0"/>
              </w:rPr>
              <w:t xml:space="preserve">node is within 10.23m of last node</w:t>
            </w:r>
          </w:p>
        </w:tc>
      </w:tr>
      <w:tr>
        <w:trPr>
          <w:cantSplit w:val="0"/>
          <w:trHeight w:val="675" w:hRule="atLeast"/>
          <w:tblHeader w:val="0"/>
        </w:trPr>
        <w:tc>
          <w:tcPr/>
          <w:p w:rsidR="00000000" w:rsidDel="00000000" w:rsidP="00000000" w:rsidRDefault="00000000" w:rsidRPr="00000000" w14:paraId="00000A9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nodeXY3</w:t>
            </w:r>
          </w:p>
        </w:tc>
        <w:tc>
          <w:tcPr/>
          <w:p w:rsidR="00000000" w:rsidDel="00000000" w:rsidP="00000000" w:rsidRDefault="00000000" w:rsidRPr="00000000" w14:paraId="00000A9D">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9E">
            <w:pPr>
              <w:keepNext w:val="1"/>
              <w:spacing w:after="0" w:before="200" w:line="240" w:lineRule="auto"/>
              <w:jc w:val="both"/>
              <w:rPr/>
            </w:pPr>
            <w:r w:rsidDel="00000000" w:rsidR="00000000" w:rsidRPr="00000000">
              <w:rPr>
                <w:rtl w:val="0"/>
              </w:rPr>
              <w:t xml:space="preserve">node is within 20.47m of last node</w:t>
            </w:r>
          </w:p>
        </w:tc>
      </w:tr>
      <w:tr>
        <w:trPr>
          <w:cantSplit w:val="0"/>
          <w:trHeight w:val="675" w:hRule="atLeast"/>
          <w:tblHeader w:val="0"/>
        </w:trPr>
        <w:tc>
          <w:tcPr/>
          <w:p w:rsidR="00000000" w:rsidDel="00000000" w:rsidP="00000000" w:rsidRDefault="00000000" w:rsidRPr="00000000" w14:paraId="00000A9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nodeXY4</w:t>
            </w:r>
          </w:p>
        </w:tc>
        <w:tc>
          <w:tcPr/>
          <w:p w:rsidR="00000000" w:rsidDel="00000000" w:rsidP="00000000" w:rsidRDefault="00000000" w:rsidRPr="00000000" w14:paraId="00000AA0">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A1">
            <w:pPr>
              <w:keepNext w:val="1"/>
              <w:spacing w:after="0" w:before="200" w:line="240" w:lineRule="auto"/>
              <w:jc w:val="both"/>
              <w:rPr/>
            </w:pPr>
            <w:r w:rsidDel="00000000" w:rsidR="00000000" w:rsidRPr="00000000">
              <w:rPr>
                <w:rtl w:val="0"/>
              </w:rPr>
              <w:t xml:space="preserve">node is within 40.96m of last node</w:t>
            </w:r>
          </w:p>
        </w:tc>
      </w:tr>
      <w:tr>
        <w:trPr>
          <w:cantSplit w:val="0"/>
          <w:trHeight w:val="675" w:hRule="atLeast"/>
          <w:tblHeader w:val="0"/>
        </w:trPr>
        <w:tc>
          <w:tcPr/>
          <w:p w:rsidR="00000000" w:rsidDel="00000000" w:rsidP="00000000" w:rsidRDefault="00000000" w:rsidRPr="00000000" w14:paraId="00000AA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nodeXY5</w:t>
            </w:r>
          </w:p>
        </w:tc>
        <w:tc>
          <w:tcPr/>
          <w:p w:rsidR="00000000" w:rsidDel="00000000" w:rsidP="00000000" w:rsidRDefault="00000000" w:rsidRPr="00000000" w14:paraId="00000AA3">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A4">
            <w:pPr>
              <w:keepNext w:val="1"/>
              <w:spacing w:after="0" w:before="200" w:line="240" w:lineRule="auto"/>
              <w:jc w:val="both"/>
              <w:rPr/>
            </w:pPr>
            <w:r w:rsidDel="00000000" w:rsidR="00000000" w:rsidRPr="00000000">
              <w:rPr>
                <w:rtl w:val="0"/>
              </w:rPr>
              <w:t xml:space="preserve">node is within 81.91m of last node</w:t>
            </w:r>
          </w:p>
        </w:tc>
      </w:tr>
      <w:tr>
        <w:trPr>
          <w:cantSplit w:val="0"/>
          <w:trHeight w:val="675" w:hRule="atLeast"/>
          <w:tblHeader w:val="0"/>
        </w:trPr>
        <w:tc>
          <w:tcPr/>
          <w:p w:rsidR="00000000" w:rsidDel="00000000" w:rsidP="00000000" w:rsidRDefault="00000000" w:rsidRPr="00000000" w14:paraId="00000AA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nodeXY6</w:t>
            </w:r>
          </w:p>
        </w:tc>
        <w:tc>
          <w:tcPr/>
          <w:p w:rsidR="00000000" w:rsidDel="00000000" w:rsidP="00000000" w:rsidRDefault="00000000" w:rsidRPr="00000000" w14:paraId="00000AA6">
            <w:pPr>
              <w:spacing w:after="0" w:before="200" w:line="240" w:lineRule="auto"/>
              <w:jc w:val="both"/>
              <w:rPr>
                <w:rFonts w:ascii="Courier New" w:cs="Courier New" w:eastAsia="Courier New" w:hAnsi="Courier New"/>
              </w:rPr>
            </w:pPr>
            <w:hyperlink w:anchor="_heading=h.25b2l0r">
              <w:r w:rsidDel="00000000" w:rsidR="00000000" w:rsidRPr="00000000">
                <w:rPr>
                  <w:rFonts w:ascii="Courier New" w:cs="Courier New" w:eastAsia="Courier New" w:hAnsi="Courier New"/>
                  <w:color w:val="1155cc"/>
                  <w:u w:val="single"/>
                  <w:rtl w:val="0"/>
                </w:rPr>
                <w:t xml:space="preserve">J2735Node_XY</w:t>
              </w:r>
            </w:hyperlink>
            <w:r w:rsidDel="00000000" w:rsidR="00000000" w:rsidRPr="00000000">
              <w:rPr>
                <w:rtl w:val="0"/>
              </w:rPr>
            </w:r>
          </w:p>
        </w:tc>
        <w:tc>
          <w:tcPr/>
          <w:p w:rsidR="00000000" w:rsidDel="00000000" w:rsidP="00000000" w:rsidRDefault="00000000" w:rsidRPr="00000000" w14:paraId="00000AA7">
            <w:pPr>
              <w:keepNext w:val="1"/>
              <w:spacing w:after="0" w:before="200" w:line="240" w:lineRule="auto"/>
              <w:jc w:val="both"/>
              <w:rPr/>
            </w:pPr>
            <w:r w:rsidDel="00000000" w:rsidR="00000000" w:rsidRPr="00000000">
              <w:rPr>
                <w:rtl w:val="0"/>
              </w:rPr>
              <w:t xml:space="preserve">node is within 327.67m of last node</w:t>
            </w:r>
          </w:p>
        </w:tc>
      </w:tr>
      <w:tr>
        <w:trPr>
          <w:cantSplit w:val="0"/>
          <w:trHeight w:val="675" w:hRule="atLeast"/>
          <w:tblHeader w:val="0"/>
        </w:trPr>
        <w:tc>
          <w:tcPr/>
          <w:p w:rsidR="00000000" w:rsidDel="00000000" w:rsidP="00000000" w:rsidRDefault="00000000" w:rsidRPr="00000000" w14:paraId="00000AA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nodeLatLon</w:t>
            </w:r>
          </w:p>
        </w:tc>
        <w:tc>
          <w:tcPr/>
          <w:p w:rsidR="00000000" w:rsidDel="00000000" w:rsidP="00000000" w:rsidRDefault="00000000" w:rsidRPr="00000000" w14:paraId="00000AA9">
            <w:pPr>
              <w:spacing w:after="0" w:before="200" w:line="240" w:lineRule="auto"/>
              <w:jc w:val="left"/>
              <w:rPr>
                <w:rFonts w:ascii="Courier New" w:cs="Courier New" w:eastAsia="Courier New" w:hAnsi="Courier New"/>
              </w:rPr>
            </w:pPr>
            <w:hyperlink w:anchor="_heading=h.57d9zhpht6ad">
              <w:r w:rsidDel="00000000" w:rsidR="00000000" w:rsidRPr="00000000">
                <w:rPr>
                  <w:rFonts w:ascii="Courier New" w:cs="Courier New" w:eastAsia="Courier New" w:hAnsi="Courier New"/>
                  <w:color w:val="1155cc"/>
                  <w:u w:val="single"/>
                  <w:rtl w:val="0"/>
                </w:rPr>
                <w:t xml:space="preserve">J2735NodeLLmD64b</w:t>
              </w:r>
            </w:hyperlink>
            <w:r w:rsidDel="00000000" w:rsidR="00000000" w:rsidRPr="00000000">
              <w:rPr>
                <w:rtl w:val="0"/>
              </w:rPr>
            </w:r>
          </w:p>
        </w:tc>
        <w:tc>
          <w:tcPr/>
          <w:p w:rsidR="00000000" w:rsidDel="00000000" w:rsidP="00000000" w:rsidRDefault="00000000" w:rsidRPr="00000000" w14:paraId="00000AAA">
            <w:pPr>
              <w:keepNext w:val="1"/>
              <w:spacing w:after="0" w:before="200" w:line="240" w:lineRule="auto"/>
              <w:jc w:val="both"/>
              <w:rPr/>
            </w:pPr>
            <w:r w:rsidDel="00000000" w:rsidR="00000000" w:rsidRPr="00000000">
              <w:rPr>
                <w:rtl w:val="0"/>
              </w:rPr>
              <w:t xml:space="preserve">node is a full 32b Lat/Lon range</w:t>
            </w:r>
          </w:p>
        </w:tc>
      </w:tr>
    </w:tbl>
    <w:p w:rsidR="00000000" w:rsidDel="00000000" w:rsidP="00000000" w:rsidRDefault="00000000" w:rsidRPr="00000000" w14:paraId="00000AAB">
      <w:pPr>
        <w:spacing w:after="200" w:before="120" w:line="264" w:lineRule="auto"/>
        <w:rPr>
          <w:b w:val="1"/>
          <w:color w:val="323e4f"/>
        </w:rPr>
      </w:pPr>
      <w:r w:rsidDel="00000000" w:rsidR="00000000" w:rsidRPr="00000000">
        <w:rPr>
          <w:b w:val="1"/>
          <w:color w:val="323e4f"/>
          <w:rtl w:val="0"/>
        </w:rPr>
        <w:t xml:space="preserve">Table 80 - J2735NodeOffsetPointXY</w:t>
      </w:r>
    </w:p>
    <w:p w:rsidR="00000000" w:rsidDel="00000000" w:rsidP="00000000" w:rsidRDefault="00000000" w:rsidRPr="00000000" w14:paraId="00000AAC">
      <w:pPr>
        <w:pStyle w:val="Heading2"/>
        <w:numPr>
          <w:ilvl w:val="1"/>
          <w:numId w:val="12"/>
        </w:numPr>
        <w:rPr>
          <w:color w:val="2f5496"/>
          <w:sz w:val="26"/>
          <w:szCs w:val="26"/>
        </w:rPr>
      </w:pPr>
      <w:bookmarkStart w:colFirst="0" w:colLast="0" w:name="_heading=h.57d9zhpht6ad" w:id="95"/>
      <w:bookmarkEnd w:id="95"/>
      <w:r w:rsidDel="00000000" w:rsidR="00000000" w:rsidRPr="00000000">
        <w:rPr>
          <w:rtl w:val="0"/>
        </w:rPr>
        <w:t xml:space="preserve">J2735NodeLLmD64b</w:t>
      </w:r>
    </w:p>
    <w:tbl>
      <w:tblPr>
        <w:tblStyle w:val="Table9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AD">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AE">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AF">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B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lon</w:t>
            </w:r>
          </w:p>
        </w:tc>
        <w:tc>
          <w:tcPr/>
          <w:p w:rsidR="00000000" w:rsidDel="00000000" w:rsidP="00000000" w:rsidRDefault="00000000" w:rsidRPr="00000000" w14:paraId="00000AB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AB2">
            <w:pPr>
              <w:keepNext w:val="1"/>
              <w:spacing w:after="0" w:before="200" w:line="240" w:lineRule="auto"/>
              <w:jc w:val="both"/>
              <w:rPr/>
            </w:pPr>
            <w:r w:rsidDel="00000000" w:rsidR="00000000" w:rsidRPr="00000000">
              <w:rPr>
                <w:rtl w:val="0"/>
              </w:rPr>
              <w:t xml:space="preserve">Longitude value in decimal degrees.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AB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lat</w:t>
            </w:r>
          </w:p>
        </w:tc>
        <w:tc>
          <w:tcPr/>
          <w:p w:rsidR="00000000" w:rsidDel="00000000" w:rsidP="00000000" w:rsidRDefault="00000000" w:rsidRPr="00000000" w14:paraId="00000AB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AB5">
            <w:pPr>
              <w:keepNext w:val="1"/>
              <w:spacing w:after="0" w:before="200" w:line="240" w:lineRule="auto"/>
              <w:jc w:val="both"/>
              <w:rPr/>
            </w:pPr>
            <w:r w:rsidDel="00000000" w:rsidR="00000000" w:rsidRPr="00000000">
              <w:rPr>
                <w:rtl w:val="0"/>
              </w:rPr>
              <w:t xml:space="preserve">Latitude value in decimal degrees.</w:t>
            </w:r>
          </w:p>
        </w:tc>
      </w:tr>
    </w:tbl>
    <w:p w:rsidR="00000000" w:rsidDel="00000000" w:rsidP="00000000" w:rsidRDefault="00000000" w:rsidRPr="00000000" w14:paraId="00000AB6">
      <w:pPr>
        <w:spacing w:after="200" w:before="120" w:line="264" w:lineRule="auto"/>
        <w:rPr>
          <w:b w:val="1"/>
          <w:color w:val="323e4f"/>
        </w:rPr>
      </w:pPr>
      <w:r w:rsidDel="00000000" w:rsidR="00000000" w:rsidRPr="00000000">
        <w:rPr>
          <w:b w:val="1"/>
          <w:color w:val="323e4f"/>
          <w:rtl w:val="0"/>
        </w:rPr>
        <w:t xml:space="preserve">Table 81 - J2735NodeLLmD64b</w:t>
      </w:r>
    </w:p>
    <w:p w:rsidR="00000000" w:rsidDel="00000000" w:rsidP="00000000" w:rsidRDefault="00000000" w:rsidRPr="00000000" w14:paraId="00000AB7">
      <w:pPr>
        <w:pStyle w:val="Heading2"/>
        <w:numPr>
          <w:ilvl w:val="1"/>
          <w:numId w:val="12"/>
        </w:numPr>
        <w:rPr>
          <w:color w:val="2f5496"/>
          <w:sz w:val="26"/>
          <w:szCs w:val="26"/>
        </w:rPr>
      </w:pPr>
      <w:bookmarkStart w:colFirst="0" w:colLast="0" w:name="_heading=h.cdp7bojrigdv" w:id="96"/>
      <w:bookmarkEnd w:id="96"/>
      <w:r w:rsidDel="00000000" w:rsidR="00000000" w:rsidRPr="00000000">
        <w:rPr>
          <w:rtl w:val="0"/>
        </w:rPr>
        <w:t xml:space="preserve">J2735NodeAttributeSetXY</w:t>
      </w:r>
    </w:p>
    <w:p w:rsidR="00000000" w:rsidDel="00000000" w:rsidP="00000000" w:rsidRDefault="00000000" w:rsidRPr="00000000" w14:paraId="00000AB8">
      <w:pPr>
        <w:rPr/>
      </w:pPr>
      <w:r w:rsidDel="00000000" w:rsidR="00000000" w:rsidRPr="00000000">
        <w:rPr>
          <w:rtl w:val="0"/>
        </w:rPr>
        <w:t xml:space="preserve">Used to convey one or more changes in the attribute set which occur at the node point at which it is used. Some of these attributes persist until the end of the lane or until changed again or turned off. Other attributes have a scope of use which is limited to the node in which they are found. Besides the basic attributes, optional data elements for increasing or decreasing the width and elevation values from the prior values are also provided.</w:t>
      </w:r>
    </w:p>
    <w:tbl>
      <w:tblPr>
        <w:tblStyle w:val="Table9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B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B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BB">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B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localNode</w:t>
            </w:r>
          </w:p>
        </w:tc>
        <w:tc>
          <w:tcPr/>
          <w:p w:rsidR="00000000" w:rsidDel="00000000" w:rsidP="00000000" w:rsidRDefault="00000000" w:rsidRPr="00000000" w14:paraId="00000ABD">
            <w:pPr>
              <w:spacing w:after="0" w:before="200" w:line="240" w:lineRule="auto"/>
              <w:jc w:val="both"/>
              <w:rPr>
                <w:rFonts w:ascii="Courier New" w:cs="Courier New" w:eastAsia="Courier New" w:hAnsi="Courier New"/>
              </w:rPr>
            </w:pPr>
            <w:hyperlink w:anchor="_heading=h.rc0dstoem031">
              <w:r w:rsidDel="00000000" w:rsidR="00000000" w:rsidRPr="00000000">
                <w:rPr>
                  <w:rFonts w:ascii="Courier New" w:cs="Courier New" w:eastAsia="Courier New" w:hAnsi="Courier New"/>
                  <w:color w:val="1155cc"/>
                  <w:u w:val="single"/>
                  <w:rtl w:val="0"/>
                </w:rPr>
                <w:t xml:space="preserve">J2735NodeAttributeXYList</w:t>
              </w:r>
            </w:hyperlink>
            <w:r w:rsidDel="00000000" w:rsidR="00000000" w:rsidRPr="00000000">
              <w:rPr>
                <w:rtl w:val="0"/>
              </w:rPr>
            </w:r>
          </w:p>
        </w:tc>
        <w:tc>
          <w:tcPr/>
          <w:p w:rsidR="00000000" w:rsidDel="00000000" w:rsidP="00000000" w:rsidRDefault="00000000" w:rsidRPr="00000000" w14:paraId="00000ABE">
            <w:pPr>
              <w:keepNext w:val="1"/>
              <w:spacing w:after="0" w:before="200" w:line="240" w:lineRule="auto"/>
              <w:jc w:val="both"/>
              <w:rPr/>
            </w:pPr>
            <w:r w:rsidDel="00000000" w:rsidR="00000000" w:rsidRPr="00000000">
              <w:rPr>
                <w:rtl w:val="0"/>
              </w:rPr>
              <w:t xml:space="preserve">Optional. Attribute states which pertain to this node point.</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AB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disabled</w:t>
            </w:r>
          </w:p>
        </w:tc>
        <w:tc>
          <w:tcPr/>
          <w:p w:rsidR="00000000" w:rsidDel="00000000" w:rsidP="00000000" w:rsidRDefault="00000000" w:rsidRPr="00000000" w14:paraId="00000AC0">
            <w:pPr>
              <w:spacing w:after="0" w:before="200" w:line="240" w:lineRule="auto"/>
              <w:jc w:val="both"/>
              <w:rPr>
                <w:rFonts w:ascii="Courier New" w:cs="Courier New" w:eastAsia="Courier New" w:hAnsi="Courier New"/>
              </w:rPr>
            </w:pPr>
            <w:hyperlink w:anchor="_heading=h.88arnyfh37xl">
              <w:r w:rsidDel="00000000" w:rsidR="00000000" w:rsidRPr="00000000">
                <w:rPr>
                  <w:rFonts w:ascii="Courier New" w:cs="Courier New" w:eastAsia="Courier New" w:hAnsi="Courier New"/>
                  <w:color w:val="1155cc"/>
                  <w:u w:val="single"/>
                  <w:rtl w:val="0"/>
                </w:rPr>
                <w:t xml:space="preserve">J2735SegmentAttributeXYList</w:t>
              </w:r>
            </w:hyperlink>
            <w:r w:rsidDel="00000000" w:rsidR="00000000" w:rsidRPr="00000000">
              <w:rPr>
                <w:rtl w:val="0"/>
              </w:rPr>
            </w:r>
          </w:p>
        </w:tc>
        <w:tc>
          <w:tcPr/>
          <w:p w:rsidR="00000000" w:rsidDel="00000000" w:rsidP="00000000" w:rsidRDefault="00000000" w:rsidRPr="00000000" w14:paraId="00000AC1">
            <w:pPr>
              <w:keepNext w:val="1"/>
              <w:spacing w:after="0" w:before="200" w:line="240" w:lineRule="auto"/>
              <w:jc w:val="both"/>
              <w:rPr/>
            </w:pPr>
            <w:r w:rsidDel="00000000" w:rsidR="00000000" w:rsidRPr="00000000">
              <w:rPr>
                <w:rtl w:val="0"/>
              </w:rPr>
              <w:t xml:space="preserve">Optional. Attribute states which are disabled at this node point.</w:t>
            </w:r>
          </w:p>
        </w:tc>
      </w:tr>
      <w:tr>
        <w:trPr>
          <w:cantSplit w:val="0"/>
          <w:trHeight w:val="675" w:hRule="atLeast"/>
          <w:tblHeader w:val="0"/>
        </w:trPr>
        <w:tc>
          <w:tcPr/>
          <w:p w:rsidR="00000000" w:rsidDel="00000000" w:rsidP="00000000" w:rsidRDefault="00000000" w:rsidRPr="00000000" w14:paraId="00000AC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enabled</w:t>
            </w:r>
          </w:p>
        </w:tc>
        <w:tc>
          <w:tcPr/>
          <w:p w:rsidR="00000000" w:rsidDel="00000000" w:rsidP="00000000" w:rsidRDefault="00000000" w:rsidRPr="00000000" w14:paraId="00000AC3">
            <w:pPr>
              <w:spacing w:after="0" w:before="200" w:line="240" w:lineRule="auto"/>
              <w:jc w:val="both"/>
              <w:rPr>
                <w:rFonts w:ascii="Courier New" w:cs="Courier New" w:eastAsia="Courier New" w:hAnsi="Courier New"/>
              </w:rPr>
            </w:pPr>
            <w:hyperlink w:anchor="_heading=h.88arnyfh37xl">
              <w:r w:rsidDel="00000000" w:rsidR="00000000" w:rsidRPr="00000000">
                <w:rPr>
                  <w:rFonts w:ascii="Courier New" w:cs="Courier New" w:eastAsia="Courier New" w:hAnsi="Courier New"/>
                  <w:color w:val="1155cc"/>
                  <w:u w:val="single"/>
                  <w:rtl w:val="0"/>
                </w:rPr>
                <w:t xml:space="preserve">J2735SegmentAttributeXYList</w:t>
              </w:r>
            </w:hyperlink>
            <w:r w:rsidDel="00000000" w:rsidR="00000000" w:rsidRPr="00000000">
              <w:rPr>
                <w:rtl w:val="0"/>
              </w:rPr>
            </w:r>
          </w:p>
        </w:tc>
        <w:tc>
          <w:tcPr/>
          <w:p w:rsidR="00000000" w:rsidDel="00000000" w:rsidP="00000000" w:rsidRDefault="00000000" w:rsidRPr="00000000" w14:paraId="00000AC4">
            <w:pPr>
              <w:keepNext w:val="1"/>
              <w:spacing w:after="0" w:before="200" w:line="240" w:lineRule="auto"/>
              <w:jc w:val="both"/>
              <w:rPr/>
            </w:pPr>
            <w:r w:rsidDel="00000000" w:rsidR="00000000" w:rsidRPr="00000000">
              <w:rPr>
                <w:rtl w:val="0"/>
              </w:rPr>
              <w:t xml:space="preserve">Optional. Attribute states which are enabled at this node point.</w:t>
            </w:r>
          </w:p>
        </w:tc>
      </w:tr>
      <w:tr>
        <w:trPr>
          <w:cantSplit w:val="0"/>
          <w:trHeight w:val="675" w:hRule="atLeast"/>
          <w:tblHeader w:val="0"/>
        </w:trPr>
        <w:tc>
          <w:tcPr/>
          <w:p w:rsidR="00000000" w:rsidDel="00000000" w:rsidP="00000000" w:rsidRDefault="00000000" w:rsidRPr="00000000" w14:paraId="00000AC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data</w:t>
            </w:r>
          </w:p>
        </w:tc>
        <w:tc>
          <w:tcPr/>
          <w:p w:rsidR="00000000" w:rsidDel="00000000" w:rsidP="00000000" w:rsidRDefault="00000000" w:rsidRPr="00000000" w14:paraId="00000AC6">
            <w:pPr>
              <w:spacing w:after="0" w:before="200" w:line="240" w:lineRule="auto"/>
              <w:jc w:val="both"/>
              <w:rPr>
                <w:rFonts w:ascii="Courier New" w:cs="Courier New" w:eastAsia="Courier New" w:hAnsi="Courier New"/>
              </w:rPr>
            </w:pPr>
            <w:hyperlink w:anchor="_heading=h.apok4vqiad4v">
              <w:r w:rsidDel="00000000" w:rsidR="00000000" w:rsidRPr="00000000">
                <w:rPr>
                  <w:rFonts w:ascii="Courier New" w:cs="Courier New" w:eastAsia="Courier New" w:hAnsi="Courier New"/>
                  <w:color w:val="1155cc"/>
                  <w:u w:val="single"/>
                  <w:rtl w:val="0"/>
                </w:rPr>
                <w:t xml:space="preserve">J2735LaneDataAttributeList</w:t>
              </w:r>
            </w:hyperlink>
            <w:r w:rsidDel="00000000" w:rsidR="00000000" w:rsidRPr="00000000">
              <w:rPr>
                <w:rtl w:val="0"/>
              </w:rPr>
            </w:r>
          </w:p>
        </w:tc>
        <w:tc>
          <w:tcPr/>
          <w:p w:rsidR="00000000" w:rsidDel="00000000" w:rsidP="00000000" w:rsidRDefault="00000000" w:rsidRPr="00000000" w14:paraId="00000AC7">
            <w:pPr>
              <w:keepNext w:val="1"/>
              <w:spacing w:after="0" w:before="200" w:line="240" w:lineRule="auto"/>
              <w:jc w:val="both"/>
              <w:rPr/>
            </w:pPr>
            <w:r w:rsidDel="00000000" w:rsidR="00000000" w:rsidRPr="00000000">
              <w:rPr>
                <w:rtl w:val="0"/>
              </w:rPr>
              <w:t xml:space="preserve">Optional. Attributes which require additional data values.</w:t>
            </w:r>
          </w:p>
        </w:tc>
      </w:tr>
      <w:tr>
        <w:trPr>
          <w:cantSplit w:val="0"/>
          <w:trHeight w:val="675" w:hRule="atLeast"/>
          <w:tblHeader w:val="0"/>
        </w:trPr>
        <w:tc>
          <w:tcPr/>
          <w:p w:rsidR="00000000" w:rsidDel="00000000" w:rsidP="00000000" w:rsidRDefault="00000000" w:rsidRPr="00000000" w14:paraId="00000AC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dWidth</w:t>
            </w:r>
          </w:p>
        </w:tc>
        <w:tc>
          <w:tcPr/>
          <w:p w:rsidR="00000000" w:rsidDel="00000000" w:rsidP="00000000" w:rsidRDefault="00000000" w:rsidRPr="00000000" w14:paraId="00000AC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ACA">
            <w:pPr>
              <w:keepNext w:val="1"/>
              <w:spacing w:after="0" w:before="200" w:line="240" w:lineRule="auto"/>
              <w:jc w:val="both"/>
              <w:rPr/>
            </w:pPr>
            <w:r w:rsidDel="00000000" w:rsidR="00000000" w:rsidRPr="00000000">
              <w:rPr>
                <w:rtl w:val="0"/>
              </w:rPr>
              <w:t xml:space="preserve">Optional. A value added to the current lane width. (cm)</w:t>
            </w:r>
          </w:p>
        </w:tc>
      </w:tr>
      <w:tr>
        <w:trPr>
          <w:cantSplit w:val="0"/>
          <w:trHeight w:val="675" w:hRule="atLeast"/>
          <w:tblHeader w:val="0"/>
        </w:trPr>
        <w:tc>
          <w:tcPr/>
          <w:p w:rsidR="00000000" w:rsidDel="00000000" w:rsidP="00000000" w:rsidRDefault="00000000" w:rsidRPr="00000000" w14:paraId="00000AC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dElevation</w:t>
            </w:r>
          </w:p>
        </w:tc>
        <w:tc>
          <w:tcPr/>
          <w:p w:rsidR="00000000" w:rsidDel="00000000" w:rsidP="00000000" w:rsidRDefault="00000000" w:rsidRPr="00000000" w14:paraId="00000AC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ACD">
            <w:pPr>
              <w:keepNext w:val="1"/>
              <w:spacing w:after="0" w:before="200" w:line="240" w:lineRule="auto"/>
              <w:jc w:val="both"/>
              <w:rPr/>
            </w:pPr>
            <w:r w:rsidDel="00000000" w:rsidR="00000000" w:rsidRPr="00000000">
              <w:rPr>
                <w:rtl w:val="0"/>
              </w:rPr>
              <w:t xml:space="preserve">Optional. A value added to the current Elevation at this node from this node onwards, in 10cm steps.</w:t>
            </w:r>
          </w:p>
        </w:tc>
      </w:tr>
    </w:tbl>
    <w:p w:rsidR="00000000" w:rsidDel="00000000" w:rsidP="00000000" w:rsidRDefault="00000000" w:rsidRPr="00000000" w14:paraId="00000ACE">
      <w:pPr>
        <w:spacing w:after="200" w:before="120" w:line="264" w:lineRule="auto"/>
        <w:rPr>
          <w:b w:val="1"/>
          <w:color w:val="323e4f"/>
        </w:rPr>
      </w:pPr>
      <w:r w:rsidDel="00000000" w:rsidR="00000000" w:rsidRPr="00000000">
        <w:rPr>
          <w:b w:val="1"/>
          <w:color w:val="323e4f"/>
          <w:rtl w:val="0"/>
        </w:rPr>
        <w:t xml:space="preserve">Table 82 - J2735NodeAttributeSetXY</w:t>
      </w:r>
    </w:p>
    <w:p w:rsidR="00000000" w:rsidDel="00000000" w:rsidP="00000000" w:rsidRDefault="00000000" w:rsidRPr="00000000" w14:paraId="00000ACF">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AD0">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AD1">
      <w:pPr>
        <w:pStyle w:val="Heading2"/>
        <w:numPr>
          <w:ilvl w:val="1"/>
          <w:numId w:val="12"/>
        </w:numPr>
        <w:rPr>
          <w:color w:val="2f5496"/>
          <w:sz w:val="26"/>
          <w:szCs w:val="26"/>
        </w:rPr>
      </w:pPr>
      <w:bookmarkStart w:colFirst="0" w:colLast="0" w:name="_heading=h.rc0dstoem031" w:id="97"/>
      <w:bookmarkEnd w:id="97"/>
      <w:r w:rsidDel="00000000" w:rsidR="00000000" w:rsidRPr="00000000">
        <w:rPr>
          <w:rtl w:val="0"/>
        </w:rPr>
        <w:t xml:space="preserve">J2735NodeAttributeXYList</w:t>
      </w:r>
    </w:p>
    <w:tbl>
      <w:tblPr>
        <w:tblStyle w:val="Table9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D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D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D4">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D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localNode</w:t>
            </w:r>
          </w:p>
        </w:tc>
        <w:tc>
          <w:tcPr/>
          <w:p w:rsidR="00000000" w:rsidDel="00000000" w:rsidP="00000000" w:rsidRDefault="00000000" w:rsidRPr="00000000" w14:paraId="00000AD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kgeoj661lf6t">
              <w:r w:rsidDel="00000000" w:rsidR="00000000" w:rsidRPr="00000000">
                <w:rPr>
                  <w:rFonts w:ascii="Courier New" w:cs="Courier New" w:eastAsia="Courier New" w:hAnsi="Courier New"/>
                  <w:color w:val="1155cc"/>
                  <w:u w:val="single"/>
                  <w:rtl w:val="0"/>
                </w:rPr>
                <w:t xml:space="preserve">J2735NodeAttributeXY</w:t>
              </w:r>
            </w:hyperlink>
            <w:r w:rsidDel="00000000" w:rsidR="00000000" w:rsidRPr="00000000">
              <w:rPr>
                <w:rFonts w:ascii="Courier New" w:cs="Courier New" w:eastAsia="Courier New" w:hAnsi="Courier New"/>
                <w:rtl w:val="0"/>
              </w:rPr>
              <w:t xml:space="preserve">&gt; (up to 8)</w:t>
            </w:r>
          </w:p>
        </w:tc>
        <w:tc>
          <w:tcPr/>
          <w:p w:rsidR="00000000" w:rsidDel="00000000" w:rsidP="00000000" w:rsidRDefault="00000000" w:rsidRPr="00000000" w14:paraId="00000AD7">
            <w:pPr>
              <w:keepNext w:val="1"/>
              <w:spacing w:after="0" w:before="200" w:line="240" w:lineRule="auto"/>
              <w:jc w:val="both"/>
              <w:rPr/>
            </w:pPr>
            <w:r w:rsidDel="00000000" w:rsidR="00000000" w:rsidRPr="00000000">
              <w:rPr>
                <w:rtl w:val="0"/>
              </w:rPr>
              <w:t xml:space="preserve">Consists of a list of </w:t>
            </w:r>
            <w:r w:rsidDel="00000000" w:rsidR="00000000" w:rsidRPr="00000000">
              <w:rPr>
                <w:rFonts w:ascii="Courier New" w:cs="Courier New" w:eastAsia="Courier New" w:hAnsi="Courier New"/>
                <w:rtl w:val="0"/>
              </w:rPr>
              <w:t xml:space="preserve">J2735NodeAttributeXY </w:t>
            </w:r>
            <w:r w:rsidDel="00000000" w:rsidR="00000000" w:rsidRPr="00000000">
              <w:rPr>
                <w:rtl w:val="0"/>
              </w:rPr>
              <w:t xml:space="preserve">entries</w:t>
            </w:r>
            <w:r w:rsidDel="00000000" w:rsidR="00000000" w:rsidRPr="00000000">
              <w:rPr>
                <w:rtl w:val="0"/>
              </w:rPr>
              <w:t xml:space="preserve">.</w:t>
            </w:r>
          </w:p>
        </w:tc>
      </w:tr>
    </w:tbl>
    <w:p w:rsidR="00000000" w:rsidDel="00000000" w:rsidP="00000000" w:rsidRDefault="00000000" w:rsidRPr="00000000" w14:paraId="00000AD8">
      <w:pPr>
        <w:spacing w:after="200" w:before="120" w:line="264" w:lineRule="auto"/>
        <w:rPr>
          <w:b w:val="1"/>
          <w:color w:val="323e4f"/>
        </w:rPr>
      </w:pPr>
      <w:r w:rsidDel="00000000" w:rsidR="00000000" w:rsidRPr="00000000">
        <w:rPr>
          <w:b w:val="1"/>
          <w:color w:val="323e4f"/>
          <w:rtl w:val="0"/>
        </w:rPr>
        <w:t xml:space="preserve">Table 83 - J2735NodeAttributeXYList</w:t>
      </w:r>
    </w:p>
    <w:p w:rsidR="00000000" w:rsidDel="00000000" w:rsidP="00000000" w:rsidRDefault="00000000" w:rsidRPr="00000000" w14:paraId="00000AD9">
      <w:pPr>
        <w:pStyle w:val="Heading2"/>
        <w:numPr>
          <w:ilvl w:val="1"/>
          <w:numId w:val="12"/>
        </w:numPr>
        <w:rPr>
          <w:color w:val="2f5496"/>
          <w:sz w:val="26"/>
          <w:szCs w:val="26"/>
        </w:rPr>
      </w:pPr>
      <w:bookmarkStart w:colFirst="0" w:colLast="0" w:name="_heading=h.kgeoj661lf6t" w:id="98"/>
      <w:bookmarkEnd w:id="98"/>
      <w:r w:rsidDel="00000000" w:rsidR="00000000" w:rsidRPr="00000000">
        <w:rPr>
          <w:rtl w:val="0"/>
        </w:rPr>
        <w:t xml:space="preserve">J2735NodeAttributeXY</w:t>
      </w:r>
    </w:p>
    <w:tbl>
      <w:tblPr>
        <w:tblStyle w:val="Table9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DA">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DB">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DC">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D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nodeAttrList</w:t>
            </w:r>
          </w:p>
        </w:tc>
        <w:tc>
          <w:tcPr/>
          <w:p w:rsidR="00000000" w:rsidDel="00000000" w:rsidP="00000000" w:rsidRDefault="00000000" w:rsidRPr="00000000" w14:paraId="00000AD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J2735NodeAttribute</w:t>
            </w:r>
          </w:p>
        </w:tc>
        <w:tc>
          <w:tcPr/>
          <w:p w:rsidR="00000000" w:rsidDel="00000000" w:rsidP="00000000" w:rsidRDefault="00000000" w:rsidRPr="00000000" w14:paraId="00000ADF">
            <w:pPr>
              <w:keepNext w:val="1"/>
              <w:rPr/>
            </w:pPr>
            <w:r w:rsidDel="00000000" w:rsidR="00000000" w:rsidRPr="00000000">
              <w:rPr>
                <w:rtl w:val="0"/>
              </w:rPr>
              <w:t xml:space="preserve">Attribute states.</w:t>
            </w:r>
          </w:p>
          <w:p w:rsidR="00000000" w:rsidDel="00000000" w:rsidP="00000000" w:rsidRDefault="00000000" w:rsidRPr="00000000" w14:paraId="00000AE0">
            <w:pPr>
              <w:keepNext w:val="1"/>
              <w:rPr/>
            </w:pPr>
            <w:r w:rsidDel="00000000" w:rsidR="00000000" w:rsidRPr="00000000">
              <w:rPr>
                <w:rtl w:val="0"/>
              </w:rPr>
              <w:t xml:space="preserve">Single constant from enumeration below:</w:t>
            </w:r>
          </w:p>
          <w:p w:rsidR="00000000" w:rsidDel="00000000" w:rsidP="00000000" w:rsidRDefault="00000000" w:rsidRPr="00000000" w14:paraId="00000AE1">
            <w:pPr>
              <w:keepNext w:val="1"/>
              <w:numPr>
                <w:ilvl w:val="0"/>
                <w:numId w:val="14"/>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reserved</w:t>
            </w:r>
          </w:p>
          <w:p w:rsidR="00000000" w:rsidDel="00000000" w:rsidP="00000000" w:rsidRDefault="00000000" w:rsidRPr="00000000" w14:paraId="00000AE2">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stopLine      </w:t>
            </w:r>
          </w:p>
          <w:p w:rsidR="00000000" w:rsidDel="00000000" w:rsidP="00000000" w:rsidRDefault="00000000" w:rsidRPr="00000000" w14:paraId="00000AE3">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roundedCapStyleA</w:t>
            </w:r>
          </w:p>
          <w:p w:rsidR="00000000" w:rsidDel="00000000" w:rsidP="00000000" w:rsidRDefault="00000000" w:rsidRPr="00000000" w14:paraId="00000AE4">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roundedCapStyleB</w:t>
            </w:r>
          </w:p>
          <w:p w:rsidR="00000000" w:rsidDel="00000000" w:rsidP="00000000" w:rsidRDefault="00000000" w:rsidRPr="00000000" w14:paraId="00000AE5">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mergePoint</w:t>
            </w:r>
          </w:p>
          <w:p w:rsidR="00000000" w:rsidDel="00000000" w:rsidP="00000000" w:rsidRDefault="00000000" w:rsidRPr="00000000" w14:paraId="00000AE6">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divergePoint</w:t>
            </w:r>
          </w:p>
          <w:p w:rsidR="00000000" w:rsidDel="00000000" w:rsidP="00000000" w:rsidRDefault="00000000" w:rsidRPr="00000000" w14:paraId="00000AE7">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downstreamStopLine</w:t>
            </w:r>
          </w:p>
          <w:p w:rsidR="00000000" w:rsidDel="00000000" w:rsidP="00000000" w:rsidRDefault="00000000" w:rsidRPr="00000000" w14:paraId="00000AE8">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downstreamStartNode</w:t>
            </w:r>
          </w:p>
          <w:p w:rsidR="00000000" w:rsidDel="00000000" w:rsidP="00000000" w:rsidRDefault="00000000" w:rsidRPr="00000000" w14:paraId="00000AE9">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closedToTraffic</w:t>
            </w:r>
          </w:p>
          <w:p w:rsidR="00000000" w:rsidDel="00000000" w:rsidP="00000000" w:rsidRDefault="00000000" w:rsidRPr="00000000" w14:paraId="00000AEA">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safeIsland</w:t>
            </w:r>
          </w:p>
          <w:p w:rsidR="00000000" w:rsidDel="00000000" w:rsidP="00000000" w:rsidRDefault="00000000" w:rsidRPr="00000000" w14:paraId="00000AEB">
            <w:pPr>
              <w:keepNext w:val="1"/>
              <w:numPr>
                <w:ilvl w:val="0"/>
                <w:numId w:val="14"/>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curbPresentAtStepOff</w:t>
            </w:r>
          </w:p>
          <w:p w:rsidR="00000000" w:rsidDel="00000000" w:rsidP="00000000" w:rsidRDefault="00000000" w:rsidRPr="00000000" w14:paraId="00000AEC">
            <w:pPr>
              <w:keepNext w:val="1"/>
              <w:numPr>
                <w:ilvl w:val="0"/>
                <w:numId w:val="14"/>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hydrantPresent</w:t>
            </w:r>
          </w:p>
        </w:tc>
      </w:tr>
    </w:tbl>
    <w:p w:rsidR="00000000" w:rsidDel="00000000" w:rsidP="00000000" w:rsidRDefault="00000000" w:rsidRPr="00000000" w14:paraId="00000AED">
      <w:pPr>
        <w:spacing w:after="200" w:before="120" w:line="264" w:lineRule="auto"/>
        <w:rPr>
          <w:b w:val="1"/>
          <w:color w:val="323e4f"/>
        </w:rPr>
      </w:pPr>
      <w:r w:rsidDel="00000000" w:rsidR="00000000" w:rsidRPr="00000000">
        <w:rPr>
          <w:b w:val="1"/>
          <w:color w:val="323e4f"/>
          <w:rtl w:val="0"/>
        </w:rPr>
        <w:t xml:space="preserve">Table 83 - J2735NodeAttributeXY</w:t>
      </w:r>
    </w:p>
    <w:p w:rsidR="00000000" w:rsidDel="00000000" w:rsidP="00000000" w:rsidRDefault="00000000" w:rsidRPr="00000000" w14:paraId="00000AEE">
      <w:pPr>
        <w:pStyle w:val="Heading2"/>
        <w:numPr>
          <w:ilvl w:val="1"/>
          <w:numId w:val="12"/>
        </w:numPr>
        <w:rPr>
          <w:color w:val="2f5496"/>
          <w:sz w:val="26"/>
          <w:szCs w:val="26"/>
        </w:rPr>
      </w:pPr>
      <w:bookmarkStart w:colFirst="0" w:colLast="0" w:name="_heading=h.88arnyfh37xl" w:id="99"/>
      <w:bookmarkEnd w:id="99"/>
      <w:r w:rsidDel="00000000" w:rsidR="00000000" w:rsidRPr="00000000">
        <w:rPr>
          <w:rtl w:val="0"/>
        </w:rPr>
        <w:t xml:space="preserve">J2735SegmentAttributeXYList</w:t>
      </w:r>
    </w:p>
    <w:tbl>
      <w:tblPr>
        <w:tblStyle w:val="Table9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AEF">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AF0">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AF1">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AF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segAttrList</w:t>
            </w:r>
          </w:p>
        </w:tc>
        <w:tc>
          <w:tcPr/>
          <w:p w:rsidR="00000000" w:rsidDel="00000000" w:rsidP="00000000" w:rsidRDefault="00000000" w:rsidRPr="00000000" w14:paraId="00000AF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r w:rsidDel="00000000" w:rsidR="00000000" w:rsidRPr="00000000">
              <w:rPr>
                <w:rFonts w:ascii="Courier New" w:cs="Courier New" w:eastAsia="Courier New" w:hAnsi="Courier New"/>
                <w:rtl w:val="0"/>
              </w:rPr>
              <w:t xml:space="preserve">J2735SegmentAttributeXY</w:t>
            </w:r>
            <w:r w:rsidDel="00000000" w:rsidR="00000000" w:rsidRPr="00000000">
              <w:rPr>
                <w:rFonts w:ascii="Courier New" w:cs="Courier New" w:eastAsia="Courier New" w:hAnsi="Courier New"/>
                <w:rtl w:val="0"/>
              </w:rPr>
              <w:t xml:space="preserve">&gt; (up to 8)</w:t>
            </w:r>
          </w:p>
        </w:tc>
        <w:tc>
          <w:tcPr/>
          <w:p w:rsidR="00000000" w:rsidDel="00000000" w:rsidP="00000000" w:rsidRDefault="00000000" w:rsidRPr="00000000" w14:paraId="00000AF4">
            <w:pPr>
              <w:keepNext w:val="1"/>
              <w:spacing w:after="0" w:before="200" w:line="240" w:lineRule="auto"/>
              <w:jc w:val="both"/>
              <w:rPr/>
            </w:pPr>
            <w:r w:rsidDel="00000000" w:rsidR="00000000" w:rsidRPr="00000000">
              <w:rPr>
                <w:rtl w:val="0"/>
              </w:rPr>
              <w:t xml:space="preserve">Consists of a list of </w:t>
            </w:r>
            <w:r w:rsidDel="00000000" w:rsidR="00000000" w:rsidRPr="00000000">
              <w:rPr>
                <w:rFonts w:ascii="Courier New" w:cs="Courier New" w:eastAsia="Courier New" w:hAnsi="Courier New"/>
                <w:rtl w:val="0"/>
              </w:rPr>
              <w:t xml:space="preserve">J2735SegmentAttributeXY </w:t>
            </w:r>
            <w:r w:rsidDel="00000000" w:rsidR="00000000" w:rsidRPr="00000000">
              <w:rPr>
                <w:rtl w:val="0"/>
              </w:rPr>
              <w:t xml:space="preserve">enum objects that can be labeled as enabled or disabled for a lane</w:t>
            </w:r>
            <w:r w:rsidDel="00000000" w:rsidR="00000000" w:rsidRPr="00000000">
              <w:rPr>
                <w:rtl w:val="0"/>
              </w:rPr>
              <w:t xml:space="preserve">.</w:t>
            </w:r>
          </w:p>
          <w:p w:rsidR="00000000" w:rsidDel="00000000" w:rsidP="00000000" w:rsidRDefault="00000000" w:rsidRPr="00000000" w14:paraId="00000AF5">
            <w:pPr>
              <w:keepNext w:val="1"/>
              <w:rPr/>
            </w:pPr>
            <w:r w:rsidDel="00000000" w:rsidR="00000000" w:rsidRPr="00000000">
              <w:rPr>
                <w:rtl w:val="0"/>
              </w:rPr>
              <w:t xml:space="preserve">Each entry is a single constant from the enumeration below:</w:t>
            </w:r>
          </w:p>
          <w:p w:rsidR="00000000" w:rsidDel="00000000" w:rsidP="00000000" w:rsidRDefault="00000000" w:rsidRPr="00000000" w14:paraId="00000AF6">
            <w:pPr>
              <w:keepNext w:val="1"/>
              <w:numPr>
                <w:ilvl w:val="0"/>
                <w:numId w:val="45"/>
              </w:numPr>
              <w:spacing w:after="0" w:after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reserved</w:t>
            </w:r>
          </w:p>
          <w:p w:rsidR="00000000" w:rsidDel="00000000" w:rsidP="00000000" w:rsidRDefault="00000000" w:rsidRPr="00000000" w14:paraId="00000AF7">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doNotBlock</w:t>
            </w:r>
          </w:p>
          <w:p w:rsidR="00000000" w:rsidDel="00000000" w:rsidP="00000000" w:rsidRDefault="00000000" w:rsidRPr="00000000" w14:paraId="00000AF8">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whiteLine</w:t>
            </w:r>
          </w:p>
          <w:p w:rsidR="00000000" w:rsidDel="00000000" w:rsidP="00000000" w:rsidRDefault="00000000" w:rsidRPr="00000000" w14:paraId="00000AF9">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mergingLaneLeft</w:t>
            </w:r>
          </w:p>
          <w:p w:rsidR="00000000" w:rsidDel="00000000" w:rsidP="00000000" w:rsidRDefault="00000000" w:rsidRPr="00000000" w14:paraId="00000AFA">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mergingLaneRight</w:t>
            </w:r>
          </w:p>
          <w:p w:rsidR="00000000" w:rsidDel="00000000" w:rsidP="00000000" w:rsidRDefault="00000000" w:rsidRPr="00000000" w14:paraId="00000AFB">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curbOnLeft</w:t>
            </w:r>
          </w:p>
          <w:p w:rsidR="00000000" w:rsidDel="00000000" w:rsidP="00000000" w:rsidRDefault="00000000" w:rsidRPr="00000000" w14:paraId="00000AFC">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curbOnRight</w:t>
            </w:r>
          </w:p>
          <w:p w:rsidR="00000000" w:rsidDel="00000000" w:rsidP="00000000" w:rsidRDefault="00000000" w:rsidRPr="00000000" w14:paraId="00000AFD">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loadingzoneOnLeft</w:t>
            </w:r>
          </w:p>
          <w:p w:rsidR="00000000" w:rsidDel="00000000" w:rsidP="00000000" w:rsidRDefault="00000000" w:rsidRPr="00000000" w14:paraId="00000AFE">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loadingzoneOnRight</w:t>
            </w:r>
          </w:p>
          <w:p w:rsidR="00000000" w:rsidDel="00000000" w:rsidP="00000000" w:rsidRDefault="00000000" w:rsidRPr="00000000" w14:paraId="00000AFF">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turnOutPointOnLeft</w:t>
            </w:r>
          </w:p>
          <w:p w:rsidR="00000000" w:rsidDel="00000000" w:rsidP="00000000" w:rsidRDefault="00000000" w:rsidRPr="00000000" w14:paraId="00000B00">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turnOutPointOnRight</w:t>
            </w:r>
          </w:p>
          <w:p w:rsidR="00000000" w:rsidDel="00000000" w:rsidP="00000000" w:rsidRDefault="00000000" w:rsidRPr="00000000" w14:paraId="00000B01">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adjacentParkingOnLeft</w:t>
            </w:r>
          </w:p>
          <w:p w:rsidR="00000000" w:rsidDel="00000000" w:rsidP="00000000" w:rsidRDefault="00000000" w:rsidRPr="00000000" w14:paraId="00000B02">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adjacentParkingOnRight</w:t>
            </w:r>
          </w:p>
          <w:p w:rsidR="00000000" w:rsidDel="00000000" w:rsidP="00000000" w:rsidRDefault="00000000" w:rsidRPr="00000000" w14:paraId="00000B03">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adjacentBikeLaneOnLeft</w:t>
            </w:r>
          </w:p>
          <w:p w:rsidR="00000000" w:rsidDel="00000000" w:rsidP="00000000" w:rsidRDefault="00000000" w:rsidRPr="00000000" w14:paraId="00000B04">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adjacentBikeLaneOnRight</w:t>
            </w:r>
          </w:p>
          <w:p w:rsidR="00000000" w:rsidDel="00000000" w:rsidP="00000000" w:rsidRDefault="00000000" w:rsidRPr="00000000" w14:paraId="00000B05">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sharedBikeLane</w:t>
            </w:r>
          </w:p>
          <w:p w:rsidR="00000000" w:rsidDel="00000000" w:rsidP="00000000" w:rsidRDefault="00000000" w:rsidRPr="00000000" w14:paraId="00000B06">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bikeBoxInFront</w:t>
            </w:r>
          </w:p>
          <w:p w:rsidR="00000000" w:rsidDel="00000000" w:rsidP="00000000" w:rsidRDefault="00000000" w:rsidRPr="00000000" w14:paraId="00000B07">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transitStopOnLeft</w:t>
              <w:tab/>
              <w:t xml:space="preserve">                               </w:t>
            </w:r>
          </w:p>
          <w:p w:rsidR="00000000" w:rsidDel="00000000" w:rsidP="00000000" w:rsidRDefault="00000000" w:rsidRPr="00000000" w14:paraId="00000B08">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transitStopOnRight</w:t>
            </w:r>
          </w:p>
          <w:p w:rsidR="00000000" w:rsidDel="00000000" w:rsidP="00000000" w:rsidRDefault="00000000" w:rsidRPr="00000000" w14:paraId="00000B09">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transitStopInLane</w:t>
              <w:tab/>
              <w:t xml:space="preserve">                               </w:t>
            </w:r>
          </w:p>
          <w:p w:rsidR="00000000" w:rsidDel="00000000" w:rsidP="00000000" w:rsidRDefault="00000000" w:rsidRPr="00000000" w14:paraId="00000B0A">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sharedWithTrackedVehicle</w:t>
            </w:r>
          </w:p>
          <w:p w:rsidR="00000000" w:rsidDel="00000000" w:rsidP="00000000" w:rsidRDefault="00000000" w:rsidRPr="00000000" w14:paraId="00000B0B">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safeIsland</w:t>
            </w:r>
          </w:p>
          <w:p w:rsidR="00000000" w:rsidDel="00000000" w:rsidP="00000000" w:rsidRDefault="00000000" w:rsidRPr="00000000" w14:paraId="00000B0C">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lowCurbsPresent</w:t>
            </w:r>
          </w:p>
          <w:p w:rsidR="00000000" w:rsidDel="00000000" w:rsidP="00000000" w:rsidRDefault="00000000" w:rsidRPr="00000000" w14:paraId="00000B0D">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rumbleStripPresent</w:t>
            </w:r>
          </w:p>
          <w:p w:rsidR="00000000" w:rsidDel="00000000" w:rsidP="00000000" w:rsidRDefault="00000000" w:rsidRPr="00000000" w14:paraId="00000B0E">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audibleSignalingPresent</w:t>
            </w:r>
          </w:p>
          <w:p w:rsidR="00000000" w:rsidDel="00000000" w:rsidP="00000000" w:rsidRDefault="00000000" w:rsidRPr="00000000" w14:paraId="00000B0F">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adaptiveTimingPresent</w:t>
            </w:r>
          </w:p>
          <w:p w:rsidR="00000000" w:rsidDel="00000000" w:rsidP="00000000" w:rsidRDefault="00000000" w:rsidRPr="00000000" w14:paraId="00000B10">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rfSignalRequestPresent</w:t>
            </w:r>
          </w:p>
          <w:p w:rsidR="00000000" w:rsidDel="00000000" w:rsidP="00000000" w:rsidRDefault="00000000" w:rsidRPr="00000000" w14:paraId="00000B11">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partialCurbIntrusion</w:t>
            </w:r>
          </w:p>
          <w:p w:rsidR="00000000" w:rsidDel="00000000" w:rsidP="00000000" w:rsidRDefault="00000000" w:rsidRPr="00000000" w14:paraId="00000B12">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taperToLeft</w:t>
            </w:r>
          </w:p>
          <w:p w:rsidR="00000000" w:rsidDel="00000000" w:rsidP="00000000" w:rsidRDefault="00000000" w:rsidRPr="00000000" w14:paraId="00000B13">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taperToRight</w:t>
            </w:r>
          </w:p>
          <w:p w:rsidR="00000000" w:rsidDel="00000000" w:rsidP="00000000" w:rsidRDefault="00000000" w:rsidRPr="00000000" w14:paraId="00000B14">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taperToCenterLine</w:t>
            </w:r>
          </w:p>
          <w:p w:rsidR="00000000" w:rsidDel="00000000" w:rsidP="00000000" w:rsidRDefault="00000000" w:rsidRPr="00000000" w14:paraId="00000B15">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headInParking</w:t>
            </w:r>
          </w:p>
          <w:p w:rsidR="00000000" w:rsidDel="00000000" w:rsidP="00000000" w:rsidRDefault="00000000" w:rsidRPr="00000000" w14:paraId="00000B16">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freeParking</w:t>
            </w:r>
          </w:p>
          <w:p w:rsidR="00000000" w:rsidDel="00000000" w:rsidP="00000000" w:rsidRDefault="00000000" w:rsidRPr="00000000" w14:paraId="00000B17">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timeRestrictionsOnParking</w:t>
            </w:r>
          </w:p>
          <w:p w:rsidR="00000000" w:rsidDel="00000000" w:rsidP="00000000" w:rsidRDefault="00000000" w:rsidRPr="00000000" w14:paraId="00000B18">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costToPark</w:t>
            </w:r>
          </w:p>
          <w:p w:rsidR="00000000" w:rsidDel="00000000" w:rsidP="00000000" w:rsidRDefault="00000000" w:rsidRPr="00000000" w14:paraId="00000B19">
            <w:pPr>
              <w:keepNext w:val="1"/>
              <w:numPr>
                <w:ilvl w:val="0"/>
                <w:numId w:val="45"/>
              </w:numPr>
              <w:spacing w:after="0" w:afterAutospacing="0"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midBlockCurbPresent</w:t>
            </w:r>
          </w:p>
          <w:p w:rsidR="00000000" w:rsidDel="00000000" w:rsidP="00000000" w:rsidRDefault="00000000" w:rsidRPr="00000000" w14:paraId="00000B1A">
            <w:pPr>
              <w:keepNext w:val="1"/>
              <w:numPr>
                <w:ilvl w:val="0"/>
                <w:numId w:val="45"/>
              </w:numPr>
              <w:spacing w:before="0" w:beforeAutospacing="0"/>
              <w:ind w:left="720" w:hanging="360"/>
              <w:rPr>
                <w:u w:val="none"/>
              </w:rPr>
            </w:pPr>
            <w:r w:rsidDel="00000000" w:rsidR="00000000" w:rsidRPr="00000000">
              <w:rPr>
                <w:rFonts w:ascii="Consolas" w:cs="Consolas" w:eastAsia="Consolas" w:hAnsi="Consolas"/>
                <w:b w:val="1"/>
                <w:i w:val="1"/>
                <w:color w:val="0000c0"/>
                <w:sz w:val="20"/>
                <w:szCs w:val="20"/>
                <w:rtl w:val="0"/>
              </w:rPr>
              <w:t xml:space="preserve">unEvenPavementPresent</w:t>
            </w:r>
            <w:r w:rsidDel="00000000" w:rsidR="00000000" w:rsidRPr="00000000">
              <w:rPr>
                <w:rtl w:val="0"/>
              </w:rPr>
            </w:r>
          </w:p>
        </w:tc>
      </w:tr>
    </w:tbl>
    <w:p w:rsidR="00000000" w:rsidDel="00000000" w:rsidP="00000000" w:rsidRDefault="00000000" w:rsidRPr="00000000" w14:paraId="00000B1B">
      <w:pPr>
        <w:spacing w:after="200" w:before="120" w:line="264" w:lineRule="auto"/>
        <w:rPr>
          <w:b w:val="1"/>
          <w:color w:val="323e4f"/>
        </w:rPr>
      </w:pPr>
      <w:r w:rsidDel="00000000" w:rsidR="00000000" w:rsidRPr="00000000">
        <w:rPr>
          <w:b w:val="1"/>
          <w:color w:val="323e4f"/>
          <w:rtl w:val="0"/>
        </w:rPr>
        <w:t xml:space="preserve">Table 84 - J2735SegmentAttributeXYList</w:t>
      </w:r>
    </w:p>
    <w:p w:rsidR="00000000" w:rsidDel="00000000" w:rsidP="00000000" w:rsidRDefault="00000000" w:rsidRPr="00000000" w14:paraId="00000B1C">
      <w:pPr>
        <w:spacing w:after="200" w:before="120" w:line="264" w:lineRule="auto"/>
        <w:rPr>
          <w:b w:val="1"/>
          <w:color w:val="323e4f"/>
        </w:rPr>
      </w:pPr>
      <w:r w:rsidDel="00000000" w:rsidR="00000000" w:rsidRPr="00000000">
        <w:rPr>
          <w:rtl w:val="0"/>
        </w:rPr>
      </w:r>
    </w:p>
    <w:p w:rsidR="00000000" w:rsidDel="00000000" w:rsidP="00000000" w:rsidRDefault="00000000" w:rsidRPr="00000000" w14:paraId="00000B1D">
      <w:pPr>
        <w:pStyle w:val="Heading2"/>
        <w:numPr>
          <w:ilvl w:val="1"/>
          <w:numId w:val="12"/>
        </w:numPr>
        <w:rPr>
          <w:color w:val="2f5496"/>
          <w:sz w:val="26"/>
          <w:szCs w:val="26"/>
        </w:rPr>
      </w:pPr>
      <w:bookmarkStart w:colFirst="0" w:colLast="0" w:name="_heading=h.apok4vqiad4v" w:id="100"/>
      <w:bookmarkEnd w:id="100"/>
      <w:r w:rsidDel="00000000" w:rsidR="00000000" w:rsidRPr="00000000">
        <w:rPr>
          <w:rtl w:val="0"/>
        </w:rPr>
        <w:t xml:space="preserve">J2735LaneDataAttributeList</w:t>
      </w:r>
    </w:p>
    <w:tbl>
      <w:tblPr>
        <w:tblStyle w:val="Table10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1E">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1F">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20">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2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localNode</w:t>
            </w:r>
          </w:p>
        </w:tc>
        <w:tc>
          <w:tcPr/>
          <w:p w:rsidR="00000000" w:rsidDel="00000000" w:rsidP="00000000" w:rsidRDefault="00000000" w:rsidRPr="00000000" w14:paraId="00000B2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fun3tofvjadr">
              <w:r w:rsidDel="00000000" w:rsidR="00000000" w:rsidRPr="00000000">
                <w:rPr>
                  <w:rFonts w:ascii="Courier New" w:cs="Courier New" w:eastAsia="Courier New" w:hAnsi="Courier New"/>
                  <w:color w:val="1155cc"/>
                  <w:u w:val="single"/>
                  <w:rtl w:val="0"/>
                </w:rPr>
                <w:t xml:space="preserve">J2735LaneDataAttribute</w:t>
              </w:r>
            </w:hyperlink>
            <w:r w:rsidDel="00000000" w:rsidR="00000000" w:rsidRPr="00000000">
              <w:rPr>
                <w:rFonts w:ascii="Courier New" w:cs="Courier New" w:eastAsia="Courier New" w:hAnsi="Courier New"/>
                <w:rtl w:val="0"/>
              </w:rPr>
              <w:t xml:space="preserve">&gt; (up to 8)</w:t>
            </w:r>
          </w:p>
        </w:tc>
        <w:tc>
          <w:tcPr/>
          <w:p w:rsidR="00000000" w:rsidDel="00000000" w:rsidP="00000000" w:rsidRDefault="00000000" w:rsidRPr="00000000" w14:paraId="00000B23">
            <w:pPr>
              <w:keepNext w:val="1"/>
              <w:spacing w:after="0" w:before="200" w:line="240" w:lineRule="auto"/>
              <w:jc w:val="both"/>
              <w:rPr/>
            </w:pPr>
            <w:r w:rsidDel="00000000" w:rsidR="00000000" w:rsidRPr="00000000">
              <w:rPr>
                <w:rtl w:val="0"/>
              </w:rPr>
              <w:t xml:space="preserve">Consists of a list of </w:t>
            </w:r>
            <w:r w:rsidDel="00000000" w:rsidR="00000000" w:rsidRPr="00000000">
              <w:rPr>
                <w:rFonts w:ascii="Courier New" w:cs="Courier New" w:eastAsia="Courier New" w:hAnsi="Courier New"/>
                <w:rtl w:val="0"/>
              </w:rPr>
              <w:t xml:space="preserve">J2735LaneDataAttribute </w:t>
            </w:r>
            <w:r w:rsidDel="00000000" w:rsidR="00000000" w:rsidRPr="00000000">
              <w:rPr>
                <w:rtl w:val="0"/>
              </w:rPr>
              <w:t xml:space="preserve">entries.</w:t>
            </w:r>
          </w:p>
        </w:tc>
      </w:tr>
    </w:tbl>
    <w:p w:rsidR="00000000" w:rsidDel="00000000" w:rsidP="00000000" w:rsidRDefault="00000000" w:rsidRPr="00000000" w14:paraId="00000B24">
      <w:pPr>
        <w:spacing w:after="200" w:before="120" w:line="264" w:lineRule="auto"/>
        <w:rPr>
          <w:b w:val="1"/>
          <w:color w:val="323e4f"/>
        </w:rPr>
      </w:pPr>
      <w:r w:rsidDel="00000000" w:rsidR="00000000" w:rsidRPr="00000000">
        <w:rPr>
          <w:b w:val="1"/>
          <w:color w:val="323e4f"/>
          <w:rtl w:val="0"/>
        </w:rPr>
        <w:t xml:space="preserve">Table 85 - J2735LaneDataAttributeList</w:t>
      </w:r>
    </w:p>
    <w:p w:rsidR="00000000" w:rsidDel="00000000" w:rsidP="00000000" w:rsidRDefault="00000000" w:rsidRPr="00000000" w14:paraId="00000B25">
      <w:pPr>
        <w:pStyle w:val="Heading2"/>
        <w:numPr>
          <w:ilvl w:val="1"/>
          <w:numId w:val="12"/>
        </w:numPr>
        <w:rPr>
          <w:color w:val="2f5496"/>
          <w:sz w:val="26"/>
          <w:szCs w:val="26"/>
        </w:rPr>
      </w:pPr>
      <w:bookmarkStart w:colFirst="0" w:colLast="0" w:name="_heading=h.fun3tofvjadr" w:id="101"/>
      <w:bookmarkEnd w:id="101"/>
      <w:r w:rsidDel="00000000" w:rsidR="00000000" w:rsidRPr="00000000">
        <w:rPr>
          <w:rtl w:val="0"/>
        </w:rPr>
        <w:t xml:space="preserve">J2735LaneDataAttribute</w:t>
      </w:r>
    </w:p>
    <w:p w:rsidR="00000000" w:rsidDel="00000000" w:rsidP="00000000" w:rsidRDefault="00000000" w:rsidRPr="00000000" w14:paraId="00000B26">
      <w:pPr>
        <w:rPr/>
      </w:pPr>
      <w:r w:rsidDel="00000000" w:rsidR="00000000" w:rsidRPr="00000000">
        <w:rPr>
          <w:rtl w:val="0"/>
        </w:rPr>
        <w:t xml:space="preserve">Used to relate an attribute and a control value at a node point or along a lane segment from an enumerated list of defined choices. It is then followed by a defined data value associated with it and which is defined elsewhere in this standard.</w:t>
      </w:r>
    </w:p>
    <w:tbl>
      <w:tblPr>
        <w:tblStyle w:val="Table10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27">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28">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29">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2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pathEndPointAngle</w:t>
            </w:r>
          </w:p>
        </w:tc>
        <w:tc>
          <w:tcPr/>
          <w:p w:rsidR="00000000" w:rsidDel="00000000" w:rsidP="00000000" w:rsidRDefault="00000000" w:rsidRPr="00000000" w14:paraId="00000B2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2C">
            <w:pPr>
              <w:keepNext w:val="1"/>
              <w:spacing w:after="0" w:before="200" w:line="240" w:lineRule="auto"/>
              <w:jc w:val="both"/>
              <w:rPr/>
            </w:pPr>
            <w:r w:rsidDel="00000000" w:rsidR="00000000" w:rsidRPr="00000000">
              <w:rPr>
                <w:rtl w:val="0"/>
              </w:rPr>
              <w:t xml:space="preserve">Adjusts final point/width slant of the lane to align with the stop line. With an angle range from negative 150 to positive 150. (degrees)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B2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laneCrownPointCenter</w:t>
            </w:r>
          </w:p>
        </w:tc>
        <w:tc>
          <w:tcPr/>
          <w:p w:rsidR="00000000" w:rsidDel="00000000" w:rsidP="00000000" w:rsidRDefault="00000000" w:rsidRPr="00000000" w14:paraId="00000B2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2F">
            <w:pPr>
              <w:keepNext w:val="1"/>
              <w:spacing w:after="0" w:before="200" w:line="240" w:lineRule="auto"/>
              <w:jc w:val="both"/>
              <w:rPr/>
            </w:pPr>
            <w:r w:rsidDel="00000000" w:rsidR="00000000" w:rsidRPr="00000000">
              <w:rPr>
                <w:rtl w:val="0"/>
              </w:rPr>
              <w:t xml:space="preserve">Sets the canter of the road bed from the centerline point. In LSB units of 0.3 degrees of angle over a range of -38.1 to + 38.1 degrees. The value -128 shall be used for unknown. The value zero shall be used for angles, which are between -0.15 and +0.15 (degrees)</w:t>
            </w:r>
          </w:p>
        </w:tc>
      </w:tr>
      <w:tr>
        <w:trPr>
          <w:cantSplit w:val="0"/>
          <w:trHeight w:val="675" w:hRule="atLeast"/>
          <w:tblHeader w:val="0"/>
        </w:trPr>
        <w:tc>
          <w:tcPr/>
          <w:p w:rsidR="00000000" w:rsidDel="00000000" w:rsidP="00000000" w:rsidRDefault="00000000" w:rsidRPr="00000000" w14:paraId="00000B3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laneCrownPointLeft</w:t>
            </w:r>
          </w:p>
        </w:tc>
        <w:tc>
          <w:tcPr/>
          <w:p w:rsidR="00000000" w:rsidDel="00000000" w:rsidP="00000000" w:rsidRDefault="00000000" w:rsidRPr="00000000" w14:paraId="00000B3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32">
            <w:pPr>
              <w:keepNext w:val="1"/>
              <w:spacing w:after="0" w:before="200" w:line="240" w:lineRule="auto"/>
              <w:jc w:val="both"/>
              <w:rPr/>
            </w:pPr>
            <w:r w:rsidDel="00000000" w:rsidR="00000000" w:rsidRPr="00000000">
              <w:rPr>
                <w:rtl w:val="0"/>
              </w:rPr>
              <w:t xml:space="preserve">Sets the canter of the road bed from the left edge. In LSB units of 0.3 degrees of angle over a range of -38.1 to + 38.1 degrees. The value -128 shall be used for unknown. The value zero shall be used for angles, which are between -0.15 and +0.15 (degrees)</w:t>
            </w:r>
          </w:p>
        </w:tc>
      </w:tr>
      <w:tr>
        <w:trPr>
          <w:cantSplit w:val="0"/>
          <w:trHeight w:val="675" w:hRule="atLeast"/>
          <w:tblHeader w:val="0"/>
        </w:trPr>
        <w:tc>
          <w:tcPr/>
          <w:p w:rsidR="00000000" w:rsidDel="00000000" w:rsidP="00000000" w:rsidRDefault="00000000" w:rsidRPr="00000000" w14:paraId="00000B3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laneCrownPointRight</w:t>
            </w:r>
          </w:p>
        </w:tc>
        <w:tc>
          <w:tcPr/>
          <w:p w:rsidR="00000000" w:rsidDel="00000000" w:rsidP="00000000" w:rsidRDefault="00000000" w:rsidRPr="00000000" w14:paraId="00000B3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35">
            <w:pPr>
              <w:keepNext w:val="1"/>
              <w:spacing w:after="0" w:before="200" w:line="240" w:lineRule="auto"/>
              <w:jc w:val="both"/>
              <w:rPr/>
            </w:pPr>
            <w:r w:rsidDel="00000000" w:rsidR="00000000" w:rsidRPr="00000000">
              <w:rPr>
                <w:rtl w:val="0"/>
              </w:rPr>
              <w:t xml:space="preserve">Sets the canter of the road bed from the right edge. In LSB units of 0.3 degrees of angle over a range of -38.1 to + 38.1 degrees. The value -128 shall be used for unknown. The value zero shall be used for angles, which are between -0.15 and +0.15 (degrees)</w:t>
            </w:r>
          </w:p>
        </w:tc>
      </w:tr>
      <w:tr>
        <w:trPr>
          <w:cantSplit w:val="0"/>
          <w:trHeight w:val="675" w:hRule="atLeast"/>
          <w:tblHeader w:val="0"/>
        </w:trPr>
        <w:tc>
          <w:tcPr/>
          <w:p w:rsidR="00000000" w:rsidDel="00000000" w:rsidP="00000000" w:rsidRDefault="00000000" w:rsidRPr="00000000" w14:paraId="00000B3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laneAngle</w:t>
            </w:r>
          </w:p>
        </w:tc>
        <w:tc>
          <w:tcPr/>
          <w:p w:rsidR="00000000" w:rsidDel="00000000" w:rsidP="00000000" w:rsidRDefault="00000000" w:rsidRPr="00000000" w14:paraId="00000B3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38">
            <w:pPr>
              <w:keepNext w:val="1"/>
              <w:spacing w:after="0" w:before="200" w:line="240" w:lineRule="auto"/>
              <w:jc w:val="both"/>
              <w:rPr/>
            </w:pPr>
            <w:r w:rsidDel="00000000" w:rsidR="00000000" w:rsidRPr="00000000">
              <w:rPr>
                <w:rtl w:val="0"/>
              </w:rPr>
              <w:t xml:space="preserve">The angle or direction of another lane.</w:t>
            </w:r>
          </w:p>
          <w:p w:rsidR="00000000" w:rsidDel="00000000" w:rsidP="00000000" w:rsidRDefault="00000000" w:rsidRPr="00000000" w14:paraId="00000B39">
            <w:pPr>
              <w:keepNext w:val="1"/>
              <w:spacing w:after="0" w:before="200" w:line="240" w:lineRule="auto"/>
              <w:jc w:val="both"/>
              <w:rPr/>
            </w:pPr>
            <w:r w:rsidDel="00000000" w:rsidR="00000000" w:rsidRPr="00000000">
              <w:rPr>
                <w:rtl w:val="0"/>
              </w:rPr>
              <w:t xml:space="preserve">(-180..180) </w:t>
            </w:r>
          </w:p>
          <w:p w:rsidR="00000000" w:rsidDel="00000000" w:rsidP="00000000" w:rsidRDefault="00000000" w:rsidRPr="00000000" w14:paraId="00000B3A">
            <w:pPr>
              <w:keepNext w:val="1"/>
              <w:spacing w:after="0" w:before="200" w:line="240" w:lineRule="auto"/>
              <w:jc w:val="both"/>
              <w:rPr/>
            </w:pPr>
            <w:r w:rsidDel="00000000" w:rsidR="00000000" w:rsidRPr="00000000">
              <w:rPr>
                <w:rtl w:val="0"/>
              </w:rPr>
              <w:t xml:space="preserve">In units of 1.5 degrees from north the value -180 shall be used to represent data is not available or unknown</w:t>
            </w:r>
          </w:p>
        </w:tc>
      </w:tr>
      <w:tr>
        <w:trPr>
          <w:cantSplit w:val="0"/>
          <w:trHeight w:val="675" w:hRule="atLeast"/>
          <w:tblHeader w:val="0"/>
        </w:trPr>
        <w:tc>
          <w:tcPr/>
          <w:p w:rsidR="00000000" w:rsidDel="00000000" w:rsidP="00000000" w:rsidRDefault="00000000" w:rsidRPr="00000000" w14:paraId="00000B3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speedLimits</w:t>
            </w:r>
          </w:p>
        </w:tc>
        <w:tc>
          <w:tcPr/>
          <w:p w:rsidR="00000000" w:rsidDel="00000000" w:rsidP="00000000" w:rsidRDefault="00000000" w:rsidRPr="00000000" w14:paraId="00000B3C">
            <w:pPr>
              <w:spacing w:after="0" w:before="200" w:line="240" w:lineRule="auto"/>
              <w:jc w:val="both"/>
              <w:rPr>
                <w:rFonts w:ascii="Courier New" w:cs="Courier New" w:eastAsia="Courier New" w:hAnsi="Courier New"/>
              </w:rPr>
            </w:pPr>
            <w:hyperlink w:anchor="_heading=h.cpdlfntwva43">
              <w:r w:rsidDel="00000000" w:rsidR="00000000" w:rsidRPr="00000000">
                <w:rPr>
                  <w:rFonts w:ascii="Courier New" w:cs="Courier New" w:eastAsia="Courier New" w:hAnsi="Courier New"/>
                  <w:color w:val="1155cc"/>
                  <w:u w:val="single"/>
                  <w:rtl w:val="0"/>
                </w:rPr>
                <w:t xml:space="preserve">J2735SpeedLimitList</w:t>
              </w:r>
            </w:hyperlink>
            <w:r w:rsidDel="00000000" w:rsidR="00000000" w:rsidRPr="00000000">
              <w:rPr>
                <w:rtl w:val="0"/>
              </w:rPr>
            </w:r>
          </w:p>
        </w:tc>
        <w:tc>
          <w:tcPr/>
          <w:p w:rsidR="00000000" w:rsidDel="00000000" w:rsidP="00000000" w:rsidRDefault="00000000" w:rsidRPr="00000000" w14:paraId="00000B3D">
            <w:pPr>
              <w:keepNext w:val="1"/>
              <w:spacing w:after="0" w:before="200" w:line="240" w:lineRule="auto"/>
              <w:jc w:val="both"/>
              <w:rPr/>
            </w:pPr>
            <w:r w:rsidDel="00000000" w:rsidR="00000000" w:rsidRPr="00000000">
              <w:rPr>
                <w:rtl w:val="0"/>
              </w:rPr>
              <w:t xml:space="preserve">Reference regulatory speed limits used by all segments</w:t>
            </w:r>
          </w:p>
        </w:tc>
      </w:tr>
    </w:tbl>
    <w:p w:rsidR="00000000" w:rsidDel="00000000" w:rsidP="00000000" w:rsidRDefault="00000000" w:rsidRPr="00000000" w14:paraId="00000B3E">
      <w:pPr>
        <w:spacing w:after="200" w:before="120" w:line="264" w:lineRule="auto"/>
        <w:rPr>
          <w:b w:val="1"/>
          <w:color w:val="323e4f"/>
        </w:rPr>
      </w:pPr>
      <w:r w:rsidDel="00000000" w:rsidR="00000000" w:rsidRPr="00000000">
        <w:rPr>
          <w:b w:val="1"/>
          <w:color w:val="323e4f"/>
          <w:rtl w:val="0"/>
        </w:rPr>
        <w:t xml:space="preserve">Table 86 - J2735LaneDataAttribute</w:t>
      </w:r>
    </w:p>
    <w:p w:rsidR="00000000" w:rsidDel="00000000" w:rsidP="00000000" w:rsidRDefault="00000000" w:rsidRPr="00000000" w14:paraId="00000B3F">
      <w:pPr>
        <w:pStyle w:val="Heading2"/>
        <w:numPr>
          <w:ilvl w:val="1"/>
          <w:numId w:val="12"/>
        </w:numPr>
        <w:rPr>
          <w:color w:val="2f5496"/>
          <w:sz w:val="26"/>
          <w:szCs w:val="26"/>
        </w:rPr>
      </w:pPr>
      <w:bookmarkStart w:colFirst="0" w:colLast="0" w:name="_heading=h.p9hwzewjoqu0" w:id="102"/>
      <w:bookmarkEnd w:id="102"/>
      <w:r w:rsidDel="00000000" w:rsidR="00000000" w:rsidRPr="00000000">
        <w:rPr>
          <w:rtl w:val="0"/>
        </w:rPr>
        <w:t xml:space="preserve">J2735ComputedLane</w:t>
      </w:r>
    </w:p>
    <w:p w:rsidR="00000000" w:rsidDel="00000000" w:rsidP="00000000" w:rsidRDefault="00000000" w:rsidRPr="00000000" w14:paraId="00000B40">
      <w:pPr>
        <w:rPr/>
      </w:pPr>
      <w:r w:rsidDel="00000000" w:rsidR="00000000" w:rsidRPr="00000000">
        <w:rPr>
          <w:rtl w:val="0"/>
        </w:rPr>
        <w:t xml:space="preserve">Used to contain information needed to compute one lane from another (hence the name). This concept is used purely as a means of saving size in the message payload.</w:t>
      </w:r>
    </w:p>
    <w:tbl>
      <w:tblPr>
        <w:tblStyle w:val="Table10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41">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42">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43">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4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referenceLaneId</w:t>
            </w:r>
          </w:p>
        </w:tc>
        <w:tc>
          <w:tcPr/>
          <w:p w:rsidR="00000000" w:rsidDel="00000000" w:rsidP="00000000" w:rsidRDefault="00000000" w:rsidRPr="00000000" w14:paraId="00000B4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46">
            <w:pPr>
              <w:keepNext w:val="1"/>
              <w:spacing w:after="0" w:before="200" w:line="240" w:lineRule="auto"/>
              <w:jc w:val="both"/>
              <w:rPr/>
            </w:pPr>
            <w:r w:rsidDel="00000000" w:rsidR="00000000" w:rsidRPr="00000000">
              <w:rPr>
                <w:rtl w:val="0"/>
              </w:rPr>
              <w:t xml:space="preserve">The lane ID upon which this computed lane will be based.</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B4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offsetXaxis</w:t>
            </w:r>
          </w:p>
        </w:tc>
        <w:tc>
          <w:tcPr/>
          <w:p w:rsidR="00000000" w:rsidDel="00000000" w:rsidP="00000000" w:rsidRDefault="00000000" w:rsidRPr="00000000" w14:paraId="00000B4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49">
            <w:pPr>
              <w:keepNext w:val="1"/>
              <w:spacing w:after="0" w:before="200" w:line="240" w:lineRule="auto"/>
              <w:jc w:val="both"/>
              <w:rPr/>
            </w:pPr>
            <w:r w:rsidDel="00000000" w:rsidR="00000000" w:rsidRPr="00000000">
              <w:rPr>
                <w:rtl w:val="0"/>
              </w:rPr>
              <w:t xml:space="preserve">Offset X value to affect all X values from the referenced lane.</w:t>
            </w:r>
          </w:p>
        </w:tc>
      </w:tr>
      <w:tr>
        <w:trPr>
          <w:cantSplit w:val="0"/>
          <w:trHeight w:val="675" w:hRule="atLeast"/>
          <w:tblHeader w:val="0"/>
        </w:trPr>
        <w:tc>
          <w:tcPr/>
          <w:p w:rsidR="00000000" w:rsidDel="00000000" w:rsidP="00000000" w:rsidRDefault="00000000" w:rsidRPr="00000000" w14:paraId="00000B4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offsetYaxis</w:t>
            </w:r>
          </w:p>
        </w:tc>
        <w:tc>
          <w:tcPr/>
          <w:p w:rsidR="00000000" w:rsidDel="00000000" w:rsidP="00000000" w:rsidRDefault="00000000" w:rsidRPr="00000000" w14:paraId="00000B4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4C">
            <w:pPr>
              <w:keepNext w:val="1"/>
              <w:spacing w:after="0" w:before="200" w:line="240" w:lineRule="auto"/>
              <w:jc w:val="both"/>
              <w:rPr/>
            </w:pPr>
            <w:r w:rsidDel="00000000" w:rsidR="00000000" w:rsidRPr="00000000">
              <w:rPr>
                <w:rtl w:val="0"/>
              </w:rPr>
              <w:t xml:space="preserve">Offset Y value to affect all Y values from the referenced lane.</w:t>
            </w:r>
          </w:p>
        </w:tc>
      </w:tr>
      <w:tr>
        <w:trPr>
          <w:cantSplit w:val="0"/>
          <w:trHeight w:val="675" w:hRule="atLeast"/>
          <w:tblHeader w:val="0"/>
        </w:trPr>
        <w:tc>
          <w:tcPr/>
          <w:p w:rsidR="00000000" w:rsidDel="00000000" w:rsidP="00000000" w:rsidRDefault="00000000" w:rsidRPr="00000000" w14:paraId="00000B4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rotateXY</w:t>
            </w:r>
          </w:p>
        </w:tc>
        <w:tc>
          <w:tcPr/>
          <w:p w:rsidR="00000000" w:rsidDel="00000000" w:rsidP="00000000" w:rsidRDefault="00000000" w:rsidRPr="00000000" w14:paraId="00000B4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4F">
            <w:pPr>
              <w:keepNext w:val="1"/>
              <w:spacing w:after="0" w:before="200" w:line="240" w:lineRule="auto"/>
              <w:jc w:val="both"/>
              <w:rPr/>
            </w:pPr>
            <w:r w:rsidDel="00000000" w:rsidR="00000000" w:rsidRPr="00000000">
              <w:rPr>
                <w:rtl w:val="0"/>
              </w:rPr>
              <w:t xml:space="preserve">A path rotation value for the entire lane.</w:t>
            </w:r>
          </w:p>
        </w:tc>
      </w:tr>
      <w:tr>
        <w:trPr>
          <w:cantSplit w:val="0"/>
          <w:trHeight w:val="675" w:hRule="atLeast"/>
          <w:tblHeader w:val="0"/>
        </w:trPr>
        <w:tc>
          <w:tcPr/>
          <w:p w:rsidR="00000000" w:rsidDel="00000000" w:rsidP="00000000" w:rsidRDefault="00000000" w:rsidRPr="00000000" w14:paraId="00000B5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scaleXaxis</w:t>
            </w:r>
          </w:p>
        </w:tc>
        <w:tc>
          <w:tcPr/>
          <w:p w:rsidR="00000000" w:rsidDel="00000000" w:rsidP="00000000" w:rsidRDefault="00000000" w:rsidRPr="00000000" w14:paraId="00000B5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52">
            <w:pPr>
              <w:keepNext w:val="1"/>
              <w:spacing w:after="0" w:before="200" w:line="240" w:lineRule="auto"/>
              <w:jc w:val="both"/>
              <w:rPr/>
            </w:pPr>
            <w:r w:rsidDel="00000000" w:rsidR="00000000" w:rsidRPr="00000000">
              <w:rPr>
                <w:rtl w:val="0"/>
              </w:rPr>
              <w:t xml:space="preserve">X value for translations or zooming of the path's  points.</w:t>
            </w:r>
          </w:p>
        </w:tc>
      </w:tr>
      <w:tr>
        <w:trPr>
          <w:cantSplit w:val="0"/>
          <w:trHeight w:val="675" w:hRule="atLeast"/>
          <w:tblHeader w:val="0"/>
        </w:trPr>
        <w:tc>
          <w:tcPr/>
          <w:p w:rsidR="00000000" w:rsidDel="00000000" w:rsidP="00000000" w:rsidRDefault="00000000" w:rsidRPr="00000000" w14:paraId="00000B5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scaleYaxis</w:t>
            </w:r>
          </w:p>
        </w:tc>
        <w:tc>
          <w:tcPr/>
          <w:p w:rsidR="00000000" w:rsidDel="00000000" w:rsidP="00000000" w:rsidRDefault="00000000" w:rsidRPr="00000000" w14:paraId="00000B5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55">
            <w:pPr>
              <w:keepNext w:val="1"/>
              <w:spacing w:after="0" w:before="200" w:line="240" w:lineRule="auto"/>
              <w:jc w:val="both"/>
              <w:rPr/>
            </w:pPr>
            <w:r w:rsidDel="00000000" w:rsidR="00000000" w:rsidRPr="00000000">
              <w:rPr>
                <w:rtl w:val="0"/>
              </w:rPr>
              <w:t xml:space="preserve">Y value for translations or zooming of the path's points.</w:t>
            </w:r>
          </w:p>
        </w:tc>
      </w:tr>
    </w:tbl>
    <w:p w:rsidR="00000000" w:rsidDel="00000000" w:rsidP="00000000" w:rsidRDefault="00000000" w:rsidRPr="00000000" w14:paraId="00000B56">
      <w:pPr>
        <w:spacing w:after="200" w:before="120" w:line="264" w:lineRule="auto"/>
        <w:rPr>
          <w:b w:val="1"/>
          <w:color w:val="323e4f"/>
        </w:rPr>
      </w:pPr>
      <w:r w:rsidDel="00000000" w:rsidR="00000000" w:rsidRPr="00000000">
        <w:rPr>
          <w:b w:val="1"/>
          <w:color w:val="323e4f"/>
          <w:rtl w:val="0"/>
        </w:rPr>
        <w:t xml:space="preserve">Table 87 - J2735ComputedLane</w:t>
      </w:r>
    </w:p>
    <w:p w:rsidR="00000000" w:rsidDel="00000000" w:rsidP="00000000" w:rsidRDefault="00000000" w:rsidRPr="00000000" w14:paraId="00000B57">
      <w:pPr>
        <w:pStyle w:val="Heading2"/>
        <w:numPr>
          <w:ilvl w:val="1"/>
          <w:numId w:val="12"/>
        </w:numPr>
        <w:rPr>
          <w:color w:val="2f5496"/>
          <w:sz w:val="26"/>
          <w:szCs w:val="26"/>
        </w:rPr>
      </w:pPr>
      <w:bookmarkStart w:colFirst="0" w:colLast="0" w:name="_heading=h.y3t0dpyqdpxi" w:id="103"/>
      <w:bookmarkEnd w:id="103"/>
      <w:r w:rsidDel="00000000" w:rsidR="00000000" w:rsidRPr="00000000">
        <w:rPr>
          <w:rtl w:val="0"/>
        </w:rPr>
        <w:t xml:space="preserve">J2735ConnectsToList</w:t>
      </w:r>
    </w:p>
    <w:tbl>
      <w:tblPr>
        <w:tblStyle w:val="Table10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58">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59">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5A">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5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connectsTo</w:t>
            </w:r>
          </w:p>
        </w:tc>
        <w:tc>
          <w:tcPr/>
          <w:p w:rsidR="00000000" w:rsidDel="00000000" w:rsidP="00000000" w:rsidRDefault="00000000" w:rsidRPr="00000000" w14:paraId="00000B5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e5wqy1ovxi90">
              <w:r w:rsidDel="00000000" w:rsidR="00000000" w:rsidRPr="00000000">
                <w:rPr>
                  <w:rFonts w:ascii="Courier New" w:cs="Courier New" w:eastAsia="Courier New" w:hAnsi="Courier New"/>
                  <w:color w:val="1155cc"/>
                  <w:u w:val="single"/>
                  <w:rtl w:val="0"/>
                </w:rPr>
                <w:t xml:space="preserve">J2735Connection</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B5D">
            <w:pPr>
              <w:keepNext w:val="1"/>
              <w:spacing w:after="0" w:before="200" w:line="240" w:lineRule="auto"/>
              <w:jc w:val="both"/>
              <w:rPr/>
            </w:pPr>
            <w:r w:rsidDel="00000000" w:rsidR="00000000" w:rsidRPr="00000000">
              <w:rPr>
                <w:rtl w:val="0"/>
              </w:rPr>
              <w:t xml:space="preserve">Used in the generic lane descriptions to provide a sequence of other defined lanes to which each lane connects beyond its stop point.</w:t>
            </w:r>
            <w:r w:rsidDel="00000000" w:rsidR="00000000" w:rsidRPr="00000000">
              <w:rPr>
                <w:rtl w:val="0"/>
              </w:rPr>
            </w:r>
          </w:p>
        </w:tc>
      </w:tr>
    </w:tbl>
    <w:p w:rsidR="00000000" w:rsidDel="00000000" w:rsidP="00000000" w:rsidRDefault="00000000" w:rsidRPr="00000000" w14:paraId="00000B5E">
      <w:pPr>
        <w:spacing w:after="200" w:before="120" w:line="264" w:lineRule="auto"/>
        <w:rPr>
          <w:b w:val="1"/>
          <w:color w:val="323e4f"/>
        </w:rPr>
      </w:pPr>
      <w:r w:rsidDel="00000000" w:rsidR="00000000" w:rsidRPr="00000000">
        <w:rPr>
          <w:b w:val="1"/>
          <w:color w:val="323e4f"/>
          <w:rtl w:val="0"/>
        </w:rPr>
        <w:t xml:space="preserve">Table 88 - J2735ConnectsToList</w:t>
      </w:r>
    </w:p>
    <w:p w:rsidR="00000000" w:rsidDel="00000000" w:rsidP="00000000" w:rsidRDefault="00000000" w:rsidRPr="00000000" w14:paraId="00000B5F">
      <w:pPr>
        <w:pStyle w:val="Heading2"/>
        <w:numPr>
          <w:ilvl w:val="1"/>
          <w:numId w:val="12"/>
        </w:numPr>
        <w:rPr>
          <w:color w:val="2f5496"/>
          <w:sz w:val="26"/>
          <w:szCs w:val="26"/>
        </w:rPr>
      </w:pPr>
      <w:bookmarkStart w:colFirst="0" w:colLast="0" w:name="_heading=h.e5wqy1ovxi90" w:id="104"/>
      <w:bookmarkEnd w:id="104"/>
      <w:r w:rsidDel="00000000" w:rsidR="00000000" w:rsidRPr="00000000">
        <w:rPr>
          <w:rtl w:val="0"/>
        </w:rPr>
        <w:t xml:space="preserve">J2735Connection</w:t>
      </w:r>
    </w:p>
    <w:p w:rsidR="00000000" w:rsidDel="00000000" w:rsidP="00000000" w:rsidRDefault="00000000" w:rsidRPr="00000000" w14:paraId="00000B60">
      <w:pPr>
        <w:rPr/>
      </w:pPr>
      <w:r w:rsidDel="00000000" w:rsidR="00000000" w:rsidRPr="00000000">
        <w:rPr>
          <w:rtl w:val="0"/>
        </w:rPr>
        <w:t xml:space="preserve">Provides data about how the stop line at the end of a single lane connects to another lane beyond its stop point.</w:t>
      </w:r>
    </w:p>
    <w:tbl>
      <w:tblPr>
        <w:tblStyle w:val="Table104"/>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61">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62">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63">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6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connectingLane</w:t>
            </w:r>
          </w:p>
        </w:tc>
        <w:tc>
          <w:tcPr/>
          <w:p w:rsidR="00000000" w:rsidDel="00000000" w:rsidP="00000000" w:rsidRDefault="00000000" w:rsidRPr="00000000" w14:paraId="00000B65">
            <w:pPr>
              <w:spacing w:after="0" w:before="200" w:line="240" w:lineRule="auto"/>
              <w:jc w:val="both"/>
              <w:rPr>
                <w:rFonts w:ascii="Courier New" w:cs="Courier New" w:eastAsia="Courier New" w:hAnsi="Courier New"/>
              </w:rPr>
            </w:pPr>
            <w:hyperlink w:anchor="_heading=h.udwooljyy8p2">
              <w:r w:rsidDel="00000000" w:rsidR="00000000" w:rsidRPr="00000000">
                <w:rPr>
                  <w:rFonts w:ascii="Courier New" w:cs="Courier New" w:eastAsia="Courier New" w:hAnsi="Courier New"/>
                  <w:color w:val="1155cc"/>
                  <w:u w:val="single"/>
                  <w:rtl w:val="0"/>
                </w:rPr>
                <w:t xml:space="preserve">J2735ConnectingLane</w:t>
              </w:r>
            </w:hyperlink>
            <w:r w:rsidDel="00000000" w:rsidR="00000000" w:rsidRPr="00000000">
              <w:rPr>
                <w:rtl w:val="0"/>
              </w:rPr>
            </w:r>
          </w:p>
        </w:tc>
        <w:tc>
          <w:tcPr/>
          <w:p w:rsidR="00000000" w:rsidDel="00000000" w:rsidP="00000000" w:rsidRDefault="00000000" w:rsidRPr="00000000" w14:paraId="00000B66">
            <w:pPr>
              <w:keepNext w:val="1"/>
              <w:spacing w:after="0" w:before="200" w:line="240" w:lineRule="auto"/>
              <w:jc w:val="both"/>
              <w:rPr/>
            </w:pPr>
            <w:r w:rsidDel="00000000" w:rsidR="00000000" w:rsidRPr="00000000">
              <w:rPr>
                <w:rtl w:val="0"/>
              </w:rPr>
              <w:t xml:space="preserve">The index of the connecting lane and also the maneuver from the current lane to it.</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B6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remoteIntersection</w:t>
            </w:r>
          </w:p>
        </w:tc>
        <w:tc>
          <w:tcPr/>
          <w:p w:rsidR="00000000" w:rsidDel="00000000" w:rsidP="00000000" w:rsidRDefault="00000000" w:rsidRPr="00000000" w14:paraId="00000B68">
            <w:pPr>
              <w:spacing w:after="0" w:before="200" w:line="240" w:lineRule="auto"/>
              <w:jc w:val="both"/>
              <w:rPr>
                <w:rFonts w:ascii="Courier New" w:cs="Courier New" w:eastAsia="Courier New" w:hAnsi="Courier New"/>
              </w:rPr>
            </w:pPr>
            <w:hyperlink w:anchor="_heading=h.gq5izbls6jey">
              <w:r w:rsidDel="00000000" w:rsidR="00000000" w:rsidRPr="00000000">
                <w:rPr>
                  <w:rFonts w:ascii="Courier New" w:cs="Courier New" w:eastAsia="Courier New" w:hAnsi="Courier New"/>
                  <w:color w:val="1155cc"/>
                  <w:u w:val="single"/>
                  <w:rtl w:val="0"/>
                </w:rPr>
                <w:t xml:space="preserve">J2735IntersectionReferenceID</w:t>
              </w:r>
            </w:hyperlink>
            <w:r w:rsidDel="00000000" w:rsidR="00000000" w:rsidRPr="00000000">
              <w:rPr>
                <w:rtl w:val="0"/>
              </w:rPr>
            </w:r>
          </w:p>
        </w:tc>
        <w:tc>
          <w:tcPr/>
          <w:p w:rsidR="00000000" w:rsidDel="00000000" w:rsidP="00000000" w:rsidRDefault="00000000" w:rsidRPr="00000000" w14:paraId="00000B69">
            <w:pPr>
              <w:keepNext w:val="1"/>
              <w:spacing w:after="0" w:before="200" w:line="240" w:lineRule="auto"/>
              <w:jc w:val="both"/>
              <w:rPr/>
            </w:pPr>
            <w:r w:rsidDel="00000000" w:rsidR="00000000" w:rsidRPr="00000000">
              <w:rPr>
                <w:rtl w:val="0"/>
              </w:rPr>
              <w:t xml:space="preserve">Optional. This entry is only used when the indicated connecting lane belongs to another intersection layout.</w:t>
            </w:r>
          </w:p>
        </w:tc>
      </w:tr>
      <w:tr>
        <w:trPr>
          <w:cantSplit w:val="0"/>
          <w:trHeight w:val="675" w:hRule="atLeast"/>
          <w:tblHeader w:val="0"/>
        </w:trPr>
        <w:tc>
          <w:tcPr/>
          <w:p w:rsidR="00000000" w:rsidDel="00000000" w:rsidP="00000000" w:rsidRDefault="00000000" w:rsidRPr="00000000" w14:paraId="00000B6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signalGroup</w:t>
            </w:r>
          </w:p>
        </w:tc>
        <w:tc>
          <w:tcPr/>
          <w:p w:rsidR="00000000" w:rsidDel="00000000" w:rsidP="00000000" w:rsidRDefault="00000000" w:rsidRPr="00000000" w14:paraId="00000B6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6C">
            <w:pPr>
              <w:keepNext w:val="1"/>
              <w:spacing w:after="0" w:before="200" w:line="240" w:lineRule="auto"/>
              <w:jc w:val="both"/>
              <w:rPr/>
            </w:pPr>
            <w:r w:rsidDel="00000000" w:rsidR="00000000" w:rsidRPr="00000000">
              <w:rPr>
                <w:rtl w:val="0"/>
              </w:rPr>
              <w:t xml:space="preserve">Optional. The matching signal group sent by the SPaT message for this lane/maneuver.</w:t>
            </w:r>
          </w:p>
        </w:tc>
      </w:tr>
      <w:tr>
        <w:trPr>
          <w:cantSplit w:val="0"/>
          <w:trHeight w:val="675" w:hRule="atLeast"/>
          <w:tblHeader w:val="0"/>
        </w:trPr>
        <w:tc>
          <w:tcPr/>
          <w:p w:rsidR="00000000" w:rsidDel="00000000" w:rsidP="00000000" w:rsidRDefault="00000000" w:rsidRPr="00000000" w14:paraId="00000B6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userClass</w:t>
            </w:r>
          </w:p>
        </w:tc>
        <w:tc>
          <w:tcPr/>
          <w:p w:rsidR="00000000" w:rsidDel="00000000" w:rsidP="00000000" w:rsidRDefault="00000000" w:rsidRPr="00000000" w14:paraId="00000B6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6F">
            <w:pPr>
              <w:keepNext w:val="1"/>
              <w:spacing w:after="0" w:before="200" w:line="240" w:lineRule="auto"/>
              <w:jc w:val="both"/>
              <w:rPr/>
            </w:pPr>
            <w:r w:rsidDel="00000000" w:rsidR="00000000" w:rsidRPr="00000000">
              <w:rPr>
                <w:rtl w:val="0"/>
              </w:rPr>
              <w:t xml:space="preserve">Optional. The Restriction Class of users this applies to.</w:t>
            </w:r>
          </w:p>
        </w:tc>
      </w:tr>
      <w:tr>
        <w:trPr>
          <w:cantSplit w:val="0"/>
          <w:trHeight w:val="675" w:hRule="atLeast"/>
          <w:tblHeader w:val="0"/>
        </w:trPr>
        <w:tc>
          <w:tcPr/>
          <w:p w:rsidR="00000000" w:rsidDel="00000000" w:rsidP="00000000" w:rsidRDefault="00000000" w:rsidRPr="00000000" w14:paraId="00000B7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connectionID</w:t>
            </w:r>
          </w:p>
        </w:tc>
        <w:tc>
          <w:tcPr/>
          <w:p w:rsidR="00000000" w:rsidDel="00000000" w:rsidP="00000000" w:rsidRDefault="00000000" w:rsidRPr="00000000" w14:paraId="00000B7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72">
            <w:pPr>
              <w:keepNext w:val="1"/>
              <w:spacing w:after="0" w:before="200" w:line="240" w:lineRule="auto"/>
              <w:jc w:val="both"/>
              <w:rPr/>
            </w:pPr>
            <w:r w:rsidDel="00000000" w:rsidR="00000000" w:rsidRPr="00000000">
              <w:rPr>
                <w:rtl w:val="0"/>
              </w:rPr>
              <w:t xml:space="preserve">Optional. An optional connection index used to relate this lane connection to any dynamic clearance data in the SPaT.</w:t>
            </w:r>
          </w:p>
        </w:tc>
      </w:tr>
    </w:tbl>
    <w:p w:rsidR="00000000" w:rsidDel="00000000" w:rsidP="00000000" w:rsidRDefault="00000000" w:rsidRPr="00000000" w14:paraId="00000B73">
      <w:pPr>
        <w:spacing w:after="200" w:before="120" w:line="264" w:lineRule="auto"/>
        <w:rPr>
          <w:b w:val="1"/>
          <w:color w:val="323e4f"/>
        </w:rPr>
      </w:pPr>
      <w:r w:rsidDel="00000000" w:rsidR="00000000" w:rsidRPr="00000000">
        <w:rPr>
          <w:b w:val="1"/>
          <w:color w:val="323e4f"/>
          <w:rtl w:val="0"/>
        </w:rPr>
        <w:t xml:space="preserve">Table 89 - J2735Connection</w:t>
      </w:r>
    </w:p>
    <w:p w:rsidR="00000000" w:rsidDel="00000000" w:rsidP="00000000" w:rsidRDefault="00000000" w:rsidRPr="00000000" w14:paraId="00000B74">
      <w:pPr>
        <w:pStyle w:val="Heading2"/>
        <w:numPr>
          <w:ilvl w:val="1"/>
          <w:numId w:val="12"/>
        </w:numPr>
        <w:rPr>
          <w:color w:val="2f5496"/>
          <w:sz w:val="26"/>
          <w:szCs w:val="26"/>
        </w:rPr>
      </w:pPr>
      <w:bookmarkStart w:colFirst="0" w:colLast="0" w:name="_heading=h.udwooljyy8p2" w:id="105"/>
      <w:bookmarkEnd w:id="105"/>
      <w:r w:rsidDel="00000000" w:rsidR="00000000" w:rsidRPr="00000000">
        <w:rPr>
          <w:rtl w:val="0"/>
        </w:rPr>
        <w:t xml:space="preserve">J2735ConnectingLane</w:t>
      </w:r>
    </w:p>
    <w:p w:rsidR="00000000" w:rsidDel="00000000" w:rsidP="00000000" w:rsidRDefault="00000000" w:rsidRPr="00000000" w14:paraId="00000B75">
      <w:pPr>
        <w:rPr/>
      </w:pPr>
      <w:r w:rsidDel="00000000" w:rsidR="00000000" w:rsidRPr="00000000">
        <w:rPr>
          <w:rtl w:val="0"/>
        </w:rPr>
        <w:t xml:space="preserve">Ties a single lane to a single maneuver needed to reach it from another lane.</w:t>
      </w:r>
    </w:p>
    <w:tbl>
      <w:tblPr>
        <w:tblStyle w:val="Table10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76">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77">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78">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7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w:t>
            </w:r>
          </w:p>
        </w:tc>
        <w:tc>
          <w:tcPr/>
          <w:p w:rsidR="00000000" w:rsidDel="00000000" w:rsidP="00000000" w:rsidRDefault="00000000" w:rsidRPr="00000000" w14:paraId="00000B7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7B">
            <w:pPr>
              <w:keepNext w:val="1"/>
              <w:spacing w:after="0" w:before="200" w:line="240" w:lineRule="auto"/>
              <w:jc w:val="both"/>
              <w:rPr/>
            </w:pPr>
            <w:r w:rsidDel="00000000" w:rsidR="00000000" w:rsidRPr="00000000">
              <w:rPr>
                <w:rtl w:val="0"/>
              </w:rPr>
              <w:t xml:space="preserve">The index of the connecting lane.</w:t>
            </w:r>
          </w:p>
        </w:tc>
      </w:tr>
      <w:tr>
        <w:trPr>
          <w:cantSplit w:val="0"/>
          <w:trHeight w:val="675" w:hRule="atLeast"/>
          <w:tblHeader w:val="0"/>
        </w:trPr>
        <w:tc>
          <w:tcPr/>
          <w:p w:rsidR="00000000" w:rsidDel="00000000" w:rsidP="00000000" w:rsidRDefault="00000000" w:rsidRPr="00000000" w14:paraId="00000B7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maneuver</w:t>
            </w:r>
          </w:p>
        </w:tc>
        <w:tc>
          <w:tcPr/>
          <w:p w:rsidR="00000000" w:rsidDel="00000000" w:rsidP="00000000" w:rsidRDefault="00000000" w:rsidRPr="00000000" w14:paraId="00000B7D">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(12)</w:t>
            </w:r>
          </w:p>
        </w:tc>
        <w:tc>
          <w:tcPr/>
          <w:p w:rsidR="00000000" w:rsidDel="00000000" w:rsidP="00000000" w:rsidRDefault="00000000" w:rsidRPr="00000000" w14:paraId="00000B7E">
            <w:pPr>
              <w:keepNext w:val="1"/>
              <w:spacing w:after="0" w:before="200" w:line="240" w:lineRule="auto"/>
              <w:jc w:val="both"/>
              <w:rPr/>
            </w:pPr>
            <w:r w:rsidDel="00000000" w:rsidR="00000000" w:rsidRPr="00000000">
              <w:rPr>
                <w:rtl w:val="0"/>
              </w:rPr>
              <w:t xml:space="preserve">Optional. The maneuver between the enclosing lane and this lane at the stop line to connect them.</w:t>
            </w:r>
          </w:p>
          <w:p w:rsidR="00000000" w:rsidDel="00000000" w:rsidP="00000000" w:rsidRDefault="00000000" w:rsidRPr="00000000" w14:paraId="00000B7F">
            <w:pPr>
              <w:keepNext w:val="1"/>
              <w:rPr/>
            </w:pPr>
            <w:r w:rsidDel="00000000" w:rsidR="00000000" w:rsidRPr="00000000">
              <w:rPr>
                <w:rtl w:val="0"/>
              </w:rPr>
              <w:t xml:space="preserve">BitString values determined by J2735AllowedManeuvers:</w:t>
            </w:r>
          </w:p>
          <w:p w:rsidR="00000000" w:rsidDel="00000000" w:rsidP="00000000" w:rsidRDefault="00000000" w:rsidRPr="00000000" w14:paraId="00000B80">
            <w:pPr>
              <w:keepNext w:val="1"/>
              <w:numPr>
                <w:ilvl w:val="0"/>
                <w:numId w:val="21"/>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maneuverStraightAllowed </w:t>
            </w:r>
          </w:p>
          <w:p w:rsidR="00000000" w:rsidDel="00000000" w:rsidP="00000000" w:rsidRDefault="00000000" w:rsidRPr="00000000" w14:paraId="00000B81">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maneuverLeftAllowed  </w:t>
            </w:r>
          </w:p>
          <w:p w:rsidR="00000000" w:rsidDel="00000000" w:rsidP="00000000" w:rsidRDefault="00000000" w:rsidRPr="00000000" w14:paraId="00000B82">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maneuverRightAllowed</w:t>
            </w:r>
          </w:p>
          <w:p w:rsidR="00000000" w:rsidDel="00000000" w:rsidP="00000000" w:rsidRDefault="00000000" w:rsidRPr="00000000" w14:paraId="00000B83">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maneuverUTurnAllowed</w:t>
            </w:r>
          </w:p>
          <w:p w:rsidR="00000000" w:rsidDel="00000000" w:rsidP="00000000" w:rsidRDefault="00000000" w:rsidRPr="00000000" w14:paraId="00000B84">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maneuverLeftTurnOnRedAllowed</w:t>
            </w:r>
          </w:p>
          <w:p w:rsidR="00000000" w:rsidDel="00000000" w:rsidP="00000000" w:rsidRDefault="00000000" w:rsidRPr="00000000" w14:paraId="00000B85">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maneuverRightTurnOnRedAllowed</w:t>
            </w:r>
          </w:p>
          <w:p w:rsidR="00000000" w:rsidDel="00000000" w:rsidP="00000000" w:rsidRDefault="00000000" w:rsidRPr="00000000" w14:paraId="00000B86">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maneuverLaneChangeAllowed</w:t>
            </w:r>
          </w:p>
          <w:p w:rsidR="00000000" w:rsidDel="00000000" w:rsidP="00000000" w:rsidRDefault="00000000" w:rsidRPr="00000000" w14:paraId="00000B87">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maneuverNoStoppingAllowed</w:t>
            </w:r>
          </w:p>
          <w:p w:rsidR="00000000" w:rsidDel="00000000" w:rsidP="00000000" w:rsidRDefault="00000000" w:rsidRPr="00000000" w14:paraId="00000B88">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yieldAllwaysRequired,goWithHalt</w:t>
            </w:r>
          </w:p>
          <w:p w:rsidR="00000000" w:rsidDel="00000000" w:rsidP="00000000" w:rsidRDefault="00000000" w:rsidRPr="00000000" w14:paraId="00000B89">
            <w:pPr>
              <w:keepNext w:val="1"/>
              <w:numPr>
                <w:ilvl w:val="0"/>
                <w:numId w:val="21"/>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caution</w:t>
            </w:r>
          </w:p>
          <w:p w:rsidR="00000000" w:rsidDel="00000000" w:rsidP="00000000" w:rsidRDefault="00000000" w:rsidRPr="00000000" w14:paraId="00000B8A">
            <w:pPr>
              <w:keepNext w:val="1"/>
              <w:numPr>
                <w:ilvl w:val="0"/>
                <w:numId w:val="21"/>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reserved1</w:t>
            </w:r>
            <w:r w:rsidDel="00000000" w:rsidR="00000000" w:rsidRPr="00000000">
              <w:rPr>
                <w:rtl w:val="0"/>
              </w:rPr>
            </w:r>
          </w:p>
        </w:tc>
      </w:tr>
    </w:tbl>
    <w:p w:rsidR="00000000" w:rsidDel="00000000" w:rsidP="00000000" w:rsidRDefault="00000000" w:rsidRPr="00000000" w14:paraId="00000B8B">
      <w:pPr>
        <w:spacing w:after="200" w:before="120" w:line="264" w:lineRule="auto"/>
        <w:rPr>
          <w:b w:val="1"/>
          <w:color w:val="323e4f"/>
        </w:rPr>
      </w:pPr>
      <w:r w:rsidDel="00000000" w:rsidR="00000000" w:rsidRPr="00000000">
        <w:rPr>
          <w:b w:val="1"/>
          <w:color w:val="323e4f"/>
          <w:rtl w:val="0"/>
        </w:rPr>
        <w:t xml:space="preserve">Table 90 - J2735ConnectingLane</w:t>
      </w:r>
    </w:p>
    <w:p w:rsidR="00000000" w:rsidDel="00000000" w:rsidP="00000000" w:rsidRDefault="00000000" w:rsidRPr="00000000" w14:paraId="00000B8C">
      <w:pPr>
        <w:pStyle w:val="Heading2"/>
        <w:numPr>
          <w:ilvl w:val="1"/>
          <w:numId w:val="12"/>
        </w:numPr>
        <w:rPr>
          <w:color w:val="2f5496"/>
          <w:sz w:val="26"/>
          <w:szCs w:val="26"/>
        </w:rPr>
      </w:pPr>
      <w:bookmarkStart w:colFirst="0" w:colLast="0" w:name="_heading=h.ednd338zwmu9" w:id="106"/>
      <w:bookmarkEnd w:id="106"/>
      <w:r w:rsidDel="00000000" w:rsidR="00000000" w:rsidRPr="00000000">
        <w:rPr>
          <w:rtl w:val="0"/>
        </w:rPr>
        <w:t xml:space="preserve">J2735OverlayLaneList</w:t>
      </w:r>
    </w:p>
    <w:tbl>
      <w:tblPr>
        <w:tblStyle w:val="Table10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8D">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8E">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8F">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9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laneIds</w:t>
            </w:r>
          </w:p>
        </w:tc>
        <w:tc>
          <w:tcPr/>
          <w:p w:rsidR="00000000" w:rsidDel="00000000" w:rsidP="00000000" w:rsidRDefault="00000000" w:rsidRPr="00000000" w14:paraId="00000B9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List&lt;integer&gt;</w:t>
            </w:r>
          </w:p>
        </w:tc>
        <w:tc>
          <w:tcPr/>
          <w:p w:rsidR="00000000" w:rsidDel="00000000" w:rsidP="00000000" w:rsidRDefault="00000000" w:rsidRPr="00000000" w14:paraId="00000B92">
            <w:pPr>
              <w:keepNext w:val="1"/>
              <w:spacing w:after="0" w:before="200" w:line="240" w:lineRule="auto"/>
              <w:jc w:val="both"/>
              <w:rPr/>
            </w:pPr>
            <w:r w:rsidDel="00000000" w:rsidR="00000000" w:rsidRPr="00000000">
              <w:rPr>
                <w:rtl w:val="0"/>
              </w:rPr>
              <w:t xml:space="preserve">A list of the unique ID numbers for any lane object which have spatial paths that overlay.</w:t>
            </w:r>
            <w:r w:rsidDel="00000000" w:rsidR="00000000" w:rsidRPr="00000000">
              <w:rPr>
                <w:rtl w:val="0"/>
              </w:rPr>
            </w:r>
          </w:p>
        </w:tc>
      </w:tr>
    </w:tbl>
    <w:p w:rsidR="00000000" w:rsidDel="00000000" w:rsidP="00000000" w:rsidRDefault="00000000" w:rsidRPr="00000000" w14:paraId="00000B93">
      <w:pPr>
        <w:spacing w:after="200" w:before="120" w:line="264" w:lineRule="auto"/>
        <w:rPr>
          <w:b w:val="1"/>
          <w:color w:val="323e4f"/>
        </w:rPr>
      </w:pPr>
      <w:r w:rsidDel="00000000" w:rsidR="00000000" w:rsidRPr="00000000">
        <w:rPr>
          <w:b w:val="1"/>
          <w:color w:val="323e4f"/>
          <w:rtl w:val="0"/>
        </w:rPr>
        <w:t xml:space="preserve">Table 91 - J2735OverlayLaneList</w:t>
      </w:r>
    </w:p>
    <w:p w:rsidR="00000000" w:rsidDel="00000000" w:rsidP="00000000" w:rsidRDefault="00000000" w:rsidRPr="00000000" w14:paraId="00000B94">
      <w:pPr>
        <w:pStyle w:val="Heading2"/>
        <w:numPr>
          <w:ilvl w:val="1"/>
          <w:numId w:val="12"/>
        </w:numPr>
        <w:rPr>
          <w:color w:val="2f5496"/>
          <w:sz w:val="26"/>
          <w:szCs w:val="26"/>
        </w:rPr>
      </w:pPr>
      <w:bookmarkStart w:colFirst="0" w:colLast="0" w:name="_heading=h.4lyhbl3l0pwa" w:id="107"/>
      <w:bookmarkEnd w:id="107"/>
      <w:r w:rsidDel="00000000" w:rsidR="00000000" w:rsidRPr="00000000">
        <w:rPr>
          <w:rtl w:val="0"/>
        </w:rPr>
        <w:t xml:space="preserve">J2735RoadSegmentList</w:t>
      </w:r>
    </w:p>
    <w:tbl>
      <w:tblPr>
        <w:tblStyle w:val="Table10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95">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96">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97">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9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roadSegList</w:t>
            </w:r>
          </w:p>
        </w:tc>
        <w:tc>
          <w:tcPr/>
          <w:p w:rsidR="00000000" w:rsidDel="00000000" w:rsidP="00000000" w:rsidRDefault="00000000" w:rsidRPr="00000000" w14:paraId="00000B9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yuwnvfoq1qhb">
              <w:r w:rsidDel="00000000" w:rsidR="00000000" w:rsidRPr="00000000">
                <w:rPr>
                  <w:rFonts w:ascii="Courier New" w:cs="Courier New" w:eastAsia="Courier New" w:hAnsi="Courier New"/>
                  <w:color w:val="1155cc"/>
                  <w:u w:val="single"/>
                  <w:rtl w:val="0"/>
                </w:rPr>
                <w:t xml:space="preserve">J2735RoadSegment</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B9A">
            <w:pPr>
              <w:keepNext w:val="1"/>
              <w:spacing w:after="0" w:before="200" w:line="240" w:lineRule="auto"/>
              <w:jc w:val="both"/>
              <w:rPr/>
            </w:pPr>
            <w:r w:rsidDel="00000000" w:rsidR="00000000" w:rsidRPr="00000000">
              <w:rPr>
                <w:rtl w:val="0"/>
              </w:rPr>
              <w:t xml:space="preserve">Consists of a list of </w:t>
            </w:r>
            <w:r w:rsidDel="00000000" w:rsidR="00000000" w:rsidRPr="00000000">
              <w:rPr>
                <w:rFonts w:ascii="Courier New" w:cs="Courier New" w:eastAsia="Courier New" w:hAnsi="Courier New"/>
                <w:rtl w:val="0"/>
              </w:rPr>
              <w:t xml:space="preserve">J2735RoadSegment </w:t>
            </w:r>
            <w:r w:rsidDel="00000000" w:rsidR="00000000" w:rsidRPr="00000000">
              <w:rPr>
                <w:rtl w:val="0"/>
              </w:rPr>
              <w:t xml:space="preserve">entries. </w:t>
            </w:r>
          </w:p>
        </w:tc>
      </w:tr>
    </w:tbl>
    <w:p w:rsidR="00000000" w:rsidDel="00000000" w:rsidP="00000000" w:rsidRDefault="00000000" w:rsidRPr="00000000" w14:paraId="00000B9B">
      <w:pPr>
        <w:spacing w:after="200" w:before="120" w:line="264" w:lineRule="auto"/>
        <w:rPr>
          <w:b w:val="1"/>
          <w:color w:val="323e4f"/>
        </w:rPr>
      </w:pPr>
      <w:r w:rsidDel="00000000" w:rsidR="00000000" w:rsidRPr="00000000">
        <w:rPr>
          <w:b w:val="1"/>
          <w:color w:val="323e4f"/>
          <w:rtl w:val="0"/>
        </w:rPr>
        <w:t xml:space="preserve">Table 92 - J2735RoadSegmentList</w:t>
      </w:r>
    </w:p>
    <w:p w:rsidR="00000000" w:rsidDel="00000000" w:rsidP="00000000" w:rsidRDefault="00000000" w:rsidRPr="00000000" w14:paraId="00000B9C">
      <w:pPr>
        <w:pStyle w:val="Heading2"/>
        <w:numPr>
          <w:ilvl w:val="1"/>
          <w:numId w:val="12"/>
        </w:numPr>
        <w:rPr>
          <w:color w:val="2f5496"/>
          <w:sz w:val="26"/>
          <w:szCs w:val="26"/>
        </w:rPr>
      </w:pPr>
      <w:bookmarkStart w:colFirst="0" w:colLast="0" w:name="_heading=h.yuwnvfoq1qhb" w:id="108"/>
      <w:bookmarkEnd w:id="108"/>
      <w:r w:rsidDel="00000000" w:rsidR="00000000" w:rsidRPr="00000000">
        <w:rPr>
          <w:rtl w:val="0"/>
        </w:rPr>
        <w:t xml:space="preserve">J2735RoadSegment</w:t>
      </w:r>
    </w:p>
    <w:p w:rsidR="00000000" w:rsidDel="00000000" w:rsidP="00000000" w:rsidRDefault="00000000" w:rsidRPr="00000000" w14:paraId="00000B9D">
      <w:pPr>
        <w:rPr/>
      </w:pPr>
      <w:r w:rsidDel="00000000" w:rsidR="00000000" w:rsidRPr="00000000">
        <w:rPr>
          <w:rtl w:val="0"/>
        </w:rPr>
        <w:t xml:space="preserve">A complete description of a RoadSegment including its geometry and its allowed navigational paths (independent of any additional regulatory restrictions that may apply over time or from user classification) and any current disruptions such as a work zone or incident event.</w:t>
      </w:r>
    </w:p>
    <w:tbl>
      <w:tblPr>
        <w:tblStyle w:val="Table10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9E">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9F">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A0">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BA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BA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BA3">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Optional. Name for intersection geometry.</w:t>
            </w:r>
          </w:p>
        </w:tc>
      </w:tr>
      <w:tr>
        <w:trPr>
          <w:cantSplit w:val="0"/>
          <w:tblHeader w:val="0"/>
        </w:trPr>
        <w:tc>
          <w:tcPr/>
          <w:p w:rsidR="00000000" w:rsidDel="00000000" w:rsidP="00000000" w:rsidRDefault="00000000" w:rsidRPr="00000000" w14:paraId="00000BA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BA5">
            <w:pPr>
              <w:spacing w:after="0" w:before="200" w:line="240" w:lineRule="auto"/>
              <w:jc w:val="both"/>
              <w:rPr>
                <w:rFonts w:ascii="Courier New" w:cs="Courier New" w:eastAsia="Courier New" w:hAnsi="Courier New"/>
              </w:rPr>
            </w:pPr>
            <w:hyperlink w:anchor="_heading=h.57qf18cuyufe">
              <w:r w:rsidDel="00000000" w:rsidR="00000000" w:rsidRPr="00000000">
                <w:rPr>
                  <w:rFonts w:ascii="Courier New" w:cs="Courier New" w:eastAsia="Courier New" w:hAnsi="Courier New"/>
                  <w:color w:val="1155cc"/>
                  <w:u w:val="single"/>
                  <w:rtl w:val="0"/>
                </w:rPr>
                <w:t xml:space="preserve">J2735RoadSegmentReferenceID</w:t>
              </w:r>
            </w:hyperlink>
            <w:r w:rsidDel="00000000" w:rsidR="00000000" w:rsidRPr="00000000">
              <w:rPr>
                <w:rtl w:val="0"/>
              </w:rPr>
            </w:r>
          </w:p>
        </w:tc>
        <w:tc>
          <w:tcPr/>
          <w:p w:rsidR="00000000" w:rsidDel="00000000" w:rsidP="00000000" w:rsidRDefault="00000000" w:rsidRPr="00000000" w14:paraId="00000BA6">
            <w:pPr>
              <w:keepNext w:val="1"/>
              <w:spacing w:after="0" w:before="200" w:line="240" w:lineRule="auto"/>
              <w:jc w:val="both"/>
              <w:rPr/>
            </w:pPr>
            <w:r w:rsidDel="00000000" w:rsidR="00000000" w:rsidRPr="00000000">
              <w:rPr>
                <w:rtl w:val="0"/>
              </w:rPr>
              <w:t xml:space="preserve">A globally unique value set, consisting of a regionID and intersection ID assignment</w:t>
            </w:r>
          </w:p>
        </w:tc>
      </w:tr>
      <w:tr>
        <w:trPr>
          <w:cantSplit w:val="0"/>
          <w:tblHeader w:val="0"/>
        </w:trPr>
        <w:tc>
          <w:tcPr/>
          <w:p w:rsidR="00000000" w:rsidDel="00000000" w:rsidP="00000000" w:rsidRDefault="00000000" w:rsidRPr="00000000" w14:paraId="00000BA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revision</w:t>
            </w:r>
          </w:p>
        </w:tc>
        <w:tc>
          <w:tcPr/>
          <w:p w:rsidR="00000000" w:rsidDel="00000000" w:rsidP="00000000" w:rsidRDefault="00000000" w:rsidRPr="00000000" w14:paraId="00000BA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A9">
            <w:pPr>
              <w:keepNext w:val="1"/>
              <w:spacing w:after="0" w:before="200" w:line="240" w:lineRule="auto"/>
              <w:jc w:val="both"/>
              <w:rPr>
                <w:rFonts w:ascii="Consolas" w:cs="Consolas" w:eastAsia="Consolas" w:hAnsi="Consolas"/>
                <w:b w:val="1"/>
                <w:i w:val="1"/>
                <w:color w:val="0000c0"/>
                <w:sz w:val="20"/>
                <w:szCs w:val="20"/>
              </w:rPr>
            </w:pPr>
            <w:r w:rsidDel="00000000" w:rsidR="00000000" w:rsidRPr="00000000">
              <w:rPr>
                <w:rFonts w:ascii="Consolas" w:cs="Consolas" w:eastAsia="Consolas" w:hAnsi="Consolas"/>
                <w:sz w:val="20"/>
                <w:szCs w:val="20"/>
                <w:rtl w:val="0"/>
              </w:rPr>
              <w:t xml:space="preserve">Revision version for the message intersection.</w:t>
            </w:r>
            <w:r w:rsidDel="00000000" w:rsidR="00000000" w:rsidRPr="00000000">
              <w:rPr>
                <w:rtl w:val="0"/>
              </w:rPr>
            </w:r>
          </w:p>
        </w:tc>
      </w:tr>
      <w:tr>
        <w:trPr>
          <w:cantSplit w:val="0"/>
          <w:tblHeader w:val="0"/>
        </w:trPr>
        <w:tc>
          <w:tcPr/>
          <w:p w:rsidR="00000000" w:rsidDel="00000000" w:rsidP="00000000" w:rsidRDefault="00000000" w:rsidRPr="00000000" w14:paraId="00000BA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refPoint</w:t>
            </w:r>
          </w:p>
        </w:tc>
        <w:tc>
          <w:tcPr/>
          <w:p w:rsidR="00000000" w:rsidDel="00000000" w:rsidP="00000000" w:rsidRDefault="00000000" w:rsidRPr="00000000" w14:paraId="00000BAB">
            <w:pPr>
              <w:spacing w:after="0" w:before="200" w:line="240" w:lineRule="auto"/>
              <w:jc w:val="both"/>
              <w:rPr>
                <w:rFonts w:ascii="Courier New" w:cs="Courier New" w:eastAsia="Courier New" w:hAnsi="Courier New"/>
              </w:rPr>
            </w:pPr>
            <w:hyperlink w:anchor="_heading=h.1pxezwc">
              <w:r w:rsidDel="00000000" w:rsidR="00000000" w:rsidRPr="00000000">
                <w:rPr>
                  <w:rFonts w:ascii="Courier New" w:cs="Courier New" w:eastAsia="Courier New" w:hAnsi="Courier New"/>
                  <w:color w:val="1155cc"/>
                  <w:u w:val="single"/>
                  <w:rtl w:val="0"/>
                </w:rPr>
                <w:t xml:space="preserve">OdePosition3D</w:t>
              </w:r>
            </w:hyperlink>
            <w:r w:rsidDel="00000000" w:rsidR="00000000" w:rsidRPr="00000000">
              <w:rPr>
                <w:rtl w:val="0"/>
              </w:rPr>
            </w:r>
          </w:p>
        </w:tc>
        <w:tc>
          <w:tcPr/>
          <w:p w:rsidR="00000000" w:rsidDel="00000000" w:rsidP="00000000" w:rsidRDefault="00000000" w:rsidRPr="00000000" w14:paraId="00000BAC">
            <w:pPr>
              <w:keepNext w:val="1"/>
              <w:spacing w:after="0" w:before="200" w:line="240" w:lineRule="auto"/>
              <w:jc w:val="both"/>
              <w:rPr/>
            </w:pPr>
            <w:r w:rsidDel="00000000" w:rsidR="00000000" w:rsidRPr="00000000">
              <w:rPr>
                <w:rtl w:val="0"/>
              </w:rPr>
              <w:t xml:space="preserve">The reference from which subsequent data points are offset until a new point is used.</w:t>
            </w:r>
          </w:p>
        </w:tc>
      </w:tr>
      <w:tr>
        <w:trPr>
          <w:cantSplit w:val="0"/>
          <w:tblHeader w:val="0"/>
        </w:trPr>
        <w:tc>
          <w:tcPr/>
          <w:p w:rsidR="00000000" w:rsidDel="00000000" w:rsidP="00000000" w:rsidRDefault="00000000" w:rsidRPr="00000000" w14:paraId="00000BA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laneWidth</w:t>
            </w:r>
          </w:p>
        </w:tc>
        <w:tc>
          <w:tcPr/>
          <w:p w:rsidR="00000000" w:rsidDel="00000000" w:rsidP="00000000" w:rsidRDefault="00000000" w:rsidRPr="00000000" w14:paraId="00000BA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AF">
            <w:pPr>
              <w:keepNext w:val="1"/>
              <w:spacing w:after="0" w:before="200" w:line="240" w:lineRule="auto"/>
              <w:jc w:val="both"/>
              <w:rPr/>
            </w:pPr>
            <w:r w:rsidDel="00000000" w:rsidR="00000000" w:rsidRPr="00000000">
              <w:rPr>
                <w:rFonts w:ascii="Consolas" w:cs="Consolas" w:eastAsia="Consolas" w:hAnsi="Consolas"/>
                <w:sz w:val="20"/>
                <w:szCs w:val="20"/>
                <w:rtl w:val="0"/>
              </w:rPr>
              <w:t xml:space="preserve">Optional. Reference width used by all subsequent lanes unless a new width is given. (cm)</w:t>
            </w:r>
            <w:r w:rsidDel="00000000" w:rsidR="00000000" w:rsidRPr="00000000">
              <w:rPr>
                <w:rtl w:val="0"/>
              </w:rPr>
            </w:r>
          </w:p>
        </w:tc>
      </w:tr>
      <w:tr>
        <w:trPr>
          <w:cantSplit w:val="0"/>
          <w:tblHeader w:val="0"/>
        </w:trPr>
        <w:tc>
          <w:tcPr/>
          <w:p w:rsidR="00000000" w:rsidDel="00000000" w:rsidP="00000000" w:rsidRDefault="00000000" w:rsidRPr="00000000" w14:paraId="00000BB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speedLimits</w:t>
            </w:r>
          </w:p>
        </w:tc>
        <w:tc>
          <w:tcPr/>
          <w:p w:rsidR="00000000" w:rsidDel="00000000" w:rsidP="00000000" w:rsidRDefault="00000000" w:rsidRPr="00000000" w14:paraId="00000BB1">
            <w:pPr>
              <w:spacing w:after="0" w:before="200" w:line="240" w:lineRule="auto"/>
              <w:jc w:val="both"/>
              <w:rPr>
                <w:rFonts w:ascii="Courier New" w:cs="Courier New" w:eastAsia="Courier New" w:hAnsi="Courier New"/>
              </w:rPr>
            </w:pPr>
            <w:hyperlink w:anchor="_heading=h.cpdlfntwva43">
              <w:r w:rsidDel="00000000" w:rsidR="00000000" w:rsidRPr="00000000">
                <w:rPr>
                  <w:rFonts w:ascii="Courier New" w:cs="Courier New" w:eastAsia="Courier New" w:hAnsi="Courier New"/>
                  <w:color w:val="1155cc"/>
                  <w:u w:val="single"/>
                  <w:rtl w:val="0"/>
                </w:rPr>
                <w:t xml:space="preserve">J2735SpeedLimitList</w:t>
              </w:r>
            </w:hyperlink>
            <w:r w:rsidDel="00000000" w:rsidR="00000000" w:rsidRPr="00000000">
              <w:rPr>
                <w:rtl w:val="0"/>
              </w:rPr>
            </w:r>
          </w:p>
        </w:tc>
        <w:tc>
          <w:tcPr/>
          <w:p w:rsidR="00000000" w:rsidDel="00000000" w:rsidP="00000000" w:rsidRDefault="00000000" w:rsidRPr="00000000" w14:paraId="00000BB2">
            <w:pPr>
              <w:keepNext w:val="1"/>
              <w:spacing w:after="0" w:before="200" w:line="240" w:lineRule="auto"/>
              <w:jc w:val="both"/>
              <w:rPr/>
            </w:pPr>
            <w:r w:rsidDel="00000000" w:rsidR="00000000" w:rsidRPr="00000000">
              <w:rPr>
                <w:rFonts w:ascii="Consolas" w:cs="Consolas" w:eastAsia="Consolas" w:hAnsi="Consolas"/>
                <w:sz w:val="20"/>
                <w:szCs w:val="20"/>
                <w:rtl w:val="0"/>
              </w:rPr>
              <w:t xml:space="preserve">Optional. Reference regulatory speed limits used by all subsequent lanes unless a new speed is given</w:t>
            </w:r>
            <w:r w:rsidDel="00000000" w:rsidR="00000000" w:rsidRPr="00000000">
              <w:rPr>
                <w:rtl w:val="0"/>
              </w:rPr>
            </w:r>
          </w:p>
        </w:tc>
      </w:tr>
      <w:tr>
        <w:trPr>
          <w:cantSplit w:val="0"/>
          <w:tblHeader w:val="0"/>
        </w:trPr>
        <w:tc>
          <w:tcPr/>
          <w:p w:rsidR="00000000" w:rsidDel="00000000" w:rsidP="00000000" w:rsidRDefault="00000000" w:rsidRPr="00000000" w14:paraId="00000BB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roadLaneSet</w:t>
            </w:r>
          </w:p>
        </w:tc>
        <w:tc>
          <w:tcPr/>
          <w:p w:rsidR="00000000" w:rsidDel="00000000" w:rsidP="00000000" w:rsidRDefault="00000000" w:rsidRPr="00000000" w14:paraId="00000BB4">
            <w:pPr>
              <w:spacing w:after="0" w:before="200" w:line="240" w:lineRule="auto"/>
              <w:jc w:val="both"/>
              <w:rPr>
                <w:rFonts w:ascii="Courier New" w:cs="Courier New" w:eastAsia="Courier New" w:hAnsi="Courier New"/>
              </w:rPr>
            </w:pPr>
            <w:hyperlink w:anchor="_heading=h.k3am3bxi0gp4">
              <w:r w:rsidDel="00000000" w:rsidR="00000000" w:rsidRPr="00000000">
                <w:rPr>
                  <w:rFonts w:ascii="Courier New" w:cs="Courier New" w:eastAsia="Courier New" w:hAnsi="Courier New"/>
                  <w:color w:val="1155cc"/>
                  <w:u w:val="single"/>
                  <w:rtl w:val="0"/>
                </w:rPr>
                <w:t xml:space="preserve">J2735RoadLaneSetList</w:t>
              </w:r>
            </w:hyperlink>
            <w:r w:rsidDel="00000000" w:rsidR="00000000" w:rsidRPr="00000000">
              <w:rPr>
                <w:rtl w:val="0"/>
              </w:rPr>
            </w:r>
          </w:p>
        </w:tc>
        <w:tc>
          <w:tcPr/>
          <w:p w:rsidR="00000000" w:rsidDel="00000000" w:rsidP="00000000" w:rsidRDefault="00000000" w:rsidRPr="00000000" w14:paraId="00000BB5">
            <w:pPr>
              <w:keepNext w:val="1"/>
              <w:spacing w:after="0" w:before="200" w:line="240" w:lineRule="auto"/>
              <w:jc w:val="both"/>
              <w:rPr/>
            </w:pPr>
            <w:r w:rsidDel="00000000" w:rsidR="00000000" w:rsidRPr="00000000">
              <w:rPr>
                <w:rtl w:val="0"/>
              </w:rPr>
              <w:t xml:space="preserve">Data about one or more lanes.</w:t>
            </w:r>
          </w:p>
        </w:tc>
      </w:tr>
    </w:tbl>
    <w:p w:rsidR="00000000" w:rsidDel="00000000" w:rsidP="00000000" w:rsidRDefault="00000000" w:rsidRPr="00000000" w14:paraId="00000BB6">
      <w:pPr>
        <w:spacing w:after="200" w:before="120" w:line="264" w:lineRule="auto"/>
        <w:rPr>
          <w:b w:val="1"/>
          <w:color w:val="323e4f"/>
        </w:rPr>
      </w:pPr>
      <w:r w:rsidDel="00000000" w:rsidR="00000000" w:rsidRPr="00000000">
        <w:rPr>
          <w:b w:val="1"/>
          <w:color w:val="323e4f"/>
          <w:rtl w:val="0"/>
        </w:rPr>
        <w:t xml:space="preserve">Table 93 - J2735RoadSegment</w:t>
      </w:r>
    </w:p>
    <w:p w:rsidR="00000000" w:rsidDel="00000000" w:rsidP="00000000" w:rsidRDefault="00000000" w:rsidRPr="00000000" w14:paraId="00000BB7">
      <w:pPr>
        <w:pStyle w:val="Heading2"/>
        <w:numPr>
          <w:ilvl w:val="1"/>
          <w:numId w:val="12"/>
        </w:numPr>
        <w:rPr>
          <w:color w:val="2f5496"/>
          <w:sz w:val="26"/>
          <w:szCs w:val="26"/>
        </w:rPr>
      </w:pPr>
      <w:bookmarkStart w:colFirst="0" w:colLast="0" w:name="_heading=h.57qf18cuyufe" w:id="109"/>
      <w:bookmarkEnd w:id="109"/>
      <w:r w:rsidDel="00000000" w:rsidR="00000000" w:rsidRPr="00000000">
        <w:rPr>
          <w:rtl w:val="0"/>
        </w:rPr>
        <w:t xml:space="preserve">J2735RoadSegmentReferenceID</w:t>
      </w:r>
    </w:p>
    <w:p w:rsidR="00000000" w:rsidDel="00000000" w:rsidP="00000000" w:rsidRDefault="00000000" w:rsidRPr="00000000" w14:paraId="00000BB8">
      <w:pPr>
        <w:rPr/>
      </w:pPr>
      <w:r w:rsidDel="00000000" w:rsidR="00000000" w:rsidRPr="00000000">
        <w:rPr>
          <w:rtl w:val="0"/>
        </w:rPr>
        <w:t xml:space="preserve">Used to convey theRoadSegmentID which is unique to a given road segment of interest, and also the RoadRegulatorID assigned to the region in which it is operating.</w:t>
      </w:r>
    </w:p>
    <w:tbl>
      <w:tblPr>
        <w:tblStyle w:val="Table10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B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B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BB">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BB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region</w:t>
            </w:r>
          </w:p>
        </w:tc>
        <w:tc>
          <w:tcPr/>
          <w:p w:rsidR="00000000" w:rsidDel="00000000" w:rsidP="00000000" w:rsidRDefault="00000000" w:rsidRPr="00000000" w14:paraId="00000BB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BE">
            <w:pPr>
              <w:spacing w:after="0" w:before="200" w:line="24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Optional. A globally unique regional assignment value.</w:t>
            </w:r>
          </w:p>
        </w:tc>
      </w:tr>
      <w:tr>
        <w:trPr>
          <w:cantSplit w:val="0"/>
          <w:tblHeader w:val="0"/>
        </w:trPr>
        <w:tc>
          <w:tcPr/>
          <w:p w:rsidR="00000000" w:rsidDel="00000000" w:rsidP="00000000" w:rsidRDefault="00000000" w:rsidRPr="00000000" w14:paraId="00000BB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BC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C1">
            <w:pPr>
              <w:keepNext w:val="1"/>
              <w:spacing w:after="0" w:before="200" w:line="240" w:lineRule="auto"/>
              <w:jc w:val="both"/>
              <w:rPr/>
            </w:pPr>
            <w:r w:rsidDel="00000000" w:rsidR="00000000" w:rsidRPr="00000000">
              <w:rPr>
                <w:rtl w:val="0"/>
              </w:rPr>
              <w:t xml:space="preserve">A unique mapping to the road segment in question within the above region of use during its period of assignment and use. Note that unlike intersectionID values, this value can be reused by the region.</w:t>
            </w:r>
          </w:p>
        </w:tc>
      </w:tr>
    </w:tbl>
    <w:p w:rsidR="00000000" w:rsidDel="00000000" w:rsidP="00000000" w:rsidRDefault="00000000" w:rsidRPr="00000000" w14:paraId="00000BC2">
      <w:pPr>
        <w:spacing w:after="200" w:before="120" w:line="264" w:lineRule="auto"/>
        <w:rPr>
          <w:b w:val="1"/>
          <w:color w:val="323e4f"/>
        </w:rPr>
      </w:pPr>
      <w:r w:rsidDel="00000000" w:rsidR="00000000" w:rsidRPr="00000000">
        <w:rPr>
          <w:b w:val="1"/>
          <w:color w:val="323e4f"/>
          <w:rtl w:val="0"/>
        </w:rPr>
        <w:t xml:space="preserve">Table 94 - J2735RoadSegmentReferenceID</w:t>
      </w:r>
    </w:p>
    <w:p w:rsidR="00000000" w:rsidDel="00000000" w:rsidP="00000000" w:rsidRDefault="00000000" w:rsidRPr="00000000" w14:paraId="00000BC3">
      <w:pPr>
        <w:pStyle w:val="Heading2"/>
        <w:numPr>
          <w:ilvl w:val="1"/>
          <w:numId w:val="12"/>
        </w:numPr>
        <w:rPr>
          <w:color w:val="2f5496"/>
          <w:sz w:val="26"/>
          <w:szCs w:val="26"/>
        </w:rPr>
      </w:pPr>
      <w:bookmarkStart w:colFirst="0" w:colLast="0" w:name="_heading=h.k3am3bxi0gp4" w:id="110"/>
      <w:bookmarkEnd w:id="110"/>
      <w:r w:rsidDel="00000000" w:rsidR="00000000" w:rsidRPr="00000000">
        <w:rPr>
          <w:rtl w:val="0"/>
        </w:rPr>
        <w:t xml:space="preserve">J2735RoadLaneSetList</w:t>
      </w:r>
    </w:p>
    <w:tbl>
      <w:tblPr>
        <w:tblStyle w:val="Table11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C4">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C5">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C6">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C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roadLanes</w:t>
            </w:r>
          </w:p>
        </w:tc>
        <w:tc>
          <w:tcPr/>
          <w:p w:rsidR="00000000" w:rsidDel="00000000" w:rsidP="00000000" w:rsidRDefault="00000000" w:rsidRPr="00000000" w14:paraId="00000BC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5cpvpqua2j88">
              <w:r w:rsidDel="00000000" w:rsidR="00000000" w:rsidRPr="00000000">
                <w:rPr>
                  <w:rFonts w:ascii="Courier New" w:cs="Courier New" w:eastAsia="Courier New" w:hAnsi="Courier New"/>
                  <w:color w:val="1155cc"/>
                  <w:u w:val="single"/>
                  <w:rtl w:val="0"/>
                </w:rPr>
                <w:t xml:space="preserve">J2735GenericLane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BC9">
            <w:pPr>
              <w:keepNext w:val="1"/>
              <w:spacing w:after="0" w:before="200" w:line="240" w:lineRule="auto"/>
              <w:jc w:val="both"/>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roadLanes </w:t>
            </w:r>
            <w:r w:rsidDel="00000000" w:rsidR="00000000" w:rsidRPr="00000000">
              <w:rPr>
                <w:rtl w:val="0"/>
              </w:rPr>
              <w:t xml:space="preserve">data frame consists of a list of GenericLane entries. </w:t>
            </w:r>
          </w:p>
        </w:tc>
      </w:tr>
    </w:tbl>
    <w:p w:rsidR="00000000" w:rsidDel="00000000" w:rsidP="00000000" w:rsidRDefault="00000000" w:rsidRPr="00000000" w14:paraId="00000BCA">
      <w:pPr>
        <w:spacing w:after="200" w:before="120" w:line="264" w:lineRule="auto"/>
        <w:rPr>
          <w:b w:val="1"/>
          <w:color w:val="323e4f"/>
        </w:rPr>
      </w:pPr>
      <w:r w:rsidDel="00000000" w:rsidR="00000000" w:rsidRPr="00000000">
        <w:rPr>
          <w:b w:val="1"/>
          <w:color w:val="323e4f"/>
          <w:rtl w:val="0"/>
        </w:rPr>
        <w:t xml:space="preserve">Table 95 - J2735RoadLaneSetList</w:t>
      </w:r>
    </w:p>
    <w:p w:rsidR="00000000" w:rsidDel="00000000" w:rsidP="00000000" w:rsidRDefault="00000000" w:rsidRPr="00000000" w14:paraId="00000BCB">
      <w:pPr>
        <w:pStyle w:val="Heading2"/>
        <w:numPr>
          <w:ilvl w:val="1"/>
          <w:numId w:val="12"/>
        </w:numPr>
        <w:rPr>
          <w:color w:val="2f5496"/>
          <w:sz w:val="26"/>
          <w:szCs w:val="26"/>
        </w:rPr>
      </w:pPr>
      <w:bookmarkStart w:colFirst="0" w:colLast="0" w:name="_heading=h.k7dxxhiwccg2" w:id="111"/>
      <w:bookmarkEnd w:id="111"/>
      <w:r w:rsidDel="00000000" w:rsidR="00000000" w:rsidRPr="00000000">
        <w:rPr>
          <w:rtl w:val="0"/>
        </w:rPr>
        <w:t xml:space="preserve">J2735DataParameters</w:t>
      </w:r>
    </w:p>
    <w:p w:rsidR="00000000" w:rsidDel="00000000" w:rsidP="00000000" w:rsidRDefault="00000000" w:rsidRPr="00000000" w14:paraId="00000BCC">
      <w:pPr>
        <w:ind w:left="0" w:firstLine="0"/>
        <w:rPr/>
      </w:pPr>
      <w:r w:rsidDel="00000000" w:rsidR="00000000" w:rsidRPr="00000000">
        <w:rPr>
          <w:rtl w:val="0"/>
        </w:rPr>
        <w:t xml:space="preserve">Used to provide basic (static) information on how a map fragment was processed or determined.</w:t>
      </w:r>
      <w:r w:rsidDel="00000000" w:rsidR="00000000" w:rsidRPr="00000000">
        <w:rPr>
          <w:rtl w:val="0"/>
        </w:rPr>
      </w:r>
    </w:p>
    <w:tbl>
      <w:tblPr>
        <w:tblStyle w:val="Table11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CD">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CE">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CF">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D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processMethod</w:t>
            </w:r>
          </w:p>
        </w:tc>
        <w:tc>
          <w:tcPr/>
          <w:p w:rsidR="00000000" w:rsidDel="00000000" w:rsidP="00000000" w:rsidRDefault="00000000" w:rsidRPr="00000000" w14:paraId="00000BD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BD2">
            <w:pPr>
              <w:keepNext w:val="1"/>
              <w:spacing w:after="0" w:before="200" w:line="240" w:lineRule="auto"/>
              <w:jc w:val="both"/>
              <w:rPr/>
            </w:pPr>
            <w:r w:rsidDel="00000000" w:rsidR="00000000" w:rsidRPr="00000000">
              <w:rPr>
                <w:rtl w:val="0"/>
              </w:rPr>
              <w:t xml:space="preserve">Optional. Details how the message was processed.</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BD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processAgency</w:t>
            </w:r>
          </w:p>
        </w:tc>
        <w:tc>
          <w:tcPr/>
          <w:p w:rsidR="00000000" w:rsidDel="00000000" w:rsidP="00000000" w:rsidRDefault="00000000" w:rsidRPr="00000000" w14:paraId="00000BD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BD5">
            <w:pPr>
              <w:keepNext w:val="1"/>
              <w:spacing w:after="0" w:before="200" w:line="240" w:lineRule="auto"/>
              <w:jc w:val="both"/>
              <w:rPr/>
            </w:pPr>
            <w:r w:rsidDel="00000000" w:rsidR="00000000" w:rsidRPr="00000000">
              <w:rPr>
                <w:rtl w:val="0"/>
              </w:rPr>
              <w:t xml:space="preserve">Optional. Details which agency performed the processing of the message.</w:t>
            </w:r>
          </w:p>
        </w:tc>
      </w:tr>
      <w:tr>
        <w:trPr>
          <w:cantSplit w:val="0"/>
          <w:trHeight w:val="675" w:hRule="atLeast"/>
          <w:tblHeader w:val="0"/>
        </w:trPr>
        <w:tc>
          <w:tcPr/>
          <w:p w:rsidR="00000000" w:rsidDel="00000000" w:rsidP="00000000" w:rsidRDefault="00000000" w:rsidRPr="00000000" w14:paraId="00000BD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lastCheckedDate</w:t>
            </w:r>
          </w:p>
        </w:tc>
        <w:tc>
          <w:tcPr/>
          <w:p w:rsidR="00000000" w:rsidDel="00000000" w:rsidP="00000000" w:rsidRDefault="00000000" w:rsidRPr="00000000" w14:paraId="00000BD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BD8">
            <w:pPr>
              <w:keepNext w:val="1"/>
              <w:spacing w:after="0" w:before="200" w:line="240" w:lineRule="auto"/>
              <w:jc w:val="both"/>
              <w:rPr/>
            </w:pPr>
            <w:r w:rsidDel="00000000" w:rsidR="00000000" w:rsidRPr="00000000">
              <w:rPr>
                <w:rtl w:val="0"/>
              </w:rPr>
              <w:t xml:space="preserve">Optional. Details the last checked date.</w:t>
            </w:r>
          </w:p>
        </w:tc>
      </w:tr>
      <w:tr>
        <w:trPr>
          <w:cantSplit w:val="0"/>
          <w:trHeight w:val="675" w:hRule="atLeast"/>
          <w:tblHeader w:val="0"/>
        </w:trPr>
        <w:tc>
          <w:tcPr/>
          <w:p w:rsidR="00000000" w:rsidDel="00000000" w:rsidP="00000000" w:rsidRDefault="00000000" w:rsidRPr="00000000" w14:paraId="00000BD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geoidUsed</w:t>
            </w:r>
          </w:p>
        </w:tc>
        <w:tc>
          <w:tcPr/>
          <w:p w:rsidR="00000000" w:rsidDel="00000000" w:rsidP="00000000" w:rsidRDefault="00000000" w:rsidRPr="00000000" w14:paraId="00000BD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BDB">
            <w:pPr>
              <w:keepNext w:val="1"/>
              <w:spacing w:after="0" w:before="200" w:line="240" w:lineRule="auto"/>
              <w:jc w:val="both"/>
              <w:rPr/>
            </w:pPr>
            <w:r w:rsidDel="00000000" w:rsidR="00000000" w:rsidRPr="00000000">
              <w:rPr>
                <w:rtl w:val="0"/>
              </w:rPr>
              <w:t xml:space="preserve">Optional. Details the geoid used.</w:t>
            </w:r>
          </w:p>
        </w:tc>
      </w:tr>
    </w:tbl>
    <w:p w:rsidR="00000000" w:rsidDel="00000000" w:rsidP="00000000" w:rsidRDefault="00000000" w:rsidRPr="00000000" w14:paraId="00000BDC">
      <w:pPr>
        <w:spacing w:after="200" w:before="120" w:line="264" w:lineRule="auto"/>
        <w:rPr>
          <w:b w:val="1"/>
          <w:color w:val="323e4f"/>
        </w:rPr>
      </w:pPr>
      <w:r w:rsidDel="00000000" w:rsidR="00000000" w:rsidRPr="00000000">
        <w:rPr>
          <w:b w:val="1"/>
          <w:color w:val="323e4f"/>
          <w:rtl w:val="0"/>
        </w:rPr>
        <w:t xml:space="preserve">Table 96 - J2735DataParameters</w:t>
      </w:r>
    </w:p>
    <w:p w:rsidR="00000000" w:rsidDel="00000000" w:rsidP="00000000" w:rsidRDefault="00000000" w:rsidRPr="00000000" w14:paraId="00000BDD">
      <w:pPr>
        <w:pStyle w:val="Heading2"/>
        <w:numPr>
          <w:ilvl w:val="1"/>
          <w:numId w:val="12"/>
        </w:numPr>
        <w:rPr>
          <w:color w:val="2f5496"/>
          <w:sz w:val="26"/>
          <w:szCs w:val="26"/>
        </w:rPr>
      </w:pPr>
      <w:bookmarkStart w:colFirst="0" w:colLast="0" w:name="_heading=h.k2pz0tsqwjec" w:id="112"/>
      <w:bookmarkEnd w:id="112"/>
      <w:r w:rsidDel="00000000" w:rsidR="00000000" w:rsidRPr="00000000">
        <w:rPr>
          <w:rtl w:val="0"/>
        </w:rPr>
        <w:t xml:space="preserve">J2735RestrictionClassList</w:t>
      </w:r>
    </w:p>
    <w:p w:rsidR="00000000" w:rsidDel="00000000" w:rsidP="00000000" w:rsidRDefault="00000000" w:rsidRPr="00000000" w14:paraId="00000BDE">
      <w:pPr>
        <w:ind w:left="0" w:firstLine="0"/>
        <w:rPr/>
      </w:pPr>
      <w:r w:rsidDel="00000000" w:rsidR="00000000" w:rsidRPr="00000000">
        <w:rPr>
          <w:rtl w:val="0"/>
        </w:rPr>
        <w:t xml:space="preserve">Used to enumerate a list of user classes which belong to a given assigned index. The resulting collection is treated as a group by the signal controller when it issues movement data (signal phase information) with the GroupID for this group. This data frame is typically static for long periods of time (months) and conveyed to the user by means of the MAP message.</w:t>
      </w:r>
      <w:r w:rsidDel="00000000" w:rsidR="00000000" w:rsidRPr="00000000">
        <w:rPr>
          <w:rtl w:val="0"/>
        </w:rPr>
      </w:r>
    </w:p>
    <w:tbl>
      <w:tblPr>
        <w:tblStyle w:val="Table112"/>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DF">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E0">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E1">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E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restrictionList</w:t>
            </w:r>
          </w:p>
        </w:tc>
        <w:tc>
          <w:tcPr/>
          <w:p w:rsidR="00000000" w:rsidDel="00000000" w:rsidP="00000000" w:rsidRDefault="00000000" w:rsidRPr="00000000" w14:paraId="00000BE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b1edqwht4h6y">
              <w:r w:rsidDel="00000000" w:rsidR="00000000" w:rsidRPr="00000000">
                <w:rPr>
                  <w:rFonts w:ascii="Courier New" w:cs="Courier New" w:eastAsia="Courier New" w:hAnsi="Courier New"/>
                  <w:color w:val="1155cc"/>
                  <w:u w:val="single"/>
                  <w:rtl w:val="0"/>
                </w:rPr>
                <w:t xml:space="preserve">J2735RestrictionClassAssignment</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BE4">
            <w:pPr>
              <w:keepNext w:val="1"/>
              <w:spacing w:after="0" w:before="200" w:line="240" w:lineRule="auto"/>
              <w:jc w:val="both"/>
              <w:rPr/>
            </w:pPr>
            <w:r w:rsidDel="00000000" w:rsidR="00000000" w:rsidRPr="00000000">
              <w:rPr>
                <w:rtl w:val="0"/>
              </w:rPr>
              <w:t xml:space="preserve">The restrictionList data frame consists of a list of RestrictionClassAssignmnet entries. </w:t>
            </w:r>
          </w:p>
        </w:tc>
      </w:tr>
    </w:tbl>
    <w:p w:rsidR="00000000" w:rsidDel="00000000" w:rsidP="00000000" w:rsidRDefault="00000000" w:rsidRPr="00000000" w14:paraId="00000BE5">
      <w:pPr>
        <w:spacing w:after="200" w:before="120" w:line="264" w:lineRule="auto"/>
        <w:rPr>
          <w:b w:val="1"/>
          <w:color w:val="323e4f"/>
        </w:rPr>
      </w:pPr>
      <w:r w:rsidDel="00000000" w:rsidR="00000000" w:rsidRPr="00000000">
        <w:rPr>
          <w:b w:val="1"/>
          <w:color w:val="323e4f"/>
          <w:rtl w:val="0"/>
        </w:rPr>
        <w:t xml:space="preserve">Table 97 - J2735RestrictionClassList</w:t>
      </w:r>
    </w:p>
    <w:p w:rsidR="00000000" w:rsidDel="00000000" w:rsidP="00000000" w:rsidRDefault="00000000" w:rsidRPr="00000000" w14:paraId="00000BE6">
      <w:pPr>
        <w:pStyle w:val="Heading2"/>
        <w:numPr>
          <w:ilvl w:val="1"/>
          <w:numId w:val="12"/>
        </w:numPr>
        <w:rPr>
          <w:color w:val="2f5496"/>
          <w:sz w:val="26"/>
          <w:szCs w:val="26"/>
        </w:rPr>
      </w:pPr>
      <w:bookmarkStart w:colFirst="0" w:colLast="0" w:name="_heading=h.b1edqwht4h6y" w:id="113"/>
      <w:bookmarkEnd w:id="113"/>
      <w:r w:rsidDel="00000000" w:rsidR="00000000" w:rsidRPr="00000000">
        <w:rPr>
          <w:rtl w:val="0"/>
        </w:rPr>
        <w:t xml:space="preserve">J2735RestrictionClassAssignment</w:t>
      </w:r>
    </w:p>
    <w:tbl>
      <w:tblPr>
        <w:tblStyle w:val="Table11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E7">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E8">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E9">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E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BE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BEC">
            <w:pPr>
              <w:keepNext w:val="1"/>
              <w:spacing w:after="0" w:before="200" w:line="240" w:lineRule="auto"/>
              <w:jc w:val="both"/>
              <w:rPr/>
            </w:pPr>
            <w:r w:rsidDel="00000000" w:rsidR="00000000" w:rsidRPr="00000000">
              <w:rPr>
                <w:rtl w:val="0"/>
              </w:rPr>
              <w:t xml:space="preserve">The unique value (within an intersection or local region) that is assigned to this group of users.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BE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users</w:t>
            </w:r>
          </w:p>
        </w:tc>
        <w:tc>
          <w:tcPr/>
          <w:p w:rsidR="00000000" w:rsidDel="00000000" w:rsidP="00000000" w:rsidRDefault="00000000" w:rsidRPr="00000000" w14:paraId="00000BEE">
            <w:pPr>
              <w:spacing w:after="0" w:before="200" w:line="240" w:lineRule="auto"/>
              <w:jc w:val="both"/>
              <w:rPr>
                <w:rFonts w:ascii="Courier New" w:cs="Courier New" w:eastAsia="Courier New" w:hAnsi="Courier New"/>
              </w:rPr>
            </w:pPr>
            <w:hyperlink w:anchor="_heading=h.hlrfua9q0ohk">
              <w:r w:rsidDel="00000000" w:rsidR="00000000" w:rsidRPr="00000000">
                <w:rPr>
                  <w:rFonts w:ascii="Courier New" w:cs="Courier New" w:eastAsia="Courier New" w:hAnsi="Courier New"/>
                  <w:color w:val="1155cc"/>
                  <w:u w:val="single"/>
                  <w:rtl w:val="0"/>
                </w:rPr>
                <w:t xml:space="preserve">J2735RestrictionUserTypeList</w:t>
              </w:r>
            </w:hyperlink>
            <w:r w:rsidDel="00000000" w:rsidR="00000000" w:rsidRPr="00000000">
              <w:rPr>
                <w:rtl w:val="0"/>
              </w:rPr>
            </w:r>
          </w:p>
        </w:tc>
        <w:tc>
          <w:tcPr/>
          <w:p w:rsidR="00000000" w:rsidDel="00000000" w:rsidP="00000000" w:rsidRDefault="00000000" w:rsidRPr="00000000" w14:paraId="00000BEF">
            <w:pPr>
              <w:keepNext w:val="1"/>
              <w:spacing w:after="0" w:before="200" w:line="240" w:lineRule="auto"/>
              <w:jc w:val="both"/>
              <w:rPr/>
            </w:pPr>
            <w:r w:rsidDel="00000000" w:rsidR="00000000" w:rsidRPr="00000000">
              <w:rPr>
                <w:rtl w:val="0"/>
              </w:rPr>
              <w:t xml:space="preserve">The list of user types/classes to which this restriction ID applies.</w:t>
            </w:r>
          </w:p>
        </w:tc>
      </w:tr>
    </w:tbl>
    <w:p w:rsidR="00000000" w:rsidDel="00000000" w:rsidP="00000000" w:rsidRDefault="00000000" w:rsidRPr="00000000" w14:paraId="00000BF0">
      <w:pPr>
        <w:spacing w:after="200" w:before="120" w:line="264" w:lineRule="auto"/>
        <w:rPr>
          <w:b w:val="1"/>
          <w:color w:val="323e4f"/>
        </w:rPr>
      </w:pPr>
      <w:r w:rsidDel="00000000" w:rsidR="00000000" w:rsidRPr="00000000">
        <w:rPr>
          <w:b w:val="1"/>
          <w:color w:val="323e4f"/>
          <w:rtl w:val="0"/>
        </w:rPr>
        <w:t xml:space="preserve">Table 98 - J2735RestrictionClassAssignment</w:t>
      </w:r>
    </w:p>
    <w:p w:rsidR="00000000" w:rsidDel="00000000" w:rsidP="00000000" w:rsidRDefault="00000000" w:rsidRPr="00000000" w14:paraId="00000BF1">
      <w:pPr>
        <w:pStyle w:val="Heading2"/>
        <w:numPr>
          <w:ilvl w:val="1"/>
          <w:numId w:val="12"/>
        </w:numPr>
        <w:rPr>
          <w:color w:val="2f5496"/>
          <w:sz w:val="26"/>
          <w:szCs w:val="26"/>
        </w:rPr>
      </w:pPr>
      <w:bookmarkStart w:colFirst="0" w:colLast="0" w:name="_heading=h.hlrfua9q0ohk" w:id="114"/>
      <w:bookmarkEnd w:id="114"/>
      <w:r w:rsidDel="00000000" w:rsidR="00000000" w:rsidRPr="00000000">
        <w:rPr>
          <w:rtl w:val="0"/>
        </w:rPr>
        <w:t xml:space="preserve">J2735RestrictionUserTypeList</w:t>
      </w:r>
    </w:p>
    <w:tbl>
      <w:tblPr>
        <w:tblStyle w:val="Table114"/>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F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F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F4">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F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restrictionUserType</w:t>
            </w:r>
          </w:p>
        </w:tc>
        <w:tc>
          <w:tcPr/>
          <w:p w:rsidR="00000000" w:rsidDel="00000000" w:rsidP="00000000" w:rsidRDefault="00000000" w:rsidRPr="00000000" w14:paraId="00000BF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5pmvk7l4dugw">
              <w:r w:rsidDel="00000000" w:rsidR="00000000" w:rsidRPr="00000000">
                <w:rPr>
                  <w:rFonts w:ascii="Courier New" w:cs="Courier New" w:eastAsia="Courier New" w:hAnsi="Courier New"/>
                  <w:color w:val="1155cc"/>
                  <w:u w:val="single"/>
                  <w:rtl w:val="0"/>
                </w:rPr>
                <w:t xml:space="preserve">J2735RestrictionUserType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BF7">
            <w:pPr>
              <w:keepNext w:val="1"/>
              <w:spacing w:after="0" w:before="200" w:line="240" w:lineRule="auto"/>
              <w:jc w:val="both"/>
              <w:rPr/>
            </w:pPr>
            <w:r w:rsidDel="00000000" w:rsidR="00000000" w:rsidRPr="00000000">
              <w:rPr>
                <w:rtl w:val="0"/>
              </w:rPr>
              <w:t xml:space="preserve">Consists of a list of RestrictionUserType entries</w:t>
            </w:r>
            <w:r w:rsidDel="00000000" w:rsidR="00000000" w:rsidRPr="00000000">
              <w:rPr>
                <w:rtl w:val="0"/>
              </w:rPr>
              <w:t xml:space="preserve">. </w:t>
            </w:r>
          </w:p>
        </w:tc>
      </w:tr>
    </w:tbl>
    <w:p w:rsidR="00000000" w:rsidDel="00000000" w:rsidP="00000000" w:rsidRDefault="00000000" w:rsidRPr="00000000" w14:paraId="00000BF8">
      <w:pPr>
        <w:spacing w:after="200" w:before="120" w:line="264" w:lineRule="auto"/>
        <w:rPr>
          <w:b w:val="1"/>
          <w:color w:val="323e4f"/>
        </w:rPr>
      </w:pPr>
      <w:r w:rsidDel="00000000" w:rsidR="00000000" w:rsidRPr="00000000">
        <w:rPr>
          <w:b w:val="1"/>
          <w:color w:val="323e4f"/>
          <w:rtl w:val="0"/>
        </w:rPr>
        <w:t xml:space="preserve">Table 99 - J2735RestrictionUserTypeList</w:t>
      </w:r>
    </w:p>
    <w:p w:rsidR="00000000" w:rsidDel="00000000" w:rsidP="00000000" w:rsidRDefault="00000000" w:rsidRPr="00000000" w14:paraId="00000BF9">
      <w:pPr>
        <w:pStyle w:val="Heading2"/>
        <w:numPr>
          <w:ilvl w:val="1"/>
          <w:numId w:val="12"/>
        </w:numPr>
        <w:rPr>
          <w:color w:val="2f5496"/>
          <w:sz w:val="26"/>
          <w:szCs w:val="26"/>
        </w:rPr>
      </w:pPr>
      <w:bookmarkStart w:colFirst="0" w:colLast="0" w:name="_heading=h.5pmvk7l4dugw" w:id="115"/>
      <w:bookmarkEnd w:id="115"/>
      <w:r w:rsidDel="00000000" w:rsidR="00000000" w:rsidRPr="00000000">
        <w:rPr>
          <w:rtl w:val="0"/>
        </w:rPr>
        <w:t xml:space="preserve">J2735RestrictionUserType</w:t>
      </w:r>
    </w:p>
    <w:p w:rsidR="00000000" w:rsidDel="00000000" w:rsidP="00000000" w:rsidRDefault="00000000" w:rsidRPr="00000000" w14:paraId="00000BFA">
      <w:pPr>
        <w:ind w:left="0" w:firstLine="0"/>
        <w:rPr/>
      </w:pPr>
      <w:r w:rsidDel="00000000" w:rsidR="00000000" w:rsidRPr="00000000">
        <w:rPr>
          <w:rtl w:val="0"/>
        </w:rPr>
        <w:t xml:space="preserve">Used to provide a means to select one, and only one, user type or class from a number of well-known lists. The selected entry is then used in the overall Restriction Class assignment process.</w:t>
      </w:r>
      <w:r w:rsidDel="00000000" w:rsidR="00000000" w:rsidRPr="00000000">
        <w:rPr>
          <w:rtl w:val="0"/>
        </w:rPr>
      </w:r>
    </w:p>
    <w:tbl>
      <w:tblPr>
        <w:tblStyle w:val="Table11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BFB">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BFC">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BFD">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BF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basicType</w:t>
            </w:r>
          </w:p>
        </w:tc>
        <w:tc>
          <w:tcPr/>
          <w:p w:rsidR="00000000" w:rsidDel="00000000" w:rsidP="00000000" w:rsidRDefault="00000000" w:rsidRPr="00000000" w14:paraId="00000BF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J2735RestrictionAppliesTo</w:t>
            </w:r>
          </w:p>
        </w:tc>
        <w:tc>
          <w:tcPr/>
          <w:p w:rsidR="00000000" w:rsidDel="00000000" w:rsidP="00000000" w:rsidRDefault="00000000" w:rsidRPr="00000000" w14:paraId="00000C00">
            <w:pPr>
              <w:keepNext w:val="1"/>
              <w:spacing w:after="0" w:before="200" w:line="240" w:lineRule="auto"/>
              <w:jc w:val="both"/>
              <w:rPr/>
            </w:pPr>
            <w:r w:rsidDel="00000000" w:rsidR="00000000" w:rsidRPr="00000000">
              <w:rPr>
                <w:rtl w:val="0"/>
              </w:rPr>
              <w:t xml:space="preserve">A set of the most commonly used types</w:t>
            </w:r>
            <w:r w:rsidDel="00000000" w:rsidR="00000000" w:rsidRPr="00000000">
              <w:rPr>
                <w:rtl w:val="0"/>
              </w:rPr>
              <w:t xml:space="preserve">.</w:t>
            </w:r>
          </w:p>
          <w:p w:rsidR="00000000" w:rsidDel="00000000" w:rsidP="00000000" w:rsidRDefault="00000000" w:rsidRPr="00000000" w14:paraId="00000C01">
            <w:pPr>
              <w:keepNext w:val="1"/>
              <w:rPr/>
            </w:pPr>
            <w:r w:rsidDel="00000000" w:rsidR="00000000" w:rsidRPr="00000000">
              <w:rPr>
                <w:rtl w:val="0"/>
              </w:rPr>
              <w:t xml:space="preserve">Single constant from enumeration below:</w:t>
            </w:r>
          </w:p>
          <w:p w:rsidR="00000000" w:rsidDel="00000000" w:rsidP="00000000" w:rsidRDefault="00000000" w:rsidRPr="00000000" w14:paraId="00000C02">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none</w:t>
            </w:r>
          </w:p>
          <w:p w:rsidR="00000000" w:rsidDel="00000000" w:rsidP="00000000" w:rsidRDefault="00000000" w:rsidRPr="00000000" w14:paraId="00000C03">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equippedTransit</w:t>
            </w:r>
          </w:p>
          <w:p w:rsidR="00000000" w:rsidDel="00000000" w:rsidP="00000000" w:rsidRDefault="00000000" w:rsidRPr="00000000" w14:paraId="00000C04">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equippedTaxis</w:t>
            </w:r>
          </w:p>
          <w:p w:rsidR="00000000" w:rsidDel="00000000" w:rsidP="00000000" w:rsidRDefault="00000000" w:rsidRPr="00000000" w14:paraId="00000C05">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equippedOther</w:t>
            </w:r>
          </w:p>
          <w:p w:rsidR="00000000" w:rsidDel="00000000" w:rsidP="00000000" w:rsidRDefault="00000000" w:rsidRPr="00000000" w14:paraId="00000C06">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emissionCompliant</w:t>
            </w:r>
          </w:p>
          <w:p w:rsidR="00000000" w:rsidDel="00000000" w:rsidP="00000000" w:rsidRDefault="00000000" w:rsidRPr="00000000" w14:paraId="00000C07">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equippedBicycle</w:t>
            </w:r>
          </w:p>
          <w:p w:rsidR="00000000" w:rsidDel="00000000" w:rsidP="00000000" w:rsidRDefault="00000000" w:rsidRPr="00000000" w14:paraId="00000C08">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weightCompliant</w:t>
            </w:r>
          </w:p>
          <w:p w:rsidR="00000000" w:rsidDel="00000000" w:rsidP="00000000" w:rsidRDefault="00000000" w:rsidRPr="00000000" w14:paraId="00000C09">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heightCompliant</w:t>
            </w:r>
          </w:p>
          <w:p w:rsidR="00000000" w:rsidDel="00000000" w:rsidP="00000000" w:rsidRDefault="00000000" w:rsidRPr="00000000" w14:paraId="00000C0A">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pedestrians</w:t>
            </w:r>
          </w:p>
          <w:p w:rsidR="00000000" w:rsidDel="00000000" w:rsidP="00000000" w:rsidRDefault="00000000" w:rsidRPr="00000000" w14:paraId="00000C0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slowMovingPersons</w:t>
            </w:r>
          </w:p>
          <w:p w:rsidR="00000000" w:rsidDel="00000000" w:rsidP="00000000" w:rsidRDefault="00000000" w:rsidRPr="00000000" w14:paraId="00000C0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wheelchairUsers</w:t>
            </w:r>
          </w:p>
          <w:p w:rsidR="00000000" w:rsidDel="00000000" w:rsidP="00000000" w:rsidRDefault="00000000" w:rsidRPr="00000000" w14:paraId="00000C0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visualDisabilities</w:t>
            </w:r>
          </w:p>
          <w:p w:rsidR="00000000" w:rsidDel="00000000" w:rsidP="00000000" w:rsidRDefault="00000000" w:rsidRPr="00000000" w14:paraId="00000C0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audioDisabilities</w:t>
            </w:r>
          </w:p>
          <w:p w:rsidR="00000000" w:rsidDel="00000000" w:rsidP="00000000" w:rsidRDefault="00000000" w:rsidRPr="00000000" w14:paraId="00000C0F">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otherUnknownDisabilities</w:t>
            </w:r>
          </w:p>
        </w:tc>
      </w:tr>
    </w:tbl>
    <w:p w:rsidR="00000000" w:rsidDel="00000000" w:rsidP="00000000" w:rsidRDefault="00000000" w:rsidRPr="00000000" w14:paraId="00000C10">
      <w:pPr>
        <w:spacing w:after="200" w:before="120" w:line="264" w:lineRule="auto"/>
        <w:rPr>
          <w:b w:val="1"/>
          <w:color w:val="323e4f"/>
        </w:rPr>
      </w:pPr>
      <w:r w:rsidDel="00000000" w:rsidR="00000000" w:rsidRPr="00000000">
        <w:rPr>
          <w:b w:val="1"/>
          <w:color w:val="323e4f"/>
          <w:rtl w:val="0"/>
        </w:rPr>
        <w:t xml:space="preserve">Table 100 - J2735RestrictionUserType</w:t>
      </w:r>
    </w:p>
    <w:p w:rsidR="00000000" w:rsidDel="00000000" w:rsidP="00000000" w:rsidRDefault="00000000" w:rsidRPr="00000000" w14:paraId="00000C11">
      <w:pPr>
        <w:pStyle w:val="Heading1"/>
        <w:numPr>
          <w:ilvl w:val="0"/>
          <w:numId w:val="12"/>
        </w:numPr>
        <w:rPr>
          <w:color w:val="2f5496"/>
          <w:sz w:val="32"/>
          <w:szCs w:val="32"/>
        </w:rPr>
      </w:pPr>
      <w:bookmarkStart w:colFirst="0" w:colLast="0" w:name="_heading=h.fcwgn4ochl7" w:id="116"/>
      <w:bookmarkEnd w:id="116"/>
      <w:r w:rsidDel="00000000" w:rsidR="00000000" w:rsidRPr="00000000">
        <w:rPr>
          <w:rtl w:val="0"/>
        </w:rPr>
        <w:t xml:space="preserve">OdeSrmPayload</w:t>
      </w:r>
    </w:p>
    <w:p w:rsidR="00000000" w:rsidDel="00000000" w:rsidP="00000000" w:rsidRDefault="00000000" w:rsidRPr="00000000" w14:paraId="00000C12">
      <w:pPr>
        <w:rPr/>
      </w:pPr>
      <w:r w:rsidDel="00000000" w:rsidR="00000000" w:rsidRPr="00000000">
        <w:rPr>
          <w:rtl w:val="0"/>
        </w:rPr>
        <w:t xml:space="preserve">The signal request message (SRM) is used for either a priority signal request or a preemption signal request depending on the way each request is set. Each request defines a path through the intersection which is desired in terms of lanes and approaches to be used. Each request can also contain the time of arrival and the expected duration of the service.</w:t>
      </w:r>
    </w:p>
    <w:tbl>
      <w:tblPr>
        <w:tblStyle w:val="Table11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13">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14">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15">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C1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p w:rsidR="00000000" w:rsidDel="00000000" w:rsidP="00000000" w:rsidRDefault="00000000" w:rsidRPr="00000000" w14:paraId="00000C1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18">
            <w:pPr>
              <w:spacing w:after="0" w:before="200" w:line="240" w:lineRule="auto"/>
              <w:jc w:val="both"/>
              <w:rPr/>
            </w:pPr>
            <w:r w:rsidDel="00000000" w:rsidR="00000000" w:rsidRPr="00000000">
              <w:rPr>
                <w:rtl w:val="0"/>
              </w:rPr>
              <w:t xml:space="preserve">Optional. Integer representing the minute of the year in UTC.</w:t>
            </w:r>
          </w:p>
        </w:tc>
      </w:tr>
      <w:tr>
        <w:trPr>
          <w:cantSplit w:val="0"/>
          <w:tblHeader w:val="0"/>
        </w:trPr>
        <w:tc>
          <w:tcPr/>
          <w:p w:rsidR="00000000" w:rsidDel="00000000" w:rsidP="00000000" w:rsidRDefault="00000000" w:rsidRPr="00000000" w14:paraId="00000C1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second</w:t>
            </w:r>
          </w:p>
        </w:tc>
        <w:tc>
          <w:tcPr/>
          <w:p w:rsidR="00000000" w:rsidDel="00000000" w:rsidP="00000000" w:rsidRDefault="00000000" w:rsidRPr="00000000" w14:paraId="00000C1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1B">
            <w:pPr>
              <w:spacing w:after="0" w:before="200" w:line="240" w:lineRule="auto"/>
              <w:jc w:val="both"/>
              <w:rPr/>
            </w:pPr>
            <w:r w:rsidDel="00000000" w:rsidR="00000000" w:rsidRPr="00000000">
              <w:rPr>
                <w:rtl w:val="0"/>
              </w:rPr>
              <w:t xml:space="preserve">The value of seconds in the minute in ms.</w:t>
            </w:r>
          </w:p>
        </w:tc>
      </w:tr>
      <w:tr>
        <w:trPr>
          <w:cantSplit w:val="0"/>
          <w:tblHeader w:val="0"/>
        </w:trPr>
        <w:tc>
          <w:tcPr/>
          <w:p w:rsidR="00000000" w:rsidDel="00000000" w:rsidP="00000000" w:rsidRDefault="00000000" w:rsidRPr="00000000" w14:paraId="00000C1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sequenceNumber</w:t>
            </w:r>
          </w:p>
        </w:tc>
        <w:tc>
          <w:tcPr/>
          <w:p w:rsidR="00000000" w:rsidDel="00000000" w:rsidP="00000000" w:rsidRDefault="00000000" w:rsidRPr="00000000" w14:paraId="00000C1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1E">
            <w:pPr>
              <w:keepNext w:val="1"/>
              <w:spacing w:after="0" w:before="200" w:line="240" w:lineRule="auto"/>
              <w:jc w:val="both"/>
              <w:rPr/>
            </w:pPr>
            <w:r w:rsidDel="00000000" w:rsidR="00000000" w:rsidRPr="00000000">
              <w:rPr>
                <w:rtl w:val="0"/>
              </w:rPr>
              <w:t xml:space="preserve">Optional. Sequence number of the message relative to previou sent SRMs.</w:t>
            </w:r>
            <w:r w:rsidDel="00000000" w:rsidR="00000000" w:rsidRPr="00000000">
              <w:rPr>
                <w:rtl w:val="0"/>
              </w:rPr>
            </w:r>
          </w:p>
        </w:tc>
      </w:tr>
      <w:tr>
        <w:trPr>
          <w:cantSplit w:val="0"/>
          <w:tblHeader w:val="0"/>
        </w:trPr>
        <w:tc>
          <w:tcPr/>
          <w:p w:rsidR="00000000" w:rsidDel="00000000" w:rsidP="00000000" w:rsidRDefault="00000000" w:rsidRPr="00000000" w14:paraId="00000C1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requests</w:t>
            </w:r>
          </w:p>
        </w:tc>
        <w:tc>
          <w:tcPr/>
          <w:p w:rsidR="00000000" w:rsidDel="00000000" w:rsidP="00000000" w:rsidRDefault="00000000" w:rsidRPr="00000000" w14:paraId="00000C20">
            <w:pPr>
              <w:spacing w:after="0" w:before="200" w:line="240" w:lineRule="auto"/>
              <w:jc w:val="both"/>
              <w:rPr>
                <w:rFonts w:ascii="Courier New" w:cs="Courier New" w:eastAsia="Courier New" w:hAnsi="Courier New"/>
              </w:rPr>
            </w:pPr>
            <w:hyperlink w:anchor="_heading=h.kpngui4hcrri">
              <w:r w:rsidDel="00000000" w:rsidR="00000000" w:rsidRPr="00000000">
                <w:rPr>
                  <w:rFonts w:ascii="Courier New" w:cs="Courier New" w:eastAsia="Courier New" w:hAnsi="Courier New"/>
                  <w:color w:val="1155cc"/>
                  <w:u w:val="single"/>
                  <w:rtl w:val="0"/>
                </w:rPr>
                <w:t xml:space="preserve">J2735SignalRequestList</w:t>
              </w:r>
            </w:hyperlink>
            <w:r w:rsidDel="00000000" w:rsidR="00000000" w:rsidRPr="00000000">
              <w:rPr>
                <w:rtl w:val="0"/>
              </w:rPr>
            </w:r>
          </w:p>
        </w:tc>
        <w:tc>
          <w:tcPr/>
          <w:p w:rsidR="00000000" w:rsidDel="00000000" w:rsidP="00000000" w:rsidRDefault="00000000" w:rsidRPr="00000000" w14:paraId="00000C21">
            <w:pPr>
              <w:keepNext w:val="1"/>
              <w:spacing w:after="0" w:before="200" w:line="240" w:lineRule="auto"/>
              <w:jc w:val="both"/>
              <w:rPr/>
            </w:pPr>
            <w:r w:rsidDel="00000000" w:rsidR="00000000" w:rsidRPr="00000000">
              <w:rPr>
                <w:rtl w:val="0"/>
              </w:rPr>
              <w:t xml:space="preserve">Optional. Request Data for one or more signalized intersections that support SRM dialogs.</w:t>
            </w:r>
          </w:p>
        </w:tc>
      </w:tr>
      <w:tr>
        <w:trPr>
          <w:cantSplit w:val="0"/>
          <w:tblHeader w:val="0"/>
        </w:trPr>
        <w:tc>
          <w:tcPr/>
          <w:p w:rsidR="00000000" w:rsidDel="00000000" w:rsidP="00000000" w:rsidRDefault="00000000" w:rsidRPr="00000000" w14:paraId="00000C2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requestor</w:t>
            </w:r>
          </w:p>
        </w:tc>
        <w:tc>
          <w:tcPr/>
          <w:p w:rsidR="00000000" w:rsidDel="00000000" w:rsidP="00000000" w:rsidRDefault="00000000" w:rsidRPr="00000000" w14:paraId="00000C23">
            <w:pPr>
              <w:spacing w:after="0" w:before="200" w:line="240" w:lineRule="auto"/>
              <w:jc w:val="both"/>
              <w:rPr>
                <w:rFonts w:ascii="Courier New" w:cs="Courier New" w:eastAsia="Courier New" w:hAnsi="Courier New"/>
              </w:rPr>
            </w:pPr>
            <w:hyperlink w:anchor="_heading=h.wdiwn1mo0ma9">
              <w:r w:rsidDel="00000000" w:rsidR="00000000" w:rsidRPr="00000000">
                <w:rPr>
                  <w:rFonts w:ascii="Courier New" w:cs="Courier New" w:eastAsia="Courier New" w:hAnsi="Courier New"/>
                  <w:color w:val="1155cc"/>
                  <w:u w:val="single"/>
                  <w:rtl w:val="0"/>
                </w:rPr>
                <w:t xml:space="preserve">J2735RequestorDescription</w:t>
              </w:r>
            </w:hyperlink>
            <w:r w:rsidDel="00000000" w:rsidR="00000000" w:rsidRPr="00000000">
              <w:rPr>
                <w:rtl w:val="0"/>
              </w:rPr>
            </w:r>
          </w:p>
        </w:tc>
        <w:tc>
          <w:tcPr/>
          <w:p w:rsidR="00000000" w:rsidDel="00000000" w:rsidP="00000000" w:rsidRDefault="00000000" w:rsidRPr="00000000" w14:paraId="00000C24">
            <w:pPr>
              <w:keepNext w:val="1"/>
              <w:spacing w:after="0" w:before="200" w:line="240" w:lineRule="auto"/>
              <w:jc w:val="both"/>
              <w:rPr/>
            </w:pPr>
            <w:r w:rsidDel="00000000" w:rsidR="00000000" w:rsidRPr="00000000">
              <w:rPr>
                <w:rtl w:val="0"/>
              </w:rPr>
              <w:t xml:space="preserve">Requesting device and other user data. Contains vehicle ID (if from a vehicle), type data, current position and may contain additional transit data.</w:t>
            </w:r>
          </w:p>
        </w:tc>
      </w:tr>
    </w:tbl>
    <w:p w:rsidR="00000000" w:rsidDel="00000000" w:rsidP="00000000" w:rsidRDefault="00000000" w:rsidRPr="00000000" w14:paraId="00000C25">
      <w:pPr>
        <w:spacing w:after="200" w:before="120" w:line="264" w:lineRule="auto"/>
        <w:rPr>
          <w:b w:val="1"/>
          <w:color w:val="323e4f"/>
        </w:rPr>
      </w:pPr>
      <w:r w:rsidDel="00000000" w:rsidR="00000000" w:rsidRPr="00000000">
        <w:rPr>
          <w:b w:val="1"/>
          <w:color w:val="323e4f"/>
          <w:rtl w:val="0"/>
        </w:rPr>
        <w:t xml:space="preserve">Table 101 - OdeSrmPayload</w:t>
      </w:r>
    </w:p>
    <w:p w:rsidR="00000000" w:rsidDel="00000000" w:rsidP="00000000" w:rsidRDefault="00000000" w:rsidRPr="00000000" w14:paraId="00000C26">
      <w:pPr>
        <w:pStyle w:val="Heading2"/>
        <w:numPr>
          <w:ilvl w:val="1"/>
          <w:numId w:val="12"/>
        </w:numPr>
        <w:rPr>
          <w:color w:val="2f5496"/>
          <w:sz w:val="26"/>
          <w:szCs w:val="26"/>
        </w:rPr>
      </w:pPr>
      <w:bookmarkStart w:colFirst="0" w:colLast="0" w:name="_heading=h.kpngui4hcrri" w:id="117"/>
      <w:bookmarkEnd w:id="117"/>
      <w:r w:rsidDel="00000000" w:rsidR="00000000" w:rsidRPr="00000000">
        <w:rPr>
          <w:rtl w:val="0"/>
        </w:rPr>
        <w:t xml:space="preserve">J2735SignalRequestList</w:t>
      </w:r>
    </w:p>
    <w:tbl>
      <w:tblPr>
        <w:tblStyle w:val="Table11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27">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28">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29">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2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signalRequestPackage</w:t>
            </w:r>
          </w:p>
        </w:tc>
        <w:tc>
          <w:tcPr/>
          <w:p w:rsidR="00000000" w:rsidDel="00000000" w:rsidP="00000000" w:rsidRDefault="00000000" w:rsidRPr="00000000" w14:paraId="00000C2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11nbauk7dxv9">
              <w:r w:rsidDel="00000000" w:rsidR="00000000" w:rsidRPr="00000000">
                <w:rPr>
                  <w:rFonts w:ascii="Courier New" w:cs="Courier New" w:eastAsia="Courier New" w:hAnsi="Courier New"/>
                  <w:color w:val="1155cc"/>
                  <w:u w:val="single"/>
                  <w:rtl w:val="0"/>
                </w:rPr>
                <w:t xml:space="preserve">J2735SignalRequestPackage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C2C">
            <w:pPr>
              <w:keepNext w:val="1"/>
              <w:spacing w:after="0" w:before="200" w:line="240" w:lineRule="auto"/>
              <w:jc w:val="both"/>
              <w:rPr/>
            </w:pPr>
            <w:r w:rsidDel="00000000" w:rsidR="00000000" w:rsidRPr="00000000">
              <w:rPr>
                <w:rtl w:val="0"/>
              </w:rPr>
              <w:t xml:space="preserve">Data frame consists of a list of SignalRequest entries</w:t>
            </w:r>
            <w:r w:rsidDel="00000000" w:rsidR="00000000" w:rsidRPr="00000000">
              <w:rPr>
                <w:rtl w:val="0"/>
              </w:rPr>
              <w:t xml:space="preserve">. </w:t>
            </w:r>
          </w:p>
        </w:tc>
      </w:tr>
    </w:tbl>
    <w:p w:rsidR="00000000" w:rsidDel="00000000" w:rsidP="00000000" w:rsidRDefault="00000000" w:rsidRPr="00000000" w14:paraId="00000C2D">
      <w:pPr>
        <w:spacing w:after="200" w:before="120" w:line="264" w:lineRule="auto"/>
        <w:rPr>
          <w:b w:val="1"/>
          <w:color w:val="323e4f"/>
        </w:rPr>
      </w:pPr>
      <w:r w:rsidDel="00000000" w:rsidR="00000000" w:rsidRPr="00000000">
        <w:rPr>
          <w:b w:val="1"/>
          <w:color w:val="323e4f"/>
          <w:rtl w:val="0"/>
        </w:rPr>
        <w:t xml:space="preserve">Table 102 - J2735SignalRequestList</w:t>
      </w:r>
    </w:p>
    <w:p w:rsidR="00000000" w:rsidDel="00000000" w:rsidP="00000000" w:rsidRDefault="00000000" w:rsidRPr="00000000" w14:paraId="00000C2E">
      <w:pPr>
        <w:pStyle w:val="Heading2"/>
        <w:numPr>
          <w:ilvl w:val="1"/>
          <w:numId w:val="12"/>
        </w:numPr>
        <w:rPr>
          <w:color w:val="2f5496"/>
          <w:sz w:val="26"/>
          <w:szCs w:val="26"/>
        </w:rPr>
      </w:pPr>
      <w:bookmarkStart w:colFirst="0" w:colLast="0" w:name="_heading=h.11nbauk7dxv9" w:id="118"/>
      <w:bookmarkEnd w:id="118"/>
      <w:r w:rsidDel="00000000" w:rsidR="00000000" w:rsidRPr="00000000">
        <w:rPr>
          <w:rtl w:val="0"/>
        </w:rPr>
        <w:t xml:space="preserve">J2735SignalRequestPackage</w:t>
      </w:r>
    </w:p>
    <w:p w:rsidR="00000000" w:rsidDel="00000000" w:rsidP="00000000" w:rsidRDefault="00000000" w:rsidRPr="00000000" w14:paraId="00000C2F">
      <w:pPr>
        <w:ind w:left="0" w:firstLine="0"/>
        <w:rPr/>
      </w:pPr>
      <w:r w:rsidDel="00000000" w:rsidR="00000000" w:rsidRPr="00000000">
        <w:rPr>
          <w:rtl w:val="0"/>
        </w:rPr>
        <w:t xml:space="preserve">Contains both the service request itself (the preemption and priority details and the inbound-outbound path details for an intersection) and the time period (start and end time) over which this service is sought from one single intersection.</w:t>
      </w:r>
      <w:r w:rsidDel="00000000" w:rsidR="00000000" w:rsidRPr="00000000">
        <w:rPr>
          <w:rtl w:val="0"/>
        </w:rPr>
      </w:r>
    </w:p>
    <w:tbl>
      <w:tblPr>
        <w:tblStyle w:val="Table11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30">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31">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32">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3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w:t>
            </w:r>
          </w:p>
        </w:tc>
        <w:tc>
          <w:tcPr/>
          <w:p w:rsidR="00000000" w:rsidDel="00000000" w:rsidP="00000000" w:rsidRDefault="00000000" w:rsidRPr="00000000" w14:paraId="00000C34">
            <w:pPr>
              <w:spacing w:after="0" w:before="200" w:line="240" w:lineRule="auto"/>
              <w:jc w:val="both"/>
              <w:rPr>
                <w:rFonts w:ascii="Courier New" w:cs="Courier New" w:eastAsia="Courier New" w:hAnsi="Courier New"/>
              </w:rPr>
            </w:pPr>
            <w:hyperlink w:anchor="_heading=h.6qkusfwkwdvl">
              <w:r w:rsidDel="00000000" w:rsidR="00000000" w:rsidRPr="00000000">
                <w:rPr>
                  <w:rFonts w:ascii="Courier New" w:cs="Courier New" w:eastAsia="Courier New" w:hAnsi="Courier New"/>
                  <w:color w:val="1155cc"/>
                  <w:u w:val="single"/>
                  <w:rtl w:val="0"/>
                </w:rPr>
                <w:t xml:space="preserve">J2735SignalRequest</w:t>
              </w:r>
            </w:hyperlink>
            <w:r w:rsidDel="00000000" w:rsidR="00000000" w:rsidRPr="00000000">
              <w:rPr>
                <w:rtl w:val="0"/>
              </w:rPr>
            </w:r>
          </w:p>
        </w:tc>
        <w:tc>
          <w:tcPr/>
          <w:p w:rsidR="00000000" w:rsidDel="00000000" w:rsidP="00000000" w:rsidRDefault="00000000" w:rsidRPr="00000000" w14:paraId="00000C35">
            <w:pPr>
              <w:keepNext w:val="1"/>
              <w:spacing w:after="0" w:before="200" w:line="240" w:lineRule="auto"/>
              <w:jc w:val="both"/>
              <w:rPr/>
            </w:pPr>
            <w:r w:rsidDel="00000000" w:rsidR="00000000" w:rsidRPr="00000000">
              <w:rPr>
                <w:rtl w:val="0"/>
              </w:rPr>
              <w:t xml:space="preserve">The specific request to the intersection. Contains IntersectionID, request type, requested action (approach/lane request).</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C3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minute</w:t>
            </w:r>
          </w:p>
        </w:tc>
        <w:tc>
          <w:tcPr/>
          <w:p w:rsidR="00000000" w:rsidDel="00000000" w:rsidP="00000000" w:rsidRDefault="00000000" w:rsidRPr="00000000" w14:paraId="00000C3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38">
            <w:pPr>
              <w:keepNext w:val="1"/>
              <w:spacing w:after="0" w:before="200" w:line="240" w:lineRule="auto"/>
              <w:jc w:val="both"/>
              <w:rPr/>
            </w:pPr>
            <w:r w:rsidDel="00000000" w:rsidR="00000000" w:rsidRPr="00000000">
              <w:rPr>
                <w:rtl w:val="0"/>
              </w:rPr>
              <w:t xml:space="preserve">Optional. Estimated time of arrival based on minute.</w:t>
            </w:r>
          </w:p>
        </w:tc>
      </w:tr>
      <w:tr>
        <w:trPr>
          <w:cantSplit w:val="0"/>
          <w:trHeight w:val="675" w:hRule="atLeast"/>
          <w:tblHeader w:val="0"/>
        </w:trPr>
        <w:tc>
          <w:tcPr/>
          <w:p w:rsidR="00000000" w:rsidDel="00000000" w:rsidP="00000000" w:rsidRDefault="00000000" w:rsidRPr="00000000" w14:paraId="00000C3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second</w:t>
            </w:r>
          </w:p>
        </w:tc>
        <w:tc>
          <w:tcPr/>
          <w:p w:rsidR="00000000" w:rsidDel="00000000" w:rsidP="00000000" w:rsidRDefault="00000000" w:rsidRPr="00000000" w14:paraId="00000C3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3B">
            <w:pPr>
              <w:keepNext w:val="1"/>
              <w:spacing w:after="0" w:before="200" w:line="240" w:lineRule="auto"/>
              <w:jc w:val="both"/>
              <w:rPr/>
            </w:pPr>
            <w:r w:rsidDel="00000000" w:rsidR="00000000" w:rsidRPr="00000000">
              <w:rPr>
                <w:rtl w:val="0"/>
              </w:rPr>
              <w:t xml:space="preserve">Optional. Estimated time of arrival based on second.</w:t>
            </w:r>
          </w:p>
        </w:tc>
      </w:tr>
      <w:tr>
        <w:trPr>
          <w:cantSplit w:val="0"/>
          <w:trHeight w:val="675" w:hRule="atLeast"/>
          <w:tblHeader w:val="0"/>
        </w:trPr>
        <w:tc>
          <w:tcPr/>
          <w:p w:rsidR="00000000" w:rsidDel="00000000" w:rsidP="00000000" w:rsidRDefault="00000000" w:rsidRPr="00000000" w14:paraId="00000C3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duration</w:t>
            </w:r>
          </w:p>
        </w:tc>
        <w:tc>
          <w:tcPr/>
          <w:p w:rsidR="00000000" w:rsidDel="00000000" w:rsidP="00000000" w:rsidRDefault="00000000" w:rsidRPr="00000000" w14:paraId="00000C3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3E">
            <w:pPr>
              <w:keepNext w:val="1"/>
              <w:spacing w:after="0" w:before="200" w:line="240" w:lineRule="auto"/>
              <w:jc w:val="both"/>
              <w:rPr/>
            </w:pPr>
            <w:r w:rsidDel="00000000" w:rsidR="00000000" w:rsidRPr="00000000">
              <w:rPr>
                <w:rtl w:val="0"/>
              </w:rPr>
              <w:t xml:space="preserve">Optional. The duration value is used to provide a short interval that extends the ETA so that the requesting vehicle can arrive at the point of service with uncertainty or with some desired duration of service.</w:t>
            </w:r>
          </w:p>
        </w:tc>
      </w:tr>
    </w:tbl>
    <w:p w:rsidR="00000000" w:rsidDel="00000000" w:rsidP="00000000" w:rsidRDefault="00000000" w:rsidRPr="00000000" w14:paraId="00000C3F">
      <w:pPr>
        <w:spacing w:after="200" w:before="120" w:line="264" w:lineRule="auto"/>
        <w:rPr>
          <w:b w:val="1"/>
          <w:color w:val="323e4f"/>
        </w:rPr>
      </w:pPr>
      <w:r w:rsidDel="00000000" w:rsidR="00000000" w:rsidRPr="00000000">
        <w:rPr>
          <w:b w:val="1"/>
          <w:color w:val="323e4f"/>
          <w:rtl w:val="0"/>
        </w:rPr>
        <w:t xml:space="preserve">Table 103 - J2735SignalRequestPackage</w:t>
      </w:r>
    </w:p>
    <w:p w:rsidR="00000000" w:rsidDel="00000000" w:rsidP="00000000" w:rsidRDefault="00000000" w:rsidRPr="00000000" w14:paraId="00000C40">
      <w:pPr>
        <w:pStyle w:val="Heading2"/>
        <w:numPr>
          <w:ilvl w:val="1"/>
          <w:numId w:val="12"/>
        </w:numPr>
        <w:rPr>
          <w:color w:val="2f5496"/>
          <w:sz w:val="26"/>
          <w:szCs w:val="26"/>
        </w:rPr>
      </w:pPr>
      <w:bookmarkStart w:colFirst="0" w:colLast="0" w:name="_heading=h.6qkusfwkwdvl" w:id="119"/>
      <w:bookmarkEnd w:id="119"/>
      <w:r w:rsidDel="00000000" w:rsidR="00000000" w:rsidRPr="00000000">
        <w:rPr>
          <w:rtl w:val="0"/>
        </w:rPr>
        <w:t xml:space="preserve">J2735SignalRequest</w:t>
      </w:r>
    </w:p>
    <w:p w:rsidR="00000000" w:rsidDel="00000000" w:rsidP="00000000" w:rsidRDefault="00000000" w:rsidRPr="00000000" w14:paraId="00000C41">
      <w:pPr>
        <w:rPr/>
      </w:pPr>
      <w:r w:rsidDel="00000000" w:rsidR="00000000" w:rsidRPr="00000000">
        <w:rPr>
          <w:rtl w:val="0"/>
        </w:rPr>
        <w:t xml:space="preserve">Used (as part of a request message) to request either a priority or a preemption service from a signalized intersection.</w:t>
      </w:r>
    </w:p>
    <w:tbl>
      <w:tblPr>
        <w:tblStyle w:val="Table11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4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4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44">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4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C46">
            <w:pPr>
              <w:spacing w:after="0" w:before="200" w:line="240" w:lineRule="auto"/>
              <w:jc w:val="both"/>
              <w:rPr>
                <w:rFonts w:ascii="Courier New" w:cs="Courier New" w:eastAsia="Courier New" w:hAnsi="Courier New"/>
              </w:rPr>
            </w:pPr>
            <w:hyperlink w:anchor="_heading=h.gq5izbls6jey">
              <w:r w:rsidDel="00000000" w:rsidR="00000000" w:rsidRPr="00000000">
                <w:rPr>
                  <w:rFonts w:ascii="Courier New" w:cs="Courier New" w:eastAsia="Courier New" w:hAnsi="Courier New"/>
                  <w:color w:val="1155cc"/>
                  <w:u w:val="single"/>
                  <w:rtl w:val="0"/>
                </w:rPr>
                <w:t xml:space="preserve">J2735IntersectionReferenceID</w:t>
              </w:r>
            </w:hyperlink>
            <w:r w:rsidDel="00000000" w:rsidR="00000000" w:rsidRPr="00000000">
              <w:rPr>
                <w:rtl w:val="0"/>
              </w:rPr>
            </w:r>
          </w:p>
        </w:tc>
        <w:tc>
          <w:tcPr/>
          <w:p w:rsidR="00000000" w:rsidDel="00000000" w:rsidP="00000000" w:rsidRDefault="00000000" w:rsidRPr="00000000" w14:paraId="00000C47">
            <w:pPr>
              <w:keepNext w:val="1"/>
              <w:spacing w:after="0" w:before="200" w:line="240" w:lineRule="auto"/>
              <w:jc w:val="both"/>
              <w:rPr/>
            </w:pPr>
            <w:r w:rsidDel="00000000" w:rsidR="00000000" w:rsidRPr="00000000">
              <w:rPr>
                <w:rtl w:val="0"/>
              </w:rPr>
              <w:t xml:space="preserve">The unique ID of the target intersection</w:t>
            </w:r>
            <w:r w:rsidDel="00000000" w:rsidR="00000000" w:rsidRPr="00000000">
              <w:rPr>
                <w:rtl w:val="0"/>
              </w:rPr>
              <w:t xml:space="preserve">.</w:t>
            </w:r>
          </w:p>
        </w:tc>
      </w:tr>
      <w:tr>
        <w:trPr>
          <w:cantSplit w:val="0"/>
          <w:trHeight w:val="675" w:hRule="atLeast"/>
          <w:tblHeader w:val="0"/>
        </w:trPr>
        <w:tc>
          <w:tcPr/>
          <w:p w:rsidR="00000000" w:rsidDel="00000000" w:rsidP="00000000" w:rsidRDefault="00000000" w:rsidRPr="00000000" w14:paraId="00000C4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requestID</w:t>
            </w:r>
          </w:p>
        </w:tc>
        <w:tc>
          <w:tcPr/>
          <w:p w:rsidR="00000000" w:rsidDel="00000000" w:rsidP="00000000" w:rsidRDefault="00000000" w:rsidRPr="00000000" w14:paraId="00000C4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4A">
            <w:pPr>
              <w:keepNext w:val="1"/>
              <w:spacing w:after="0" w:before="200" w:line="240" w:lineRule="auto"/>
              <w:jc w:val="both"/>
              <w:rPr/>
            </w:pPr>
            <w:r w:rsidDel="00000000" w:rsidR="00000000" w:rsidRPr="00000000">
              <w:rPr>
                <w:rtl w:val="0"/>
              </w:rPr>
              <w:t xml:space="preserve">The unique request ID used by the requestor.</w:t>
            </w:r>
          </w:p>
        </w:tc>
      </w:tr>
      <w:tr>
        <w:trPr>
          <w:cantSplit w:val="0"/>
          <w:trHeight w:val="2610" w:hRule="atLeast"/>
          <w:tblHeader w:val="0"/>
        </w:trPr>
        <w:tc>
          <w:tcPr/>
          <w:p w:rsidR="00000000" w:rsidDel="00000000" w:rsidP="00000000" w:rsidRDefault="00000000" w:rsidRPr="00000000" w14:paraId="00000C4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requestType</w:t>
            </w:r>
          </w:p>
        </w:tc>
        <w:tc>
          <w:tcPr/>
          <w:p w:rsidR="00000000" w:rsidDel="00000000" w:rsidP="00000000" w:rsidRDefault="00000000" w:rsidRPr="00000000" w14:paraId="00000C4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J2735PriorityRequestType</w:t>
            </w:r>
          </w:p>
        </w:tc>
        <w:tc>
          <w:tcPr/>
          <w:p w:rsidR="00000000" w:rsidDel="00000000" w:rsidP="00000000" w:rsidRDefault="00000000" w:rsidRPr="00000000" w14:paraId="00000C4D">
            <w:pPr>
              <w:keepNext w:val="1"/>
              <w:spacing w:after="0" w:before="200" w:line="240" w:lineRule="auto"/>
              <w:jc w:val="both"/>
              <w:rPr/>
            </w:pPr>
            <w:r w:rsidDel="00000000" w:rsidR="00000000" w:rsidRPr="00000000">
              <w:rPr>
                <w:rtl w:val="0"/>
              </w:rPr>
              <w:t xml:space="preserve">The type of request or cancel for priority or preempt use when a prior request is canceled, only the requestID is needed.</w:t>
            </w:r>
          </w:p>
          <w:p w:rsidR="00000000" w:rsidDel="00000000" w:rsidP="00000000" w:rsidRDefault="00000000" w:rsidRPr="00000000" w14:paraId="00000C4E">
            <w:pPr>
              <w:keepNext w:val="1"/>
              <w:spacing w:after="0" w:before="200" w:line="240" w:lineRule="auto"/>
              <w:jc w:val="both"/>
              <w:rPr/>
            </w:pPr>
            <w:r w:rsidDel="00000000" w:rsidR="00000000" w:rsidRPr="00000000">
              <w:rPr>
                <w:rtl w:val="0"/>
              </w:rPr>
              <w:t xml:space="preserve">Single constant from enumeration below:</w:t>
            </w:r>
          </w:p>
          <w:p w:rsidR="00000000" w:rsidDel="00000000" w:rsidP="00000000" w:rsidRDefault="00000000" w:rsidRPr="00000000" w14:paraId="00000C4F">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priorityRequestTypeReserved</w:t>
            </w:r>
          </w:p>
          <w:p w:rsidR="00000000" w:rsidDel="00000000" w:rsidP="00000000" w:rsidRDefault="00000000" w:rsidRPr="00000000" w14:paraId="00000C5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priorityRequest</w:t>
            </w:r>
          </w:p>
          <w:p w:rsidR="00000000" w:rsidDel="00000000" w:rsidP="00000000" w:rsidRDefault="00000000" w:rsidRPr="00000000" w14:paraId="00000C51">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priorityRequestUpdate</w:t>
            </w:r>
          </w:p>
          <w:p w:rsidR="00000000" w:rsidDel="00000000" w:rsidP="00000000" w:rsidRDefault="00000000" w:rsidRPr="00000000" w14:paraId="00000C52">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priorityCancellation</w:t>
            </w:r>
          </w:p>
        </w:tc>
      </w:tr>
      <w:tr>
        <w:trPr>
          <w:cantSplit w:val="0"/>
          <w:trHeight w:val="675" w:hRule="atLeast"/>
          <w:tblHeader w:val="0"/>
        </w:trPr>
        <w:tc>
          <w:tcPr/>
          <w:p w:rsidR="00000000" w:rsidDel="00000000" w:rsidP="00000000" w:rsidRDefault="00000000" w:rsidRPr="00000000" w14:paraId="00000C5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inBoundLane</w:t>
            </w:r>
          </w:p>
        </w:tc>
        <w:tc>
          <w:tcPr/>
          <w:p w:rsidR="00000000" w:rsidDel="00000000" w:rsidP="00000000" w:rsidRDefault="00000000" w:rsidRPr="00000000" w14:paraId="00000C54">
            <w:pPr>
              <w:spacing w:after="0" w:before="200" w:line="240" w:lineRule="auto"/>
              <w:jc w:val="both"/>
              <w:rPr>
                <w:rFonts w:ascii="Courier New" w:cs="Courier New" w:eastAsia="Courier New" w:hAnsi="Courier New"/>
              </w:rPr>
            </w:pPr>
            <w:hyperlink w:anchor="_heading=h.jwdhedrz5abk">
              <w:r w:rsidDel="00000000" w:rsidR="00000000" w:rsidRPr="00000000">
                <w:rPr>
                  <w:rFonts w:ascii="Courier New" w:cs="Courier New" w:eastAsia="Courier New" w:hAnsi="Courier New"/>
                  <w:color w:val="1155cc"/>
                  <w:u w:val="single"/>
                  <w:rtl w:val="0"/>
                </w:rPr>
                <w:t xml:space="preserve">J2735IntersectionAccessPoint</w:t>
              </w:r>
            </w:hyperlink>
            <w:r w:rsidDel="00000000" w:rsidR="00000000" w:rsidRPr="00000000">
              <w:rPr>
                <w:rtl w:val="0"/>
              </w:rPr>
            </w:r>
          </w:p>
        </w:tc>
        <w:tc>
          <w:tcPr/>
          <w:p w:rsidR="00000000" w:rsidDel="00000000" w:rsidP="00000000" w:rsidRDefault="00000000" w:rsidRPr="00000000" w14:paraId="00000C55">
            <w:pPr>
              <w:keepNext w:val="1"/>
              <w:spacing w:after="0" w:before="200" w:line="240" w:lineRule="auto"/>
              <w:jc w:val="both"/>
              <w:rPr/>
            </w:pPr>
            <w:r w:rsidDel="00000000" w:rsidR="00000000" w:rsidRPr="00000000">
              <w:rPr>
                <w:rtl w:val="0"/>
              </w:rPr>
              <w:t xml:space="preserve">Desired entry approach or lane.</w:t>
            </w:r>
          </w:p>
        </w:tc>
      </w:tr>
      <w:tr>
        <w:trPr>
          <w:cantSplit w:val="0"/>
          <w:trHeight w:val="675" w:hRule="atLeast"/>
          <w:tblHeader w:val="0"/>
        </w:trPr>
        <w:tc>
          <w:tcPr/>
          <w:p w:rsidR="00000000" w:rsidDel="00000000" w:rsidP="00000000" w:rsidRDefault="00000000" w:rsidRPr="00000000" w14:paraId="00000C56">
            <w:pPr>
              <w:rPr>
                <w:rFonts w:ascii="Courier New" w:cs="Courier New" w:eastAsia="Courier New" w:hAnsi="Courier New"/>
              </w:rPr>
            </w:pPr>
            <w:r w:rsidDel="00000000" w:rsidR="00000000" w:rsidRPr="00000000">
              <w:rPr>
                <w:rFonts w:ascii="Courier New" w:cs="Courier New" w:eastAsia="Courier New" w:hAnsi="Courier New"/>
                <w:rtl w:val="0"/>
              </w:rPr>
              <w:t xml:space="preserve">outBoundLane</w:t>
            </w:r>
          </w:p>
        </w:tc>
        <w:tc>
          <w:tcPr/>
          <w:p w:rsidR="00000000" w:rsidDel="00000000" w:rsidP="00000000" w:rsidRDefault="00000000" w:rsidRPr="00000000" w14:paraId="00000C57">
            <w:pPr>
              <w:rPr>
                <w:rFonts w:ascii="Courier New" w:cs="Courier New" w:eastAsia="Courier New" w:hAnsi="Courier New"/>
              </w:rPr>
            </w:pPr>
            <w:hyperlink w:anchor="_heading=h.jwdhedrz5abk">
              <w:r w:rsidDel="00000000" w:rsidR="00000000" w:rsidRPr="00000000">
                <w:rPr>
                  <w:rFonts w:ascii="Courier New" w:cs="Courier New" w:eastAsia="Courier New" w:hAnsi="Courier New"/>
                  <w:color w:val="1155cc"/>
                  <w:u w:val="single"/>
                  <w:rtl w:val="0"/>
                </w:rPr>
                <w:t xml:space="preserve">J2735IntersectionAccessPoint</w:t>
              </w:r>
            </w:hyperlink>
            <w:r w:rsidDel="00000000" w:rsidR="00000000" w:rsidRPr="00000000">
              <w:rPr>
                <w:rtl w:val="0"/>
              </w:rPr>
            </w:r>
          </w:p>
        </w:tc>
        <w:tc>
          <w:tcPr/>
          <w:p w:rsidR="00000000" w:rsidDel="00000000" w:rsidP="00000000" w:rsidRDefault="00000000" w:rsidRPr="00000000" w14:paraId="00000C58">
            <w:pPr>
              <w:keepNext w:val="1"/>
              <w:spacing w:after="0" w:before="200" w:line="240" w:lineRule="auto"/>
              <w:jc w:val="both"/>
              <w:rPr/>
            </w:pPr>
            <w:r w:rsidDel="00000000" w:rsidR="00000000" w:rsidRPr="00000000">
              <w:rPr>
                <w:rtl w:val="0"/>
              </w:rPr>
              <w:t xml:space="preserve">Optional. Desired exit approach or lane.</w:t>
            </w:r>
          </w:p>
        </w:tc>
      </w:tr>
    </w:tbl>
    <w:p w:rsidR="00000000" w:rsidDel="00000000" w:rsidP="00000000" w:rsidRDefault="00000000" w:rsidRPr="00000000" w14:paraId="00000C59">
      <w:pPr>
        <w:spacing w:after="200" w:before="120" w:line="264" w:lineRule="auto"/>
        <w:rPr>
          <w:b w:val="1"/>
          <w:color w:val="323e4f"/>
        </w:rPr>
      </w:pPr>
      <w:r w:rsidDel="00000000" w:rsidR="00000000" w:rsidRPr="00000000">
        <w:rPr>
          <w:b w:val="1"/>
          <w:color w:val="323e4f"/>
          <w:rtl w:val="0"/>
        </w:rPr>
        <w:t xml:space="preserve">Table 104 - J2735SignalRequest</w:t>
      </w:r>
    </w:p>
    <w:p w:rsidR="00000000" w:rsidDel="00000000" w:rsidP="00000000" w:rsidRDefault="00000000" w:rsidRPr="00000000" w14:paraId="00000C5A">
      <w:pPr>
        <w:pStyle w:val="Heading2"/>
        <w:numPr>
          <w:ilvl w:val="1"/>
          <w:numId w:val="12"/>
        </w:numPr>
        <w:rPr>
          <w:color w:val="2f5496"/>
          <w:sz w:val="26"/>
          <w:szCs w:val="26"/>
        </w:rPr>
      </w:pPr>
      <w:bookmarkStart w:colFirst="0" w:colLast="0" w:name="_heading=h.jwdhedrz5abk" w:id="120"/>
      <w:bookmarkEnd w:id="120"/>
      <w:r w:rsidDel="00000000" w:rsidR="00000000" w:rsidRPr="00000000">
        <w:rPr>
          <w:rtl w:val="0"/>
        </w:rPr>
        <w:t xml:space="preserve">J2735IntersectionAccessPoint</w:t>
      </w:r>
    </w:p>
    <w:p w:rsidR="00000000" w:rsidDel="00000000" w:rsidP="00000000" w:rsidRDefault="00000000" w:rsidRPr="00000000" w14:paraId="00000C5B">
      <w:pPr>
        <w:rPr/>
      </w:pPr>
      <w:r w:rsidDel="00000000" w:rsidR="00000000" w:rsidRPr="00000000">
        <w:rPr>
          <w:rtl w:val="0"/>
        </w:rPr>
        <w:t xml:space="preserve">Used to specify the index of either a single approach or a single lane at which a service is needed. Only one of the following will be populated in a single request.</w:t>
      </w:r>
    </w:p>
    <w:tbl>
      <w:tblPr>
        <w:tblStyle w:val="Table120"/>
        <w:tblW w:w="9358.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50"/>
        <w:gridCol w:w="2985"/>
        <w:gridCol w:w="4723"/>
        <w:tblGridChange w:id="0">
          <w:tblGrid>
            <w:gridCol w:w="1650"/>
            <w:gridCol w:w="2985"/>
            <w:gridCol w:w="4723"/>
          </w:tblGrid>
        </w:tblGridChange>
      </w:tblGrid>
      <w:tr>
        <w:trPr>
          <w:cantSplit w:val="0"/>
          <w:tblHeader w:val="0"/>
        </w:trPr>
        <w:tc>
          <w:tcPr/>
          <w:p w:rsidR="00000000" w:rsidDel="00000000" w:rsidP="00000000" w:rsidRDefault="00000000" w:rsidRPr="00000000" w14:paraId="00000C5C">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5D">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5E">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5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lane</w:t>
            </w:r>
          </w:p>
        </w:tc>
        <w:tc>
          <w:tcPr/>
          <w:p w:rsidR="00000000" w:rsidDel="00000000" w:rsidP="00000000" w:rsidRDefault="00000000" w:rsidRPr="00000000" w14:paraId="00000C6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61">
            <w:pPr>
              <w:keepNext w:val="1"/>
              <w:spacing w:after="0" w:before="200" w:line="240" w:lineRule="auto"/>
              <w:jc w:val="both"/>
              <w:rPr/>
            </w:pPr>
            <w:r w:rsidDel="00000000" w:rsidR="00000000" w:rsidRPr="00000000">
              <w:rPr>
                <w:rtl w:val="0"/>
              </w:rPr>
              <w:t xml:space="preserve">Specified lane for signal request.</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C6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approach</w:t>
            </w:r>
          </w:p>
        </w:tc>
        <w:tc>
          <w:tcPr/>
          <w:p w:rsidR="00000000" w:rsidDel="00000000" w:rsidP="00000000" w:rsidRDefault="00000000" w:rsidRPr="00000000" w14:paraId="00000C6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64">
            <w:pPr>
              <w:keepNext w:val="1"/>
              <w:spacing w:after="0" w:before="200" w:line="240" w:lineRule="auto"/>
              <w:jc w:val="both"/>
              <w:rPr/>
            </w:pPr>
            <w:r w:rsidDel="00000000" w:rsidR="00000000" w:rsidRPr="00000000">
              <w:rPr>
                <w:rtl w:val="0"/>
              </w:rPr>
              <w:t xml:space="preserve">Specified approach for signal request.</w:t>
            </w:r>
          </w:p>
        </w:tc>
      </w:tr>
      <w:tr>
        <w:trPr>
          <w:cantSplit w:val="0"/>
          <w:trHeight w:val="1155" w:hRule="atLeast"/>
          <w:tblHeader w:val="0"/>
        </w:trPr>
        <w:tc>
          <w:tcPr/>
          <w:p w:rsidR="00000000" w:rsidDel="00000000" w:rsidP="00000000" w:rsidRDefault="00000000" w:rsidRPr="00000000" w14:paraId="00000C6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connection</w:t>
            </w:r>
          </w:p>
        </w:tc>
        <w:tc>
          <w:tcPr/>
          <w:p w:rsidR="00000000" w:rsidDel="00000000" w:rsidP="00000000" w:rsidRDefault="00000000" w:rsidRPr="00000000" w14:paraId="00000C6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67">
            <w:pPr>
              <w:keepNext w:val="1"/>
              <w:spacing w:after="0" w:before="200" w:line="240" w:lineRule="auto"/>
              <w:ind w:left="0" w:firstLine="0"/>
              <w:jc w:val="both"/>
              <w:rPr>
                <w:rFonts w:ascii="Consolas" w:cs="Consolas" w:eastAsia="Consolas" w:hAnsi="Consolas"/>
                <w:b w:val="1"/>
                <w:i w:val="1"/>
                <w:color w:val="0000c0"/>
                <w:sz w:val="20"/>
                <w:szCs w:val="20"/>
              </w:rPr>
            </w:pPr>
            <w:r w:rsidDel="00000000" w:rsidR="00000000" w:rsidRPr="00000000">
              <w:rPr>
                <w:rtl w:val="0"/>
              </w:rPr>
              <w:t xml:space="preserve">Specified connection for signal request.</w:t>
            </w:r>
            <w:r w:rsidDel="00000000" w:rsidR="00000000" w:rsidRPr="00000000">
              <w:rPr>
                <w:rtl w:val="0"/>
              </w:rPr>
            </w:r>
          </w:p>
        </w:tc>
      </w:tr>
    </w:tbl>
    <w:p w:rsidR="00000000" w:rsidDel="00000000" w:rsidP="00000000" w:rsidRDefault="00000000" w:rsidRPr="00000000" w14:paraId="00000C68">
      <w:pPr>
        <w:spacing w:after="200" w:before="120" w:line="264" w:lineRule="auto"/>
        <w:rPr>
          <w:b w:val="1"/>
          <w:color w:val="323e4f"/>
        </w:rPr>
      </w:pPr>
      <w:r w:rsidDel="00000000" w:rsidR="00000000" w:rsidRPr="00000000">
        <w:rPr>
          <w:b w:val="1"/>
          <w:color w:val="323e4f"/>
          <w:rtl w:val="0"/>
        </w:rPr>
        <w:t xml:space="preserve">Table 105 - J2735IntersectionAccessPoint</w:t>
      </w:r>
    </w:p>
    <w:p w:rsidR="00000000" w:rsidDel="00000000" w:rsidP="00000000" w:rsidRDefault="00000000" w:rsidRPr="00000000" w14:paraId="00000C69">
      <w:pPr>
        <w:pStyle w:val="Heading2"/>
        <w:numPr>
          <w:ilvl w:val="1"/>
          <w:numId w:val="12"/>
        </w:numPr>
        <w:rPr>
          <w:color w:val="2f5496"/>
          <w:sz w:val="26"/>
          <w:szCs w:val="26"/>
        </w:rPr>
      </w:pPr>
      <w:bookmarkStart w:colFirst="0" w:colLast="0" w:name="_heading=h.wdiwn1mo0ma9" w:id="121"/>
      <w:bookmarkEnd w:id="121"/>
      <w:r w:rsidDel="00000000" w:rsidR="00000000" w:rsidRPr="00000000">
        <w:rPr>
          <w:rtl w:val="0"/>
        </w:rPr>
        <w:t xml:space="preserve">J2735RequestorDescription</w:t>
      </w:r>
    </w:p>
    <w:tbl>
      <w:tblPr>
        <w:tblStyle w:val="Table121"/>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6A">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6B">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6C">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6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C6E">
            <w:pPr>
              <w:spacing w:after="0" w:before="200" w:line="240" w:lineRule="auto"/>
              <w:jc w:val="both"/>
              <w:rPr>
                <w:rFonts w:ascii="Courier New" w:cs="Courier New" w:eastAsia="Courier New" w:hAnsi="Courier New"/>
              </w:rPr>
            </w:pPr>
            <w:hyperlink w:anchor="_heading=h.5lur20ls8chl">
              <w:r w:rsidDel="00000000" w:rsidR="00000000" w:rsidRPr="00000000">
                <w:rPr>
                  <w:rFonts w:ascii="Courier New" w:cs="Courier New" w:eastAsia="Courier New" w:hAnsi="Courier New"/>
                  <w:color w:val="1155cc"/>
                  <w:u w:val="single"/>
                  <w:rtl w:val="0"/>
                </w:rPr>
                <w:t xml:space="preserve">J2735VehicleID</w:t>
              </w:r>
            </w:hyperlink>
            <w:r w:rsidDel="00000000" w:rsidR="00000000" w:rsidRPr="00000000">
              <w:rPr>
                <w:rtl w:val="0"/>
              </w:rPr>
            </w:r>
          </w:p>
        </w:tc>
        <w:tc>
          <w:tcPr/>
          <w:p w:rsidR="00000000" w:rsidDel="00000000" w:rsidP="00000000" w:rsidRDefault="00000000" w:rsidRPr="00000000" w14:paraId="00000C6F">
            <w:pPr>
              <w:keepNext w:val="1"/>
              <w:spacing w:after="0" w:before="200" w:line="240" w:lineRule="auto"/>
              <w:jc w:val="both"/>
              <w:rPr/>
            </w:pPr>
            <w:r w:rsidDel="00000000" w:rsidR="00000000" w:rsidRPr="00000000">
              <w:rPr>
                <w:rtl w:val="0"/>
              </w:rPr>
              <w:t xml:space="preserve">The ID used in the BSM or CAM of the requestor. This ID is presumed not to change during the exchange</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C7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type</w:t>
            </w:r>
          </w:p>
        </w:tc>
        <w:tc>
          <w:tcPr/>
          <w:p w:rsidR="00000000" w:rsidDel="00000000" w:rsidP="00000000" w:rsidRDefault="00000000" w:rsidRPr="00000000" w14:paraId="00000C71">
            <w:pPr>
              <w:spacing w:after="0" w:before="200" w:line="240" w:lineRule="auto"/>
              <w:jc w:val="both"/>
              <w:rPr>
                <w:rFonts w:ascii="Courier New" w:cs="Courier New" w:eastAsia="Courier New" w:hAnsi="Courier New"/>
              </w:rPr>
            </w:pPr>
            <w:hyperlink w:anchor="_heading=h.uqqnuixcl0tn">
              <w:r w:rsidDel="00000000" w:rsidR="00000000" w:rsidRPr="00000000">
                <w:rPr>
                  <w:rFonts w:ascii="Courier New" w:cs="Courier New" w:eastAsia="Courier New" w:hAnsi="Courier New"/>
                  <w:color w:val="1155cc"/>
                  <w:u w:val="single"/>
                  <w:rtl w:val="0"/>
                </w:rPr>
                <w:t xml:space="preserve">J2735RequestorType</w:t>
              </w:r>
            </w:hyperlink>
            <w:r w:rsidDel="00000000" w:rsidR="00000000" w:rsidRPr="00000000">
              <w:rPr>
                <w:rtl w:val="0"/>
              </w:rPr>
            </w:r>
          </w:p>
        </w:tc>
        <w:tc>
          <w:tcPr/>
          <w:p w:rsidR="00000000" w:rsidDel="00000000" w:rsidP="00000000" w:rsidRDefault="00000000" w:rsidRPr="00000000" w14:paraId="00000C72">
            <w:pPr>
              <w:keepNext w:val="1"/>
              <w:spacing w:after="0" w:before="200" w:line="240" w:lineRule="auto"/>
              <w:jc w:val="both"/>
              <w:rPr/>
            </w:pPr>
            <w:r w:rsidDel="00000000" w:rsidR="00000000" w:rsidRPr="00000000">
              <w:rPr>
                <w:rtl w:val="0"/>
              </w:rPr>
              <w:t xml:space="preserve">Optional. Information regarding all type and class data about the requesting vehicle.</w:t>
            </w:r>
          </w:p>
        </w:tc>
      </w:tr>
      <w:tr>
        <w:trPr>
          <w:cantSplit w:val="0"/>
          <w:trHeight w:val="675" w:hRule="atLeast"/>
          <w:tblHeader w:val="0"/>
        </w:trPr>
        <w:tc>
          <w:tcPr/>
          <w:p w:rsidR="00000000" w:rsidDel="00000000" w:rsidP="00000000" w:rsidRDefault="00000000" w:rsidRPr="00000000" w14:paraId="00000C7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position</w:t>
            </w:r>
          </w:p>
        </w:tc>
        <w:tc>
          <w:tcPr/>
          <w:p w:rsidR="00000000" w:rsidDel="00000000" w:rsidP="00000000" w:rsidRDefault="00000000" w:rsidRPr="00000000" w14:paraId="00000C74">
            <w:pPr>
              <w:spacing w:after="0" w:before="200" w:line="240" w:lineRule="auto"/>
              <w:jc w:val="both"/>
              <w:rPr>
                <w:rFonts w:ascii="Courier New" w:cs="Courier New" w:eastAsia="Courier New" w:hAnsi="Courier New"/>
              </w:rPr>
            </w:pPr>
            <w:hyperlink w:anchor="_heading=h.a86oq1sk49u0">
              <w:r w:rsidDel="00000000" w:rsidR="00000000" w:rsidRPr="00000000">
                <w:rPr>
                  <w:rFonts w:ascii="Courier New" w:cs="Courier New" w:eastAsia="Courier New" w:hAnsi="Courier New"/>
                  <w:color w:val="1155cc"/>
                  <w:u w:val="single"/>
                  <w:rtl w:val="0"/>
                </w:rPr>
                <w:t xml:space="preserve">J2735RequestorPositionVector</w:t>
              </w:r>
            </w:hyperlink>
            <w:r w:rsidDel="00000000" w:rsidR="00000000" w:rsidRPr="00000000">
              <w:rPr>
                <w:rtl w:val="0"/>
              </w:rPr>
            </w:r>
          </w:p>
        </w:tc>
        <w:tc>
          <w:tcPr/>
          <w:p w:rsidR="00000000" w:rsidDel="00000000" w:rsidP="00000000" w:rsidRDefault="00000000" w:rsidRPr="00000000" w14:paraId="00000C75">
            <w:pPr>
              <w:keepNext w:val="1"/>
              <w:spacing w:after="0" w:before="200" w:line="240" w:lineRule="auto"/>
              <w:jc w:val="both"/>
              <w:rPr/>
            </w:pPr>
            <w:r w:rsidDel="00000000" w:rsidR="00000000" w:rsidRPr="00000000">
              <w:rPr>
                <w:rtl w:val="0"/>
              </w:rPr>
              <w:t xml:space="preserve">Optional. The location of the requesting vehicle.</w:t>
            </w:r>
          </w:p>
        </w:tc>
      </w:tr>
      <w:tr>
        <w:trPr>
          <w:cantSplit w:val="0"/>
          <w:trHeight w:val="675" w:hRule="atLeast"/>
          <w:tblHeader w:val="0"/>
        </w:trPr>
        <w:tc>
          <w:tcPr/>
          <w:p w:rsidR="00000000" w:rsidDel="00000000" w:rsidP="00000000" w:rsidRDefault="00000000" w:rsidRPr="00000000" w14:paraId="00000C7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tc>
        <w:tc>
          <w:tcPr/>
          <w:p w:rsidR="00000000" w:rsidDel="00000000" w:rsidP="00000000" w:rsidRDefault="00000000" w:rsidRPr="00000000" w14:paraId="00000C7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C78">
            <w:pPr>
              <w:keepNext w:val="1"/>
              <w:spacing w:after="0" w:before="200" w:line="240" w:lineRule="auto"/>
              <w:jc w:val="both"/>
              <w:rPr/>
            </w:pPr>
            <w:r w:rsidDel="00000000" w:rsidR="00000000" w:rsidRPr="00000000">
              <w:rPr>
                <w:rtl w:val="0"/>
              </w:rPr>
              <w:t xml:space="preserve">Optional. A human readable name for the requestor.</w:t>
            </w:r>
          </w:p>
        </w:tc>
      </w:tr>
      <w:tr>
        <w:trPr>
          <w:cantSplit w:val="0"/>
          <w:trHeight w:val="675" w:hRule="atLeast"/>
          <w:tblHeader w:val="0"/>
        </w:trPr>
        <w:tc>
          <w:tcPr/>
          <w:p w:rsidR="00000000" w:rsidDel="00000000" w:rsidP="00000000" w:rsidRDefault="00000000" w:rsidRPr="00000000" w14:paraId="00000C7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routeName</w:t>
            </w:r>
          </w:p>
        </w:tc>
        <w:tc>
          <w:tcPr/>
          <w:p w:rsidR="00000000" w:rsidDel="00000000" w:rsidP="00000000" w:rsidRDefault="00000000" w:rsidRPr="00000000" w14:paraId="00000C7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C7B">
            <w:pPr>
              <w:keepNext w:val="1"/>
              <w:spacing w:after="0" w:before="200" w:line="240" w:lineRule="auto"/>
              <w:jc w:val="both"/>
              <w:rPr/>
            </w:pPr>
            <w:r w:rsidDel="00000000" w:rsidR="00000000" w:rsidRPr="00000000">
              <w:rPr>
                <w:rtl w:val="0"/>
              </w:rPr>
              <w:t xml:space="preserve">Optional. A  string for transit operations use.</w:t>
            </w:r>
          </w:p>
        </w:tc>
      </w:tr>
      <w:tr>
        <w:trPr>
          <w:cantSplit w:val="0"/>
          <w:trHeight w:val="675" w:hRule="atLeast"/>
          <w:tblHeader w:val="0"/>
        </w:trPr>
        <w:tc>
          <w:tcPr/>
          <w:p w:rsidR="00000000" w:rsidDel="00000000" w:rsidP="00000000" w:rsidRDefault="00000000" w:rsidRPr="00000000" w14:paraId="00000C7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transitStatus</w:t>
            </w:r>
          </w:p>
        </w:tc>
        <w:tc>
          <w:tcPr/>
          <w:p w:rsidR="00000000" w:rsidDel="00000000" w:rsidP="00000000" w:rsidRDefault="00000000" w:rsidRPr="00000000" w14:paraId="00000C7D">
            <w:pPr>
              <w:spacing w:after="0" w:before="200" w:line="240" w:lineRule="auto"/>
              <w:jc w:val="both"/>
              <w:rPr>
                <w:rFonts w:ascii="Courier New" w:cs="Courier New" w:eastAsia="Courier New" w:hAnsi="Courier New"/>
              </w:rPr>
            </w:pPr>
            <w:hyperlink w:anchor="_heading=h.ihv636">
              <w:r w:rsidDel="00000000" w:rsidR="00000000" w:rsidRPr="00000000">
                <w:rPr>
                  <w:rFonts w:ascii="Courier New" w:cs="Courier New" w:eastAsia="Courier New" w:hAnsi="Courier New"/>
                  <w:color w:val="1155cc"/>
                  <w:u w:val="single"/>
                  <w:rtl w:val="0"/>
                </w:rPr>
                <w:t xml:space="preserve">J2735BitString</w:t>
              </w:r>
            </w:hyperlink>
            <w:r w:rsidDel="00000000" w:rsidR="00000000" w:rsidRPr="00000000">
              <w:rPr>
                <w:rFonts w:ascii="Courier New" w:cs="Courier New" w:eastAsia="Courier New" w:hAnsi="Courier New"/>
                <w:rtl w:val="0"/>
              </w:rPr>
              <w:t xml:space="preserve"> (8)</w:t>
            </w:r>
            <w:r w:rsidDel="00000000" w:rsidR="00000000" w:rsidRPr="00000000">
              <w:rPr>
                <w:rtl w:val="0"/>
              </w:rPr>
            </w:r>
          </w:p>
        </w:tc>
        <w:tc>
          <w:tcPr/>
          <w:p w:rsidR="00000000" w:rsidDel="00000000" w:rsidP="00000000" w:rsidRDefault="00000000" w:rsidRPr="00000000" w14:paraId="00000C7E">
            <w:pPr>
              <w:keepNext w:val="1"/>
              <w:spacing w:after="0" w:before="200" w:line="240" w:lineRule="auto"/>
              <w:jc w:val="both"/>
              <w:rPr/>
            </w:pPr>
            <w:r w:rsidDel="00000000" w:rsidR="00000000" w:rsidRPr="00000000">
              <w:rPr>
                <w:rtl w:val="0"/>
              </w:rPr>
              <w:t xml:space="preserve">Optional. Current vehicle state.</w:t>
            </w:r>
          </w:p>
          <w:p w:rsidR="00000000" w:rsidDel="00000000" w:rsidP="00000000" w:rsidRDefault="00000000" w:rsidRPr="00000000" w14:paraId="00000C7F">
            <w:pPr>
              <w:keepNext w:val="1"/>
              <w:rPr/>
            </w:pPr>
            <w:r w:rsidDel="00000000" w:rsidR="00000000" w:rsidRPr="00000000">
              <w:rPr>
                <w:rtl w:val="0"/>
              </w:rPr>
              <w:t xml:space="preserve">BitString values determined by J2735TransitVehicleStatusNames:</w:t>
            </w:r>
          </w:p>
          <w:p w:rsidR="00000000" w:rsidDel="00000000" w:rsidP="00000000" w:rsidRDefault="00000000" w:rsidRPr="00000000" w14:paraId="00000C80">
            <w:pPr>
              <w:keepNext w:val="1"/>
              <w:numPr>
                <w:ilvl w:val="0"/>
                <w:numId w:val="15"/>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loading</w:t>
            </w:r>
          </w:p>
          <w:p w:rsidR="00000000" w:rsidDel="00000000" w:rsidP="00000000" w:rsidRDefault="00000000" w:rsidRPr="00000000" w14:paraId="00000C81">
            <w:pPr>
              <w:keepNext w:val="1"/>
              <w:numPr>
                <w:ilvl w:val="0"/>
                <w:numId w:val="15"/>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anADAuse</w:t>
            </w:r>
          </w:p>
          <w:p w:rsidR="00000000" w:rsidDel="00000000" w:rsidP="00000000" w:rsidRDefault="00000000" w:rsidRPr="00000000" w14:paraId="00000C82">
            <w:pPr>
              <w:keepNext w:val="1"/>
              <w:numPr>
                <w:ilvl w:val="0"/>
                <w:numId w:val="15"/>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aBikeLoad</w:t>
            </w:r>
          </w:p>
          <w:p w:rsidR="00000000" w:rsidDel="00000000" w:rsidP="00000000" w:rsidRDefault="00000000" w:rsidRPr="00000000" w14:paraId="00000C83">
            <w:pPr>
              <w:keepNext w:val="1"/>
              <w:numPr>
                <w:ilvl w:val="0"/>
                <w:numId w:val="15"/>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doorOpen</w:t>
            </w:r>
          </w:p>
          <w:p w:rsidR="00000000" w:rsidDel="00000000" w:rsidP="00000000" w:rsidRDefault="00000000" w:rsidRPr="00000000" w14:paraId="00000C84">
            <w:pPr>
              <w:keepNext w:val="1"/>
              <w:numPr>
                <w:ilvl w:val="0"/>
                <w:numId w:val="15"/>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charging</w:t>
            </w:r>
          </w:p>
          <w:p w:rsidR="00000000" w:rsidDel="00000000" w:rsidP="00000000" w:rsidRDefault="00000000" w:rsidRPr="00000000" w14:paraId="00000C85">
            <w:pPr>
              <w:keepNext w:val="1"/>
              <w:numPr>
                <w:ilvl w:val="0"/>
                <w:numId w:val="15"/>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atStopLine</w:t>
            </w:r>
          </w:p>
        </w:tc>
      </w:tr>
      <w:tr>
        <w:trPr>
          <w:cantSplit w:val="0"/>
          <w:trHeight w:val="675" w:hRule="atLeast"/>
          <w:tblHeader w:val="0"/>
        </w:trPr>
        <w:tc>
          <w:tcPr/>
          <w:p w:rsidR="00000000" w:rsidDel="00000000" w:rsidP="00000000" w:rsidRDefault="00000000" w:rsidRPr="00000000" w14:paraId="00000C8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transitOccupancy</w:t>
            </w:r>
          </w:p>
        </w:tc>
        <w:tc>
          <w:tcPr/>
          <w:p w:rsidR="00000000" w:rsidDel="00000000" w:rsidP="00000000" w:rsidRDefault="00000000" w:rsidRPr="00000000" w14:paraId="00000C8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J2735TransitVehicleOccupancy</w:t>
            </w:r>
          </w:p>
        </w:tc>
        <w:tc>
          <w:tcPr/>
          <w:p w:rsidR="00000000" w:rsidDel="00000000" w:rsidP="00000000" w:rsidRDefault="00000000" w:rsidRPr="00000000" w14:paraId="00000C88">
            <w:pPr>
              <w:keepNext w:val="1"/>
              <w:spacing w:after="0" w:before="200" w:line="240" w:lineRule="auto"/>
              <w:jc w:val="both"/>
              <w:rPr/>
            </w:pPr>
            <w:r w:rsidDel="00000000" w:rsidR="00000000" w:rsidRPr="00000000">
              <w:rPr>
                <w:rtl w:val="0"/>
              </w:rPr>
              <w:t xml:space="preserve">Optional. Current vehicle occupancy.</w:t>
            </w:r>
          </w:p>
          <w:p w:rsidR="00000000" w:rsidDel="00000000" w:rsidP="00000000" w:rsidRDefault="00000000" w:rsidRPr="00000000" w14:paraId="00000C89">
            <w:pPr>
              <w:keepNext w:val="1"/>
              <w:rPr/>
            </w:pPr>
            <w:r w:rsidDel="00000000" w:rsidR="00000000" w:rsidRPr="00000000">
              <w:rPr>
                <w:rtl w:val="0"/>
              </w:rPr>
              <w:t xml:space="preserve">Single constant from enumeration below:</w:t>
            </w:r>
          </w:p>
          <w:p w:rsidR="00000000" w:rsidDel="00000000" w:rsidP="00000000" w:rsidRDefault="00000000" w:rsidRPr="00000000" w14:paraId="00000C8A">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occupancyUnknown</w:t>
            </w:r>
          </w:p>
          <w:p w:rsidR="00000000" w:rsidDel="00000000" w:rsidP="00000000" w:rsidRDefault="00000000" w:rsidRPr="00000000" w14:paraId="00000C8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occupancyEmpty</w:t>
            </w:r>
          </w:p>
          <w:p w:rsidR="00000000" w:rsidDel="00000000" w:rsidP="00000000" w:rsidRDefault="00000000" w:rsidRPr="00000000" w14:paraId="00000C8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occupancyVeryLow</w:t>
            </w:r>
          </w:p>
          <w:p w:rsidR="00000000" w:rsidDel="00000000" w:rsidP="00000000" w:rsidRDefault="00000000" w:rsidRPr="00000000" w14:paraId="00000C8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occupancyLow</w:t>
            </w:r>
          </w:p>
          <w:p w:rsidR="00000000" w:rsidDel="00000000" w:rsidP="00000000" w:rsidRDefault="00000000" w:rsidRPr="00000000" w14:paraId="00000C8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occupancyMed</w:t>
            </w:r>
          </w:p>
          <w:p w:rsidR="00000000" w:rsidDel="00000000" w:rsidP="00000000" w:rsidRDefault="00000000" w:rsidRPr="00000000" w14:paraId="00000C8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occupancyHigh</w:t>
            </w:r>
          </w:p>
          <w:p w:rsidR="00000000" w:rsidDel="00000000" w:rsidP="00000000" w:rsidRDefault="00000000" w:rsidRPr="00000000" w14:paraId="00000C9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occupancyNearlyFull</w:t>
            </w:r>
          </w:p>
          <w:p w:rsidR="00000000" w:rsidDel="00000000" w:rsidP="00000000" w:rsidRDefault="00000000" w:rsidRPr="00000000" w14:paraId="00000C91">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occupancyFull</w:t>
            </w:r>
          </w:p>
        </w:tc>
      </w:tr>
      <w:tr>
        <w:trPr>
          <w:cantSplit w:val="0"/>
          <w:trHeight w:val="675" w:hRule="atLeast"/>
          <w:tblHeader w:val="0"/>
        </w:trPr>
        <w:tc>
          <w:tcPr/>
          <w:p w:rsidR="00000000" w:rsidDel="00000000" w:rsidP="00000000" w:rsidRDefault="00000000" w:rsidRPr="00000000" w14:paraId="00000C9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transitSchedule</w:t>
            </w:r>
          </w:p>
        </w:tc>
        <w:tc>
          <w:tcPr/>
          <w:p w:rsidR="00000000" w:rsidDel="00000000" w:rsidP="00000000" w:rsidRDefault="00000000" w:rsidRPr="00000000" w14:paraId="00000C9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94">
            <w:pPr>
              <w:keepNext w:val="1"/>
              <w:spacing w:after="0" w:before="200" w:line="240" w:lineRule="auto"/>
              <w:jc w:val="both"/>
              <w:rPr/>
            </w:pPr>
            <w:r w:rsidDel="00000000" w:rsidR="00000000" w:rsidRPr="00000000">
              <w:rPr>
                <w:rtl w:val="0"/>
              </w:rPr>
              <w:t xml:space="preserve">Optional. Current vehicle schedule adherence.</w:t>
            </w:r>
          </w:p>
        </w:tc>
      </w:tr>
    </w:tbl>
    <w:p w:rsidR="00000000" w:rsidDel="00000000" w:rsidP="00000000" w:rsidRDefault="00000000" w:rsidRPr="00000000" w14:paraId="00000C95">
      <w:pPr>
        <w:spacing w:after="200" w:before="120" w:line="264" w:lineRule="auto"/>
        <w:rPr>
          <w:b w:val="1"/>
          <w:color w:val="323e4f"/>
        </w:rPr>
      </w:pPr>
      <w:r w:rsidDel="00000000" w:rsidR="00000000" w:rsidRPr="00000000">
        <w:rPr>
          <w:b w:val="1"/>
          <w:color w:val="323e4f"/>
          <w:rtl w:val="0"/>
        </w:rPr>
        <w:t xml:space="preserve">Table 106 - J2735RequestorDescription</w:t>
      </w:r>
    </w:p>
    <w:p w:rsidR="00000000" w:rsidDel="00000000" w:rsidP="00000000" w:rsidRDefault="00000000" w:rsidRPr="00000000" w14:paraId="00000C96">
      <w:pPr>
        <w:pStyle w:val="Heading2"/>
        <w:numPr>
          <w:ilvl w:val="1"/>
          <w:numId w:val="12"/>
        </w:numPr>
        <w:rPr>
          <w:color w:val="2f5496"/>
          <w:sz w:val="26"/>
          <w:szCs w:val="26"/>
        </w:rPr>
      </w:pPr>
      <w:bookmarkStart w:colFirst="0" w:colLast="0" w:name="_heading=h.5lur20ls8chl" w:id="122"/>
      <w:bookmarkEnd w:id="122"/>
      <w:r w:rsidDel="00000000" w:rsidR="00000000" w:rsidRPr="00000000">
        <w:rPr>
          <w:rtl w:val="0"/>
        </w:rPr>
        <w:t xml:space="preserve">J2735VehicleID</w:t>
      </w:r>
    </w:p>
    <w:p w:rsidR="00000000" w:rsidDel="00000000" w:rsidP="00000000" w:rsidRDefault="00000000" w:rsidRPr="00000000" w14:paraId="00000C97">
      <w:pPr>
        <w:rPr/>
      </w:pPr>
      <w:r w:rsidDel="00000000" w:rsidR="00000000" w:rsidRPr="00000000">
        <w:rPr>
          <w:rtl w:val="0"/>
        </w:rPr>
        <w:t xml:space="preserve">Used to contain either a (US) TemporaryID or an (EU) StationID in a simple frame. These two different value domains are used to uniquely identify a vehicle or other object in these two regional DSRC environments. Only one of the two fields will be populated.</w:t>
      </w:r>
    </w:p>
    <w:tbl>
      <w:tblPr>
        <w:tblStyle w:val="Table122"/>
        <w:tblW w:w="9358.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50"/>
        <w:gridCol w:w="2985"/>
        <w:gridCol w:w="4723"/>
        <w:tblGridChange w:id="0">
          <w:tblGrid>
            <w:gridCol w:w="1650"/>
            <w:gridCol w:w="2985"/>
            <w:gridCol w:w="4723"/>
          </w:tblGrid>
        </w:tblGridChange>
      </w:tblGrid>
      <w:tr>
        <w:trPr>
          <w:cantSplit w:val="0"/>
          <w:tblHeader w:val="0"/>
        </w:trPr>
        <w:tc>
          <w:tcPr/>
          <w:p w:rsidR="00000000" w:rsidDel="00000000" w:rsidP="00000000" w:rsidRDefault="00000000" w:rsidRPr="00000000" w14:paraId="00000C98">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99">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9A">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9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entityID</w:t>
            </w:r>
          </w:p>
        </w:tc>
        <w:tc>
          <w:tcPr/>
          <w:p w:rsidR="00000000" w:rsidDel="00000000" w:rsidP="00000000" w:rsidRDefault="00000000" w:rsidRPr="00000000" w14:paraId="00000C9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p w:rsidR="00000000" w:rsidDel="00000000" w:rsidP="00000000" w:rsidRDefault="00000000" w:rsidRPr="00000000" w14:paraId="00000C9D">
            <w:pPr>
              <w:keepNext w:val="1"/>
              <w:spacing w:after="0" w:before="200" w:line="240" w:lineRule="auto"/>
              <w:jc w:val="both"/>
              <w:rPr/>
            </w:pPr>
            <w:r w:rsidDel="00000000" w:rsidR="00000000" w:rsidRPr="00000000">
              <w:rPr>
                <w:rtl w:val="0"/>
              </w:rPr>
              <w:t xml:space="preserve">Unique String ID. Support for US.</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C9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stationID</w:t>
            </w:r>
          </w:p>
        </w:tc>
        <w:tc>
          <w:tcPr/>
          <w:p w:rsidR="00000000" w:rsidDel="00000000" w:rsidP="00000000" w:rsidRDefault="00000000" w:rsidRPr="00000000" w14:paraId="00000C9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A0">
            <w:pPr>
              <w:keepNext w:val="1"/>
              <w:spacing w:after="0" w:before="200" w:line="240" w:lineRule="auto"/>
              <w:jc w:val="both"/>
              <w:rPr/>
            </w:pPr>
            <w:r w:rsidDel="00000000" w:rsidR="00000000" w:rsidRPr="00000000">
              <w:rPr>
                <w:rtl w:val="0"/>
              </w:rPr>
              <w:t xml:space="preserve">Unique integer ID. Support for EU.</w:t>
            </w:r>
          </w:p>
        </w:tc>
      </w:tr>
    </w:tbl>
    <w:p w:rsidR="00000000" w:rsidDel="00000000" w:rsidP="00000000" w:rsidRDefault="00000000" w:rsidRPr="00000000" w14:paraId="00000CA1">
      <w:pPr>
        <w:spacing w:after="200" w:before="120" w:line="264" w:lineRule="auto"/>
        <w:rPr>
          <w:b w:val="1"/>
          <w:color w:val="323e4f"/>
        </w:rPr>
      </w:pPr>
      <w:r w:rsidDel="00000000" w:rsidR="00000000" w:rsidRPr="00000000">
        <w:rPr>
          <w:b w:val="1"/>
          <w:color w:val="323e4f"/>
          <w:rtl w:val="0"/>
        </w:rPr>
        <w:t xml:space="preserve">Table 107 - J2735VehicleID</w:t>
      </w:r>
    </w:p>
    <w:p w:rsidR="00000000" w:rsidDel="00000000" w:rsidP="00000000" w:rsidRDefault="00000000" w:rsidRPr="00000000" w14:paraId="00000CA2">
      <w:pPr>
        <w:pStyle w:val="Heading2"/>
        <w:numPr>
          <w:ilvl w:val="1"/>
          <w:numId w:val="12"/>
        </w:numPr>
        <w:rPr>
          <w:color w:val="2f5496"/>
          <w:sz w:val="26"/>
          <w:szCs w:val="26"/>
        </w:rPr>
      </w:pPr>
      <w:bookmarkStart w:colFirst="0" w:colLast="0" w:name="_heading=h.uqqnuixcl0tn" w:id="123"/>
      <w:bookmarkEnd w:id="123"/>
      <w:r w:rsidDel="00000000" w:rsidR="00000000" w:rsidRPr="00000000">
        <w:rPr>
          <w:rtl w:val="0"/>
        </w:rPr>
        <w:t xml:space="preserve">J2735RequestorType</w:t>
      </w:r>
    </w:p>
    <w:p w:rsidR="00000000" w:rsidDel="00000000" w:rsidP="00000000" w:rsidRDefault="00000000" w:rsidRPr="00000000" w14:paraId="00000CA3">
      <w:pPr>
        <w:ind w:left="0" w:firstLine="0"/>
        <w:rPr/>
      </w:pPr>
      <w:r w:rsidDel="00000000" w:rsidR="00000000" w:rsidRPr="00000000">
        <w:rPr>
          <w:rtl w:val="0"/>
        </w:rPr>
        <w:t xml:space="preserve">Used when a vehicle is requesting a signal preemption or priority service call from the signal controller in an intersection. This data frame provides the details of the requestor class taxonomy required to support the request.</w:t>
      </w:r>
      <w:r w:rsidDel="00000000" w:rsidR="00000000" w:rsidRPr="00000000">
        <w:rPr>
          <w:rtl w:val="0"/>
        </w:rPr>
      </w:r>
    </w:p>
    <w:tbl>
      <w:tblPr>
        <w:tblStyle w:val="Table123"/>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CA4">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CA5">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CA6">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CA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role</w:t>
            </w:r>
          </w:p>
        </w:tc>
        <w:tc>
          <w:tcPr/>
          <w:p w:rsidR="00000000" w:rsidDel="00000000" w:rsidP="00000000" w:rsidRDefault="00000000" w:rsidRPr="00000000" w14:paraId="00000CA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J2735BasicVehicleRole</w:t>
            </w:r>
          </w:p>
        </w:tc>
        <w:tc>
          <w:tcPr/>
          <w:p w:rsidR="00000000" w:rsidDel="00000000" w:rsidP="00000000" w:rsidRDefault="00000000" w:rsidRPr="00000000" w14:paraId="00000CA9">
            <w:pPr>
              <w:keepNext w:val="1"/>
              <w:spacing w:after="0" w:before="200" w:line="240" w:lineRule="auto"/>
              <w:jc w:val="both"/>
              <w:rPr/>
            </w:pPr>
            <w:r w:rsidDel="00000000" w:rsidR="00000000" w:rsidRPr="00000000">
              <w:rPr>
                <w:rtl w:val="0"/>
              </w:rPr>
              <w:t xml:space="preserve">Basic role of this user at this time.</w:t>
            </w:r>
          </w:p>
          <w:p w:rsidR="00000000" w:rsidDel="00000000" w:rsidP="00000000" w:rsidRDefault="00000000" w:rsidRPr="00000000" w14:paraId="00000CAA">
            <w:pPr>
              <w:keepNext w:val="1"/>
              <w:rPr/>
            </w:pPr>
            <w:r w:rsidDel="00000000" w:rsidR="00000000" w:rsidRPr="00000000">
              <w:rPr>
                <w:rtl w:val="0"/>
              </w:rPr>
              <w:t xml:space="preserve">Single constant from enumeration below:</w:t>
            </w:r>
          </w:p>
          <w:p w:rsidR="00000000" w:rsidDel="00000000" w:rsidP="00000000" w:rsidRDefault="00000000" w:rsidRPr="00000000" w14:paraId="00000CAB">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basicVehicle</w:t>
            </w:r>
          </w:p>
          <w:p w:rsidR="00000000" w:rsidDel="00000000" w:rsidP="00000000" w:rsidRDefault="00000000" w:rsidRPr="00000000" w14:paraId="00000CA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publicTransport</w:t>
            </w:r>
          </w:p>
          <w:p w:rsidR="00000000" w:rsidDel="00000000" w:rsidP="00000000" w:rsidRDefault="00000000" w:rsidRPr="00000000" w14:paraId="00000CA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specialTransport</w:t>
            </w:r>
          </w:p>
          <w:p w:rsidR="00000000" w:rsidDel="00000000" w:rsidP="00000000" w:rsidRDefault="00000000" w:rsidRPr="00000000" w14:paraId="00000CA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dangerousGoods</w:t>
            </w:r>
          </w:p>
          <w:p w:rsidR="00000000" w:rsidDel="00000000" w:rsidP="00000000" w:rsidRDefault="00000000" w:rsidRPr="00000000" w14:paraId="00000CA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roadWork</w:t>
            </w:r>
          </w:p>
          <w:p w:rsidR="00000000" w:rsidDel="00000000" w:rsidP="00000000" w:rsidRDefault="00000000" w:rsidRPr="00000000" w14:paraId="00000CB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roadRescue</w:t>
            </w:r>
          </w:p>
          <w:p w:rsidR="00000000" w:rsidDel="00000000" w:rsidP="00000000" w:rsidRDefault="00000000" w:rsidRPr="00000000" w14:paraId="00000CB1">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emergency</w:t>
            </w:r>
          </w:p>
          <w:p w:rsidR="00000000" w:rsidDel="00000000" w:rsidP="00000000" w:rsidRDefault="00000000" w:rsidRPr="00000000" w14:paraId="00000CB2">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safetyCar</w:t>
            </w:r>
          </w:p>
          <w:p w:rsidR="00000000" w:rsidDel="00000000" w:rsidP="00000000" w:rsidRDefault="00000000" w:rsidRPr="00000000" w14:paraId="00000CB3">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none_unknown</w:t>
            </w:r>
          </w:p>
          <w:p w:rsidR="00000000" w:rsidDel="00000000" w:rsidP="00000000" w:rsidRDefault="00000000" w:rsidRPr="00000000" w14:paraId="00000CB4">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truck</w:t>
            </w:r>
          </w:p>
          <w:p w:rsidR="00000000" w:rsidDel="00000000" w:rsidP="00000000" w:rsidRDefault="00000000" w:rsidRPr="00000000" w14:paraId="00000CB5">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motorcycle</w:t>
            </w:r>
          </w:p>
          <w:p w:rsidR="00000000" w:rsidDel="00000000" w:rsidP="00000000" w:rsidRDefault="00000000" w:rsidRPr="00000000" w14:paraId="00000CB6">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roadSideSource</w:t>
            </w:r>
          </w:p>
          <w:p w:rsidR="00000000" w:rsidDel="00000000" w:rsidP="00000000" w:rsidRDefault="00000000" w:rsidRPr="00000000" w14:paraId="00000CB7">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police</w:t>
            </w:r>
          </w:p>
          <w:p w:rsidR="00000000" w:rsidDel="00000000" w:rsidP="00000000" w:rsidRDefault="00000000" w:rsidRPr="00000000" w14:paraId="00000CB8">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fire</w:t>
            </w:r>
          </w:p>
          <w:p w:rsidR="00000000" w:rsidDel="00000000" w:rsidP="00000000" w:rsidRDefault="00000000" w:rsidRPr="00000000" w14:paraId="00000CB9">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ambulance</w:t>
            </w:r>
          </w:p>
          <w:p w:rsidR="00000000" w:rsidDel="00000000" w:rsidP="00000000" w:rsidRDefault="00000000" w:rsidRPr="00000000" w14:paraId="00000CBA">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dot</w:t>
            </w:r>
          </w:p>
          <w:p w:rsidR="00000000" w:rsidDel="00000000" w:rsidP="00000000" w:rsidRDefault="00000000" w:rsidRPr="00000000" w14:paraId="00000CB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transit</w:t>
            </w:r>
          </w:p>
          <w:p w:rsidR="00000000" w:rsidDel="00000000" w:rsidP="00000000" w:rsidRDefault="00000000" w:rsidRPr="00000000" w14:paraId="00000CB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slowMoving</w:t>
            </w:r>
          </w:p>
          <w:p w:rsidR="00000000" w:rsidDel="00000000" w:rsidP="00000000" w:rsidRDefault="00000000" w:rsidRPr="00000000" w14:paraId="00000CB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stopNgo</w:t>
            </w:r>
          </w:p>
          <w:p w:rsidR="00000000" w:rsidDel="00000000" w:rsidP="00000000" w:rsidRDefault="00000000" w:rsidRPr="00000000" w14:paraId="00000CB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cyclist</w:t>
            </w:r>
          </w:p>
          <w:p w:rsidR="00000000" w:rsidDel="00000000" w:rsidP="00000000" w:rsidRDefault="00000000" w:rsidRPr="00000000" w14:paraId="00000CB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pedestrian</w:t>
            </w:r>
          </w:p>
          <w:p w:rsidR="00000000" w:rsidDel="00000000" w:rsidP="00000000" w:rsidRDefault="00000000" w:rsidRPr="00000000" w14:paraId="00000CC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nonMotorized</w:t>
            </w:r>
          </w:p>
          <w:p w:rsidR="00000000" w:rsidDel="00000000" w:rsidP="00000000" w:rsidRDefault="00000000" w:rsidRPr="00000000" w14:paraId="00000CC1">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military</w:t>
            </w:r>
          </w:p>
        </w:tc>
      </w:tr>
      <w:tr>
        <w:trPr>
          <w:cantSplit w:val="0"/>
          <w:trHeight w:val="675" w:hRule="atLeast"/>
          <w:tblHeader w:val="0"/>
        </w:trPr>
        <w:tc>
          <w:tcPr/>
          <w:p w:rsidR="00000000" w:rsidDel="00000000" w:rsidP="00000000" w:rsidRDefault="00000000" w:rsidRPr="00000000" w14:paraId="00000CC2">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subrole</w:t>
            </w:r>
          </w:p>
        </w:tc>
        <w:tc>
          <w:tcPr/>
          <w:p w:rsidR="00000000" w:rsidDel="00000000" w:rsidP="00000000" w:rsidRDefault="00000000" w:rsidRPr="00000000" w14:paraId="00000CC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J2735RequestSubRole</w:t>
            </w:r>
          </w:p>
        </w:tc>
        <w:tc>
          <w:tcPr/>
          <w:p w:rsidR="00000000" w:rsidDel="00000000" w:rsidP="00000000" w:rsidRDefault="00000000" w:rsidRPr="00000000" w14:paraId="00000CC4">
            <w:pPr>
              <w:keepNext w:val="1"/>
              <w:spacing w:after="0" w:before="200" w:line="240" w:lineRule="auto"/>
              <w:jc w:val="both"/>
              <w:rPr/>
            </w:pPr>
            <w:r w:rsidDel="00000000" w:rsidR="00000000" w:rsidRPr="00000000">
              <w:rPr>
                <w:rtl w:val="0"/>
              </w:rPr>
              <w:t xml:space="preserve">Optional. A local list with role based items.</w:t>
            </w:r>
          </w:p>
          <w:p w:rsidR="00000000" w:rsidDel="00000000" w:rsidP="00000000" w:rsidRDefault="00000000" w:rsidRPr="00000000" w14:paraId="00000CC5">
            <w:pPr>
              <w:keepNext w:val="1"/>
              <w:rPr/>
            </w:pPr>
            <w:r w:rsidDel="00000000" w:rsidR="00000000" w:rsidRPr="00000000">
              <w:rPr>
                <w:rtl w:val="0"/>
              </w:rPr>
              <w:t xml:space="preserve">Single constant from enumeration below:</w:t>
            </w:r>
          </w:p>
          <w:p w:rsidR="00000000" w:rsidDel="00000000" w:rsidP="00000000" w:rsidRDefault="00000000" w:rsidRPr="00000000" w14:paraId="00000CC6">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requestSubRoleUnKnown</w:t>
            </w:r>
          </w:p>
          <w:p w:rsidR="00000000" w:rsidDel="00000000" w:rsidP="00000000" w:rsidRDefault="00000000" w:rsidRPr="00000000" w14:paraId="00000CC7">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w:t>
            </w:r>
          </w:p>
          <w:p w:rsidR="00000000" w:rsidDel="00000000" w:rsidP="00000000" w:rsidRDefault="00000000" w:rsidRPr="00000000" w14:paraId="00000CC8">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requestSubRole2</w:t>
            </w:r>
          </w:p>
          <w:p w:rsidR="00000000" w:rsidDel="00000000" w:rsidP="00000000" w:rsidRDefault="00000000" w:rsidRPr="00000000" w14:paraId="00000CC9">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requestSubRole3</w:t>
            </w:r>
          </w:p>
          <w:p w:rsidR="00000000" w:rsidDel="00000000" w:rsidP="00000000" w:rsidRDefault="00000000" w:rsidRPr="00000000" w14:paraId="00000CCA">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requestSubRole4</w:t>
            </w:r>
          </w:p>
          <w:p w:rsidR="00000000" w:rsidDel="00000000" w:rsidP="00000000" w:rsidRDefault="00000000" w:rsidRPr="00000000" w14:paraId="00000CC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requestSubRole5</w:t>
            </w:r>
          </w:p>
          <w:p w:rsidR="00000000" w:rsidDel="00000000" w:rsidP="00000000" w:rsidRDefault="00000000" w:rsidRPr="00000000" w14:paraId="00000CC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requestSubRole6</w:t>
            </w:r>
          </w:p>
          <w:p w:rsidR="00000000" w:rsidDel="00000000" w:rsidP="00000000" w:rsidRDefault="00000000" w:rsidRPr="00000000" w14:paraId="00000CC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requestSubRole7</w:t>
            </w:r>
          </w:p>
          <w:p w:rsidR="00000000" w:rsidDel="00000000" w:rsidP="00000000" w:rsidRDefault="00000000" w:rsidRPr="00000000" w14:paraId="00000CC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requestSubRole8</w:t>
            </w:r>
          </w:p>
          <w:p w:rsidR="00000000" w:rsidDel="00000000" w:rsidP="00000000" w:rsidRDefault="00000000" w:rsidRPr="00000000" w14:paraId="00000CC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requestSubRole9</w:t>
            </w:r>
          </w:p>
          <w:p w:rsidR="00000000" w:rsidDel="00000000" w:rsidP="00000000" w:rsidRDefault="00000000" w:rsidRPr="00000000" w14:paraId="00000CD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requestSubRole10</w:t>
            </w:r>
          </w:p>
          <w:p w:rsidR="00000000" w:rsidDel="00000000" w:rsidP="00000000" w:rsidRDefault="00000000" w:rsidRPr="00000000" w14:paraId="00000CD1">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requestSubRole11</w:t>
            </w:r>
          </w:p>
          <w:p w:rsidR="00000000" w:rsidDel="00000000" w:rsidP="00000000" w:rsidRDefault="00000000" w:rsidRPr="00000000" w14:paraId="00000CD2">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requestSubRole12</w:t>
            </w:r>
          </w:p>
          <w:p w:rsidR="00000000" w:rsidDel="00000000" w:rsidP="00000000" w:rsidRDefault="00000000" w:rsidRPr="00000000" w14:paraId="00000CD3">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requestSubRole13</w:t>
            </w:r>
          </w:p>
          <w:p w:rsidR="00000000" w:rsidDel="00000000" w:rsidP="00000000" w:rsidRDefault="00000000" w:rsidRPr="00000000" w14:paraId="00000CD4">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requestSubRole14</w:t>
            </w:r>
          </w:p>
          <w:p w:rsidR="00000000" w:rsidDel="00000000" w:rsidP="00000000" w:rsidRDefault="00000000" w:rsidRPr="00000000" w14:paraId="00000CD5">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requestSubRoleReserved</w:t>
            </w:r>
          </w:p>
        </w:tc>
      </w:tr>
      <w:tr>
        <w:trPr>
          <w:cantSplit w:val="0"/>
          <w:trHeight w:val="675" w:hRule="atLeast"/>
          <w:tblHeader w:val="0"/>
        </w:trPr>
        <w:tc>
          <w:tcPr/>
          <w:p w:rsidR="00000000" w:rsidDel="00000000" w:rsidP="00000000" w:rsidRDefault="00000000" w:rsidRPr="00000000" w14:paraId="00000CD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w:t>
            </w:r>
          </w:p>
        </w:tc>
        <w:tc>
          <w:tcPr/>
          <w:p w:rsidR="00000000" w:rsidDel="00000000" w:rsidP="00000000" w:rsidRDefault="00000000" w:rsidRPr="00000000" w14:paraId="00000CD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J2735RequestImportanceLevel</w:t>
            </w:r>
          </w:p>
        </w:tc>
        <w:tc>
          <w:tcPr/>
          <w:p w:rsidR="00000000" w:rsidDel="00000000" w:rsidP="00000000" w:rsidRDefault="00000000" w:rsidRPr="00000000" w14:paraId="00000CD8">
            <w:pPr>
              <w:keepNext w:val="1"/>
              <w:spacing w:after="0" w:before="200" w:line="240" w:lineRule="auto"/>
              <w:jc w:val="both"/>
              <w:rPr/>
            </w:pPr>
            <w:r w:rsidDel="00000000" w:rsidR="00000000" w:rsidRPr="00000000">
              <w:rPr>
                <w:rtl w:val="0"/>
              </w:rPr>
              <w:t xml:space="preserve">Optional. A local list with request items.</w:t>
            </w:r>
          </w:p>
          <w:p w:rsidR="00000000" w:rsidDel="00000000" w:rsidP="00000000" w:rsidRDefault="00000000" w:rsidRPr="00000000" w14:paraId="00000CD9">
            <w:pPr>
              <w:keepNext w:val="1"/>
              <w:rPr/>
            </w:pPr>
            <w:r w:rsidDel="00000000" w:rsidR="00000000" w:rsidRPr="00000000">
              <w:rPr>
                <w:rtl w:val="0"/>
              </w:rPr>
              <w:t xml:space="preserve">Single constant from enumeration below:</w:t>
            </w:r>
          </w:p>
          <w:p w:rsidR="00000000" w:rsidDel="00000000" w:rsidP="00000000" w:rsidRDefault="00000000" w:rsidRPr="00000000" w14:paraId="00000CDA">
            <w:pPr>
              <w:keepNext w:val="1"/>
              <w:numPr>
                <w:ilvl w:val="0"/>
                <w:numId w:val="33"/>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requestImportanceLevelUnKnown</w:t>
            </w:r>
          </w:p>
          <w:p w:rsidR="00000000" w:rsidDel="00000000" w:rsidP="00000000" w:rsidRDefault="00000000" w:rsidRPr="00000000" w14:paraId="00000CDB">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w:t>
            </w:r>
          </w:p>
          <w:p w:rsidR="00000000" w:rsidDel="00000000" w:rsidP="00000000" w:rsidRDefault="00000000" w:rsidRPr="00000000" w14:paraId="00000CDC">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requestImportanceLevel2</w:t>
            </w:r>
          </w:p>
          <w:p w:rsidR="00000000" w:rsidDel="00000000" w:rsidP="00000000" w:rsidRDefault="00000000" w:rsidRPr="00000000" w14:paraId="00000CDD">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requestImportanceLevel3</w:t>
            </w:r>
          </w:p>
          <w:p w:rsidR="00000000" w:rsidDel="00000000" w:rsidP="00000000" w:rsidRDefault="00000000" w:rsidRPr="00000000" w14:paraId="00000CDE">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requestImportanceLevel4</w:t>
            </w:r>
          </w:p>
          <w:p w:rsidR="00000000" w:rsidDel="00000000" w:rsidP="00000000" w:rsidRDefault="00000000" w:rsidRPr="00000000" w14:paraId="00000CDF">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requestImportanceLevel5</w:t>
            </w:r>
          </w:p>
          <w:p w:rsidR="00000000" w:rsidDel="00000000" w:rsidP="00000000" w:rsidRDefault="00000000" w:rsidRPr="00000000" w14:paraId="00000CE0">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requestImportanceLevel6</w:t>
            </w:r>
          </w:p>
          <w:p w:rsidR="00000000" w:rsidDel="00000000" w:rsidP="00000000" w:rsidRDefault="00000000" w:rsidRPr="00000000" w14:paraId="00000CE1">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requestImportanceLevel7</w:t>
            </w:r>
          </w:p>
          <w:p w:rsidR="00000000" w:rsidDel="00000000" w:rsidP="00000000" w:rsidRDefault="00000000" w:rsidRPr="00000000" w14:paraId="00000CE2">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requestImportanceLevel8</w:t>
            </w:r>
          </w:p>
          <w:p w:rsidR="00000000" w:rsidDel="00000000" w:rsidP="00000000" w:rsidRDefault="00000000" w:rsidRPr="00000000" w14:paraId="00000CE3">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requestImportanceLevel9</w:t>
            </w:r>
          </w:p>
          <w:p w:rsidR="00000000" w:rsidDel="00000000" w:rsidP="00000000" w:rsidRDefault="00000000" w:rsidRPr="00000000" w14:paraId="00000CE4">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requestImportanceLevel10</w:t>
            </w:r>
          </w:p>
          <w:p w:rsidR="00000000" w:rsidDel="00000000" w:rsidP="00000000" w:rsidRDefault="00000000" w:rsidRPr="00000000" w14:paraId="00000CE5">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requestImportanceLevel11</w:t>
            </w:r>
          </w:p>
          <w:p w:rsidR="00000000" w:rsidDel="00000000" w:rsidP="00000000" w:rsidRDefault="00000000" w:rsidRPr="00000000" w14:paraId="00000CE6">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requestImportanceLevel12</w:t>
            </w:r>
          </w:p>
          <w:p w:rsidR="00000000" w:rsidDel="00000000" w:rsidP="00000000" w:rsidRDefault="00000000" w:rsidRPr="00000000" w14:paraId="00000CE7">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requestImportanceLevel13</w:t>
            </w:r>
          </w:p>
          <w:p w:rsidR="00000000" w:rsidDel="00000000" w:rsidP="00000000" w:rsidRDefault="00000000" w:rsidRPr="00000000" w14:paraId="00000CE8">
            <w:pPr>
              <w:keepNext w:val="1"/>
              <w:numPr>
                <w:ilvl w:val="0"/>
                <w:numId w:val="33"/>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requestImportanceLevel14</w:t>
            </w:r>
          </w:p>
          <w:p w:rsidR="00000000" w:rsidDel="00000000" w:rsidP="00000000" w:rsidRDefault="00000000" w:rsidRPr="00000000" w14:paraId="00000CE9">
            <w:pPr>
              <w:keepNext w:val="1"/>
              <w:numPr>
                <w:ilvl w:val="0"/>
                <w:numId w:val="33"/>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requestImportanceReserved</w:t>
            </w:r>
          </w:p>
        </w:tc>
      </w:tr>
      <w:tr>
        <w:trPr>
          <w:cantSplit w:val="0"/>
          <w:trHeight w:val="675" w:hRule="atLeast"/>
          <w:tblHeader w:val="0"/>
        </w:trPr>
        <w:tc>
          <w:tcPr/>
          <w:p w:rsidR="00000000" w:rsidDel="00000000" w:rsidP="00000000" w:rsidRDefault="00000000" w:rsidRPr="00000000" w14:paraId="00000CE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iso3883</w:t>
            </w:r>
          </w:p>
        </w:tc>
        <w:tc>
          <w:tcPr/>
          <w:p w:rsidR="00000000" w:rsidDel="00000000" w:rsidP="00000000" w:rsidRDefault="00000000" w:rsidRPr="00000000" w14:paraId="00000CE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CEC">
            <w:pPr>
              <w:keepNext w:val="1"/>
              <w:spacing w:after="0" w:before="200" w:line="240" w:lineRule="auto"/>
              <w:jc w:val="both"/>
              <w:rPr/>
            </w:pPr>
            <w:r w:rsidDel="00000000" w:rsidR="00000000" w:rsidRPr="00000000">
              <w:rPr>
                <w:rtl w:val="0"/>
              </w:rPr>
              <w:t xml:space="preserve">Optional. Represents the value domain provided by ISO 3833 for general vehicle types. (0..100)</w:t>
            </w:r>
          </w:p>
        </w:tc>
      </w:tr>
      <w:tr>
        <w:trPr>
          <w:cantSplit w:val="0"/>
          <w:trHeight w:val="675" w:hRule="atLeast"/>
          <w:tblHeader w:val="0"/>
        </w:trPr>
        <w:tc>
          <w:tcPr/>
          <w:p w:rsidR="00000000" w:rsidDel="00000000" w:rsidP="00000000" w:rsidRDefault="00000000" w:rsidRPr="00000000" w14:paraId="00000CE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hpmsType</w:t>
            </w:r>
          </w:p>
        </w:tc>
        <w:tc>
          <w:tcPr/>
          <w:p w:rsidR="00000000" w:rsidDel="00000000" w:rsidP="00000000" w:rsidRDefault="00000000" w:rsidRPr="00000000" w14:paraId="00000CE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J2735VehicleType</w:t>
            </w:r>
          </w:p>
        </w:tc>
        <w:tc>
          <w:tcPr/>
          <w:p w:rsidR="00000000" w:rsidDel="00000000" w:rsidP="00000000" w:rsidRDefault="00000000" w:rsidRPr="00000000" w14:paraId="00000CEF">
            <w:pPr>
              <w:keepNext w:val="1"/>
              <w:spacing w:after="0" w:before="200" w:line="240" w:lineRule="auto"/>
              <w:jc w:val="both"/>
              <w:rPr/>
            </w:pPr>
            <w:r w:rsidDel="00000000" w:rsidR="00000000" w:rsidRPr="00000000">
              <w:rPr>
                <w:rtl w:val="0"/>
              </w:rPr>
              <w:t xml:space="preserve">Optional. HPMS classification types.</w:t>
            </w:r>
          </w:p>
          <w:p w:rsidR="00000000" w:rsidDel="00000000" w:rsidP="00000000" w:rsidRDefault="00000000" w:rsidRPr="00000000" w14:paraId="00000CF0">
            <w:pPr>
              <w:keepNext w:val="1"/>
              <w:rPr/>
            </w:pPr>
            <w:r w:rsidDel="00000000" w:rsidR="00000000" w:rsidRPr="00000000">
              <w:rPr>
                <w:rtl w:val="0"/>
              </w:rPr>
              <w:t xml:space="preserve">Single constant from enumeration below:</w:t>
            </w:r>
          </w:p>
          <w:p w:rsidR="00000000" w:rsidDel="00000000" w:rsidP="00000000" w:rsidRDefault="00000000" w:rsidRPr="00000000" w14:paraId="00000CF1">
            <w:pPr>
              <w:keepNext w:val="1"/>
              <w:numPr>
                <w:ilvl w:val="0"/>
                <w:numId w:val="40"/>
              </w:numPr>
              <w:spacing w:after="0" w:afterAutospacing="0" w:before="20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none</w:t>
            </w:r>
          </w:p>
          <w:p w:rsidR="00000000" w:rsidDel="00000000" w:rsidP="00000000" w:rsidRDefault="00000000" w:rsidRPr="00000000" w14:paraId="00000CF2">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unknown</w:t>
            </w:r>
          </w:p>
          <w:p w:rsidR="00000000" w:rsidDel="00000000" w:rsidP="00000000" w:rsidRDefault="00000000" w:rsidRPr="00000000" w14:paraId="00000CF3">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special</w:t>
            </w:r>
          </w:p>
          <w:p w:rsidR="00000000" w:rsidDel="00000000" w:rsidP="00000000" w:rsidRDefault="00000000" w:rsidRPr="00000000" w14:paraId="00000CF4">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moto</w:t>
            </w:r>
          </w:p>
          <w:p w:rsidR="00000000" w:rsidDel="00000000" w:rsidP="00000000" w:rsidRDefault="00000000" w:rsidRPr="00000000" w14:paraId="00000CF5">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car</w:t>
            </w:r>
          </w:p>
          <w:p w:rsidR="00000000" w:rsidDel="00000000" w:rsidP="00000000" w:rsidRDefault="00000000" w:rsidRPr="00000000" w14:paraId="00000CF6">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carOther</w:t>
            </w:r>
          </w:p>
          <w:p w:rsidR="00000000" w:rsidDel="00000000" w:rsidP="00000000" w:rsidRDefault="00000000" w:rsidRPr="00000000" w14:paraId="00000CF7">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bus</w:t>
            </w:r>
          </w:p>
          <w:p w:rsidR="00000000" w:rsidDel="00000000" w:rsidP="00000000" w:rsidRDefault="00000000" w:rsidRPr="00000000" w14:paraId="00000CF8">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axleCnt2</w:t>
            </w:r>
          </w:p>
          <w:p w:rsidR="00000000" w:rsidDel="00000000" w:rsidP="00000000" w:rsidRDefault="00000000" w:rsidRPr="00000000" w14:paraId="00000CF9">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axleCnt3</w:t>
            </w:r>
          </w:p>
          <w:p w:rsidR="00000000" w:rsidDel="00000000" w:rsidP="00000000" w:rsidRDefault="00000000" w:rsidRPr="00000000" w14:paraId="00000CFA">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axleCnt4</w:t>
            </w:r>
          </w:p>
          <w:p w:rsidR="00000000" w:rsidDel="00000000" w:rsidP="00000000" w:rsidRDefault="00000000" w:rsidRPr="00000000" w14:paraId="00000CFB">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axleCnt4Trailer</w:t>
            </w:r>
          </w:p>
          <w:p w:rsidR="00000000" w:rsidDel="00000000" w:rsidP="00000000" w:rsidRDefault="00000000" w:rsidRPr="00000000" w14:paraId="00000CFC">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axleCnt5Trailer</w:t>
            </w:r>
          </w:p>
          <w:p w:rsidR="00000000" w:rsidDel="00000000" w:rsidP="00000000" w:rsidRDefault="00000000" w:rsidRPr="00000000" w14:paraId="00000CFD">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axleCnt6Trailer</w:t>
            </w:r>
          </w:p>
          <w:p w:rsidR="00000000" w:rsidDel="00000000" w:rsidP="00000000" w:rsidRDefault="00000000" w:rsidRPr="00000000" w14:paraId="00000CFE">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axleCnt5MultiTrailer</w:t>
            </w:r>
          </w:p>
          <w:p w:rsidR="00000000" w:rsidDel="00000000" w:rsidP="00000000" w:rsidRDefault="00000000" w:rsidRPr="00000000" w14:paraId="00000CFF">
            <w:pPr>
              <w:keepNext w:val="1"/>
              <w:numPr>
                <w:ilvl w:val="0"/>
                <w:numId w:val="40"/>
              </w:numPr>
              <w:spacing w:after="0" w:afterAutospacing="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axleCnt6MultiTrailer</w:t>
            </w:r>
          </w:p>
          <w:p w:rsidR="00000000" w:rsidDel="00000000" w:rsidP="00000000" w:rsidRDefault="00000000" w:rsidRPr="00000000" w14:paraId="00000D00">
            <w:pPr>
              <w:keepNext w:val="1"/>
              <w:numPr>
                <w:ilvl w:val="0"/>
                <w:numId w:val="40"/>
              </w:numPr>
              <w:spacing w:after="0" w:before="0" w:beforeAutospacing="0" w:line="240" w:lineRule="auto"/>
              <w:ind w:left="720" w:hanging="360"/>
              <w:jc w:val="both"/>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axleCnt7MultiTrailer</w:t>
            </w:r>
          </w:p>
        </w:tc>
      </w:tr>
    </w:tbl>
    <w:p w:rsidR="00000000" w:rsidDel="00000000" w:rsidP="00000000" w:rsidRDefault="00000000" w:rsidRPr="00000000" w14:paraId="00000D01">
      <w:pPr>
        <w:spacing w:after="200" w:before="120" w:line="264" w:lineRule="auto"/>
        <w:rPr>
          <w:b w:val="1"/>
          <w:color w:val="323e4f"/>
        </w:rPr>
      </w:pPr>
      <w:r w:rsidDel="00000000" w:rsidR="00000000" w:rsidRPr="00000000">
        <w:rPr>
          <w:b w:val="1"/>
          <w:color w:val="323e4f"/>
          <w:rtl w:val="0"/>
        </w:rPr>
        <w:t xml:space="preserve">Table 108 - J2735RequestorType</w:t>
      </w:r>
    </w:p>
    <w:p w:rsidR="00000000" w:rsidDel="00000000" w:rsidP="00000000" w:rsidRDefault="00000000" w:rsidRPr="00000000" w14:paraId="00000D02">
      <w:pPr>
        <w:pStyle w:val="Heading2"/>
        <w:numPr>
          <w:ilvl w:val="1"/>
          <w:numId w:val="12"/>
        </w:numPr>
        <w:rPr>
          <w:color w:val="2f5496"/>
          <w:sz w:val="26"/>
          <w:szCs w:val="26"/>
        </w:rPr>
      </w:pPr>
      <w:bookmarkStart w:colFirst="0" w:colLast="0" w:name="_heading=h.a86oq1sk49u0" w:id="124"/>
      <w:bookmarkEnd w:id="124"/>
      <w:r w:rsidDel="00000000" w:rsidR="00000000" w:rsidRPr="00000000">
        <w:rPr>
          <w:rtl w:val="0"/>
        </w:rPr>
        <w:t xml:space="preserve">J2735RequestorPositionVector</w:t>
      </w:r>
    </w:p>
    <w:tbl>
      <w:tblPr>
        <w:tblStyle w:val="Table124"/>
        <w:tblW w:w="9358.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50"/>
        <w:gridCol w:w="2985"/>
        <w:gridCol w:w="4723"/>
        <w:tblGridChange w:id="0">
          <w:tblGrid>
            <w:gridCol w:w="1650"/>
            <w:gridCol w:w="2985"/>
            <w:gridCol w:w="4723"/>
          </w:tblGrid>
        </w:tblGridChange>
      </w:tblGrid>
      <w:tr>
        <w:trPr>
          <w:cantSplit w:val="0"/>
          <w:tblHeader w:val="0"/>
        </w:trPr>
        <w:tc>
          <w:tcPr/>
          <w:p w:rsidR="00000000" w:rsidDel="00000000" w:rsidP="00000000" w:rsidRDefault="00000000" w:rsidRPr="00000000" w14:paraId="00000D03">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04">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05">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0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position</w:t>
            </w:r>
          </w:p>
        </w:tc>
        <w:tc>
          <w:tcPr/>
          <w:p w:rsidR="00000000" w:rsidDel="00000000" w:rsidP="00000000" w:rsidRDefault="00000000" w:rsidRPr="00000000" w14:paraId="00000D07">
            <w:pPr>
              <w:spacing w:after="0" w:before="200" w:line="240" w:lineRule="auto"/>
              <w:jc w:val="both"/>
              <w:rPr>
                <w:rFonts w:ascii="Courier New" w:cs="Courier New" w:eastAsia="Courier New" w:hAnsi="Courier New"/>
              </w:rPr>
            </w:pPr>
            <w:hyperlink w:anchor="_heading=h.1pxezwc">
              <w:r w:rsidDel="00000000" w:rsidR="00000000" w:rsidRPr="00000000">
                <w:rPr>
                  <w:rFonts w:ascii="Courier New" w:cs="Courier New" w:eastAsia="Courier New" w:hAnsi="Courier New"/>
                  <w:color w:val="1155cc"/>
                  <w:u w:val="single"/>
                  <w:rtl w:val="0"/>
                </w:rPr>
                <w:t xml:space="preserve">OdePosition3D</w:t>
              </w:r>
            </w:hyperlink>
            <w:r w:rsidDel="00000000" w:rsidR="00000000" w:rsidRPr="00000000">
              <w:rPr>
                <w:rtl w:val="0"/>
              </w:rPr>
            </w:r>
          </w:p>
        </w:tc>
        <w:tc>
          <w:tcPr/>
          <w:p w:rsidR="00000000" w:rsidDel="00000000" w:rsidP="00000000" w:rsidRDefault="00000000" w:rsidRPr="00000000" w14:paraId="00000D08">
            <w:pPr>
              <w:keepNext w:val="1"/>
              <w:spacing w:after="0" w:before="200" w:line="240" w:lineRule="auto"/>
              <w:jc w:val="both"/>
              <w:rPr/>
            </w:pPr>
            <w:r w:rsidDel="00000000" w:rsidR="00000000" w:rsidRPr="00000000">
              <w:rPr>
                <w:rtl w:val="0"/>
              </w:rPr>
              <w:t xml:space="preserve">Requestor’s position.</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0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heading</w:t>
            </w:r>
          </w:p>
        </w:tc>
        <w:tc>
          <w:tcPr/>
          <w:p w:rsidR="00000000" w:rsidDel="00000000" w:rsidP="00000000" w:rsidRDefault="00000000" w:rsidRPr="00000000" w14:paraId="00000D0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decimal</w:t>
            </w:r>
          </w:p>
        </w:tc>
        <w:tc>
          <w:tcPr/>
          <w:p w:rsidR="00000000" w:rsidDel="00000000" w:rsidP="00000000" w:rsidRDefault="00000000" w:rsidRPr="00000000" w14:paraId="00000D0B">
            <w:pPr>
              <w:keepNext w:val="1"/>
              <w:spacing w:after="0" w:before="200" w:line="240" w:lineRule="auto"/>
              <w:jc w:val="both"/>
              <w:rPr/>
            </w:pPr>
            <w:r w:rsidDel="00000000" w:rsidR="00000000" w:rsidRPr="00000000">
              <w:rPr>
                <w:rtl w:val="0"/>
              </w:rPr>
              <w:t xml:space="preserve">Optional. Requestor’s heading. (decimal degrees)</w:t>
            </w:r>
          </w:p>
        </w:tc>
      </w:tr>
      <w:tr>
        <w:trPr>
          <w:cantSplit w:val="0"/>
          <w:trHeight w:val="675" w:hRule="atLeast"/>
          <w:tblHeader w:val="0"/>
        </w:trPr>
        <w:tc>
          <w:tcPr/>
          <w:p w:rsidR="00000000" w:rsidDel="00000000" w:rsidP="00000000" w:rsidRDefault="00000000" w:rsidRPr="00000000" w14:paraId="00000D0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speed</w:t>
            </w:r>
          </w:p>
        </w:tc>
        <w:tc>
          <w:tcPr/>
          <w:p w:rsidR="00000000" w:rsidDel="00000000" w:rsidP="00000000" w:rsidRDefault="00000000" w:rsidRPr="00000000" w14:paraId="00000D0D">
            <w:pPr>
              <w:spacing w:after="0" w:before="200" w:line="240" w:lineRule="auto"/>
              <w:jc w:val="both"/>
              <w:rPr>
                <w:rFonts w:ascii="Courier New" w:cs="Courier New" w:eastAsia="Courier New" w:hAnsi="Courier New"/>
              </w:rPr>
            </w:pPr>
            <w:hyperlink w:anchor="_heading=h.1egqt2p">
              <w:r w:rsidDel="00000000" w:rsidR="00000000" w:rsidRPr="00000000">
                <w:rPr>
                  <w:rFonts w:ascii="Courier New" w:cs="Courier New" w:eastAsia="Courier New" w:hAnsi="Courier New"/>
                  <w:color w:val="1155cc"/>
                  <w:u w:val="single"/>
                  <w:rtl w:val="0"/>
                </w:rPr>
                <w:t xml:space="preserve">J2735TransmissionAndSpeed</w:t>
              </w:r>
            </w:hyperlink>
            <w:r w:rsidDel="00000000" w:rsidR="00000000" w:rsidRPr="00000000">
              <w:rPr>
                <w:rtl w:val="0"/>
              </w:rPr>
            </w:r>
          </w:p>
        </w:tc>
        <w:tc>
          <w:tcPr/>
          <w:p w:rsidR="00000000" w:rsidDel="00000000" w:rsidP="00000000" w:rsidRDefault="00000000" w:rsidRPr="00000000" w14:paraId="00000D0E">
            <w:pPr>
              <w:keepNext w:val="1"/>
              <w:spacing w:after="0" w:before="200" w:line="240" w:lineRule="auto"/>
              <w:jc w:val="both"/>
              <w:rPr/>
            </w:pPr>
            <w:r w:rsidDel="00000000" w:rsidR="00000000" w:rsidRPr="00000000">
              <w:rPr>
                <w:rtl w:val="0"/>
              </w:rPr>
              <w:t xml:space="preserve">Optional. Requestor’s speed. (m/s)</w:t>
            </w:r>
          </w:p>
        </w:tc>
      </w:tr>
    </w:tbl>
    <w:p w:rsidR="00000000" w:rsidDel="00000000" w:rsidP="00000000" w:rsidRDefault="00000000" w:rsidRPr="00000000" w14:paraId="00000D0F">
      <w:pPr>
        <w:spacing w:after="200" w:before="120" w:line="264" w:lineRule="auto"/>
        <w:rPr>
          <w:b w:val="1"/>
          <w:color w:val="323e4f"/>
        </w:rPr>
      </w:pPr>
      <w:r w:rsidDel="00000000" w:rsidR="00000000" w:rsidRPr="00000000">
        <w:rPr>
          <w:b w:val="1"/>
          <w:color w:val="323e4f"/>
          <w:rtl w:val="0"/>
        </w:rPr>
        <w:t xml:space="preserve">Table 109 - J2735RequestorPositionVector</w:t>
      </w:r>
    </w:p>
    <w:p w:rsidR="00000000" w:rsidDel="00000000" w:rsidP="00000000" w:rsidRDefault="00000000" w:rsidRPr="00000000" w14:paraId="00000D10">
      <w:pPr>
        <w:pStyle w:val="Heading1"/>
        <w:numPr>
          <w:ilvl w:val="0"/>
          <w:numId w:val="12"/>
        </w:numPr>
        <w:rPr>
          <w:color w:val="2f5496"/>
          <w:sz w:val="32"/>
          <w:szCs w:val="32"/>
        </w:rPr>
      </w:pPr>
      <w:bookmarkStart w:colFirst="0" w:colLast="0" w:name="_heading=h.wvbi855ec1zk" w:id="125"/>
      <w:bookmarkEnd w:id="125"/>
      <w:r w:rsidDel="00000000" w:rsidR="00000000" w:rsidRPr="00000000">
        <w:rPr>
          <w:rtl w:val="0"/>
        </w:rPr>
        <w:t xml:space="preserve">OdeSsmPayload</w:t>
      </w:r>
    </w:p>
    <w:p w:rsidR="00000000" w:rsidDel="00000000" w:rsidP="00000000" w:rsidRDefault="00000000" w:rsidRPr="00000000" w14:paraId="00000D11">
      <w:pPr>
        <w:rPr/>
      </w:pPr>
      <w:r w:rsidDel="00000000" w:rsidR="00000000" w:rsidRPr="00000000">
        <w:rPr>
          <w:rtl w:val="0"/>
        </w:rPr>
        <w:t xml:space="preserve">The signal status message (SSM) is a message sent by an RSU in a signalized intersection. It is used to relate the current status of the signal and the collection of pending or active preemption or priority requests acknowledged by the controller. It is also used to send information about preemption or priority requests which were denied.</w:t>
      </w:r>
    </w:p>
    <w:tbl>
      <w:tblPr>
        <w:tblStyle w:val="Table125"/>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12">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13">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14">
            <w:pPr>
              <w:spacing w:after="0" w:before="200" w:line="240" w:lineRule="auto"/>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D15">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p w:rsidR="00000000" w:rsidDel="00000000" w:rsidP="00000000" w:rsidRDefault="00000000" w:rsidRPr="00000000" w14:paraId="00000D1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17">
            <w:pPr>
              <w:spacing w:after="0" w:before="200" w:line="240" w:lineRule="auto"/>
              <w:jc w:val="both"/>
              <w:rPr/>
            </w:pPr>
            <w:r w:rsidDel="00000000" w:rsidR="00000000" w:rsidRPr="00000000">
              <w:rPr>
                <w:rtl w:val="0"/>
              </w:rPr>
              <w:t xml:space="preserve">Optional. Integer representing the minute of the year in UTC for the response.</w:t>
            </w:r>
          </w:p>
        </w:tc>
      </w:tr>
      <w:tr>
        <w:trPr>
          <w:cantSplit w:val="0"/>
          <w:tblHeader w:val="0"/>
        </w:trPr>
        <w:tc>
          <w:tcPr/>
          <w:p w:rsidR="00000000" w:rsidDel="00000000" w:rsidP="00000000" w:rsidRDefault="00000000" w:rsidRPr="00000000" w14:paraId="00000D18">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second</w:t>
            </w:r>
          </w:p>
        </w:tc>
        <w:tc>
          <w:tcPr/>
          <w:p w:rsidR="00000000" w:rsidDel="00000000" w:rsidP="00000000" w:rsidRDefault="00000000" w:rsidRPr="00000000" w14:paraId="00000D19">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1A">
            <w:pPr>
              <w:spacing w:after="0" w:before="200" w:line="240" w:lineRule="auto"/>
              <w:jc w:val="both"/>
              <w:rPr/>
            </w:pPr>
            <w:r w:rsidDel="00000000" w:rsidR="00000000" w:rsidRPr="00000000">
              <w:rPr>
                <w:rtl w:val="0"/>
              </w:rPr>
              <w:t xml:space="preserve">The value of seconds in the minute in ms for the response.</w:t>
            </w:r>
          </w:p>
        </w:tc>
      </w:tr>
      <w:tr>
        <w:trPr>
          <w:cantSplit w:val="0"/>
          <w:tblHeader w:val="0"/>
        </w:trPr>
        <w:tc>
          <w:tcPr/>
          <w:p w:rsidR="00000000" w:rsidDel="00000000" w:rsidP="00000000" w:rsidRDefault="00000000" w:rsidRPr="00000000" w14:paraId="00000D1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sequenceNumber</w:t>
            </w:r>
          </w:p>
        </w:tc>
        <w:tc>
          <w:tcPr/>
          <w:p w:rsidR="00000000" w:rsidDel="00000000" w:rsidP="00000000" w:rsidRDefault="00000000" w:rsidRPr="00000000" w14:paraId="00000D1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1D">
            <w:pPr>
              <w:keepNext w:val="1"/>
              <w:spacing w:after="0" w:before="200" w:line="240" w:lineRule="auto"/>
              <w:jc w:val="both"/>
              <w:rPr/>
            </w:pPr>
            <w:r w:rsidDel="00000000" w:rsidR="00000000" w:rsidRPr="00000000">
              <w:rPr>
                <w:rtl w:val="0"/>
              </w:rPr>
              <w:t xml:space="preserve">Optional. Sequence number of the message relative to previou sent SSMs.</w:t>
            </w:r>
          </w:p>
        </w:tc>
      </w:tr>
      <w:tr>
        <w:trPr>
          <w:cantSplit w:val="0"/>
          <w:tblHeader w:val="0"/>
        </w:trPr>
        <w:tc>
          <w:tcPr/>
          <w:p w:rsidR="00000000" w:rsidDel="00000000" w:rsidP="00000000" w:rsidRDefault="00000000" w:rsidRPr="00000000" w14:paraId="00000D1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D1F">
            <w:pPr>
              <w:spacing w:after="0" w:before="200" w:line="240" w:lineRule="auto"/>
              <w:jc w:val="both"/>
              <w:rPr>
                <w:rFonts w:ascii="Courier New" w:cs="Courier New" w:eastAsia="Courier New" w:hAnsi="Courier New"/>
              </w:rPr>
            </w:pPr>
            <w:hyperlink w:anchor="_heading=h.z7lb22epsuaq">
              <w:r w:rsidDel="00000000" w:rsidR="00000000" w:rsidRPr="00000000">
                <w:rPr>
                  <w:rFonts w:ascii="Courier New" w:cs="Courier New" w:eastAsia="Courier New" w:hAnsi="Courier New"/>
                  <w:color w:val="1155cc"/>
                  <w:u w:val="single"/>
                  <w:rtl w:val="0"/>
                </w:rPr>
                <w:t xml:space="preserve">J2735SignalStatusList</w:t>
              </w:r>
            </w:hyperlink>
            <w:r w:rsidDel="00000000" w:rsidR="00000000" w:rsidRPr="00000000">
              <w:rPr>
                <w:rtl w:val="0"/>
              </w:rPr>
            </w:r>
          </w:p>
        </w:tc>
        <w:tc>
          <w:tcPr/>
          <w:p w:rsidR="00000000" w:rsidDel="00000000" w:rsidP="00000000" w:rsidRDefault="00000000" w:rsidRPr="00000000" w14:paraId="00000D20">
            <w:pPr>
              <w:keepNext w:val="1"/>
              <w:spacing w:after="0" w:before="200" w:line="240" w:lineRule="auto"/>
              <w:jc w:val="both"/>
              <w:rPr/>
            </w:pPr>
            <w:r w:rsidDel="00000000" w:rsidR="00000000" w:rsidRPr="00000000">
              <w:rPr>
                <w:rtl w:val="0"/>
              </w:rPr>
              <w:t xml:space="preserve">Status Data for one of more signalized intersections.</w:t>
            </w:r>
          </w:p>
        </w:tc>
      </w:tr>
    </w:tbl>
    <w:p w:rsidR="00000000" w:rsidDel="00000000" w:rsidP="00000000" w:rsidRDefault="00000000" w:rsidRPr="00000000" w14:paraId="00000D21">
      <w:pPr>
        <w:spacing w:after="200" w:before="120" w:line="264" w:lineRule="auto"/>
        <w:rPr>
          <w:b w:val="1"/>
          <w:color w:val="323e4f"/>
        </w:rPr>
      </w:pPr>
      <w:r w:rsidDel="00000000" w:rsidR="00000000" w:rsidRPr="00000000">
        <w:rPr>
          <w:b w:val="1"/>
          <w:color w:val="323e4f"/>
          <w:rtl w:val="0"/>
        </w:rPr>
        <w:t xml:space="preserve">Table 110 - OdeSsmPayload</w:t>
      </w:r>
    </w:p>
    <w:p w:rsidR="00000000" w:rsidDel="00000000" w:rsidP="00000000" w:rsidRDefault="00000000" w:rsidRPr="00000000" w14:paraId="00000D22">
      <w:pPr>
        <w:pStyle w:val="Heading2"/>
        <w:numPr>
          <w:ilvl w:val="1"/>
          <w:numId w:val="12"/>
        </w:numPr>
        <w:rPr>
          <w:color w:val="2f5496"/>
          <w:sz w:val="26"/>
          <w:szCs w:val="26"/>
        </w:rPr>
      </w:pPr>
      <w:bookmarkStart w:colFirst="0" w:colLast="0" w:name="_heading=h.z7lb22epsuaq" w:id="126"/>
      <w:bookmarkEnd w:id="126"/>
      <w:r w:rsidDel="00000000" w:rsidR="00000000" w:rsidRPr="00000000">
        <w:rPr>
          <w:rtl w:val="0"/>
        </w:rPr>
        <w:t xml:space="preserve">J2735SignalStatusList</w:t>
      </w:r>
    </w:p>
    <w:tbl>
      <w:tblPr>
        <w:tblStyle w:val="Table126"/>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23">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24">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25">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2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signalStatus</w:t>
            </w:r>
          </w:p>
        </w:tc>
        <w:tc>
          <w:tcPr/>
          <w:p w:rsidR="00000000" w:rsidDel="00000000" w:rsidP="00000000" w:rsidRDefault="00000000" w:rsidRPr="00000000" w14:paraId="00000D2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2wh00nd3ijor">
              <w:r w:rsidDel="00000000" w:rsidR="00000000" w:rsidRPr="00000000">
                <w:rPr>
                  <w:rFonts w:ascii="Courier New" w:cs="Courier New" w:eastAsia="Courier New" w:hAnsi="Courier New"/>
                  <w:color w:val="1155cc"/>
                  <w:u w:val="single"/>
                  <w:rtl w:val="0"/>
                </w:rPr>
                <w:t xml:space="preserve">J2735SignalStatus</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D28">
            <w:pPr>
              <w:keepNext w:val="1"/>
              <w:spacing w:after="0" w:before="200" w:line="240" w:lineRule="auto"/>
              <w:jc w:val="both"/>
              <w:rPr/>
            </w:pPr>
            <w:r w:rsidDel="00000000" w:rsidR="00000000" w:rsidRPr="00000000">
              <w:rPr>
                <w:rtl w:val="0"/>
              </w:rPr>
              <w:t xml:space="preserve">Data frame consists of a list of SignalStatus entries. </w:t>
            </w:r>
          </w:p>
        </w:tc>
      </w:tr>
    </w:tbl>
    <w:p w:rsidR="00000000" w:rsidDel="00000000" w:rsidP="00000000" w:rsidRDefault="00000000" w:rsidRPr="00000000" w14:paraId="00000D29">
      <w:pPr>
        <w:spacing w:after="200" w:before="120" w:line="264" w:lineRule="auto"/>
        <w:rPr>
          <w:b w:val="1"/>
          <w:color w:val="323e4f"/>
        </w:rPr>
      </w:pPr>
      <w:r w:rsidDel="00000000" w:rsidR="00000000" w:rsidRPr="00000000">
        <w:rPr>
          <w:b w:val="1"/>
          <w:color w:val="323e4f"/>
          <w:rtl w:val="0"/>
        </w:rPr>
        <w:t xml:space="preserve">Table 111 - J2735SignalStatusList</w:t>
      </w:r>
    </w:p>
    <w:p w:rsidR="00000000" w:rsidDel="00000000" w:rsidP="00000000" w:rsidRDefault="00000000" w:rsidRPr="00000000" w14:paraId="00000D2A">
      <w:pPr>
        <w:pStyle w:val="Heading2"/>
        <w:numPr>
          <w:ilvl w:val="1"/>
          <w:numId w:val="12"/>
        </w:numPr>
        <w:rPr>
          <w:color w:val="2f5496"/>
          <w:sz w:val="26"/>
          <w:szCs w:val="26"/>
        </w:rPr>
      </w:pPr>
      <w:bookmarkStart w:colFirst="0" w:colLast="0" w:name="_heading=h.2wh00nd3ijor" w:id="127"/>
      <w:bookmarkEnd w:id="127"/>
      <w:r w:rsidDel="00000000" w:rsidR="00000000" w:rsidRPr="00000000">
        <w:rPr>
          <w:rtl w:val="0"/>
        </w:rPr>
        <w:t xml:space="preserve">J2735SignalStatus</w:t>
      </w:r>
    </w:p>
    <w:tbl>
      <w:tblPr>
        <w:tblStyle w:val="Table127"/>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2B">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2C">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2D">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2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sequenceNumber</w:t>
            </w:r>
          </w:p>
        </w:tc>
        <w:tc>
          <w:tcPr/>
          <w:p w:rsidR="00000000" w:rsidDel="00000000" w:rsidP="00000000" w:rsidRDefault="00000000" w:rsidRPr="00000000" w14:paraId="00000D2F">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30">
            <w:pPr>
              <w:keepNext w:val="1"/>
              <w:spacing w:after="0" w:before="200" w:line="240" w:lineRule="auto"/>
              <w:jc w:val="both"/>
              <w:rPr/>
            </w:pPr>
            <w:r w:rsidDel="00000000" w:rsidR="00000000" w:rsidRPr="00000000">
              <w:rPr>
                <w:rtl w:val="0"/>
              </w:rPr>
              <w:t xml:space="preserve">Changes whenever the below contents have changed.</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3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D32">
            <w:pPr>
              <w:spacing w:after="0" w:before="200" w:line="240" w:lineRule="auto"/>
              <w:jc w:val="both"/>
              <w:rPr>
                <w:rFonts w:ascii="Courier New" w:cs="Courier New" w:eastAsia="Courier New" w:hAnsi="Courier New"/>
              </w:rPr>
            </w:pPr>
            <w:hyperlink w:anchor="_heading=h.gq5izbls6jey">
              <w:r w:rsidDel="00000000" w:rsidR="00000000" w:rsidRPr="00000000">
                <w:rPr>
                  <w:rFonts w:ascii="Courier New" w:cs="Courier New" w:eastAsia="Courier New" w:hAnsi="Courier New"/>
                  <w:color w:val="1155cc"/>
                  <w:u w:val="single"/>
                  <w:rtl w:val="0"/>
                </w:rPr>
                <w:t xml:space="preserve">J2735IntersectionReferenceID</w:t>
              </w:r>
            </w:hyperlink>
            <w:r w:rsidDel="00000000" w:rsidR="00000000" w:rsidRPr="00000000">
              <w:rPr>
                <w:rtl w:val="0"/>
              </w:rPr>
            </w:r>
          </w:p>
        </w:tc>
        <w:tc>
          <w:tcPr/>
          <w:p w:rsidR="00000000" w:rsidDel="00000000" w:rsidP="00000000" w:rsidRDefault="00000000" w:rsidRPr="00000000" w14:paraId="00000D33">
            <w:pPr>
              <w:keepNext w:val="1"/>
              <w:spacing w:after="0" w:before="200" w:line="240" w:lineRule="auto"/>
              <w:jc w:val="both"/>
              <w:rPr/>
            </w:pPr>
            <w:r w:rsidDel="00000000" w:rsidR="00000000" w:rsidRPr="00000000">
              <w:rPr>
                <w:rtl w:val="0"/>
              </w:rPr>
              <w:t xml:space="preserve">This provides a unique mapping to the intersection map in question which provides complete location and approach/movement/lane data.</w:t>
            </w:r>
          </w:p>
        </w:tc>
      </w:tr>
      <w:tr>
        <w:trPr>
          <w:cantSplit w:val="0"/>
          <w:trHeight w:val="675" w:hRule="atLeast"/>
          <w:tblHeader w:val="0"/>
        </w:trPr>
        <w:tc>
          <w:tcPr/>
          <w:p w:rsidR="00000000" w:rsidDel="00000000" w:rsidP="00000000" w:rsidRDefault="00000000" w:rsidRPr="00000000" w14:paraId="00000D3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sigStatus</w:t>
            </w:r>
          </w:p>
        </w:tc>
        <w:tc>
          <w:tcPr/>
          <w:p w:rsidR="00000000" w:rsidDel="00000000" w:rsidP="00000000" w:rsidRDefault="00000000" w:rsidRPr="00000000" w14:paraId="00000D35">
            <w:pPr>
              <w:spacing w:after="0" w:before="200" w:line="240" w:lineRule="auto"/>
              <w:jc w:val="both"/>
              <w:rPr>
                <w:rFonts w:ascii="Courier New" w:cs="Courier New" w:eastAsia="Courier New" w:hAnsi="Courier New"/>
              </w:rPr>
            </w:pPr>
            <w:hyperlink w:anchor="_heading=h.44u6y2m87py4">
              <w:r w:rsidDel="00000000" w:rsidR="00000000" w:rsidRPr="00000000">
                <w:rPr>
                  <w:rFonts w:ascii="Courier New" w:cs="Courier New" w:eastAsia="Courier New" w:hAnsi="Courier New"/>
                  <w:color w:val="1155cc"/>
                  <w:u w:val="single"/>
                  <w:rtl w:val="0"/>
                </w:rPr>
                <w:t xml:space="preserve">J2735SignalStatusPackageList</w:t>
              </w:r>
            </w:hyperlink>
            <w:r w:rsidDel="00000000" w:rsidR="00000000" w:rsidRPr="00000000">
              <w:rPr>
                <w:rtl w:val="0"/>
              </w:rPr>
            </w:r>
          </w:p>
        </w:tc>
        <w:tc>
          <w:tcPr/>
          <w:p w:rsidR="00000000" w:rsidDel="00000000" w:rsidP="00000000" w:rsidRDefault="00000000" w:rsidRPr="00000000" w14:paraId="00000D36">
            <w:pPr>
              <w:keepNext w:val="1"/>
              <w:spacing w:after="0" w:before="200" w:line="240" w:lineRule="auto"/>
              <w:jc w:val="both"/>
              <w:rPr/>
            </w:pPr>
            <w:r w:rsidDel="00000000" w:rsidR="00000000" w:rsidRPr="00000000">
              <w:rPr>
                <w:rtl w:val="0"/>
              </w:rPr>
              <w:t xml:space="preserve">A list of detailed status containing all priority or preemption state data, both active and pending, and who requested it.</w:t>
            </w:r>
          </w:p>
        </w:tc>
      </w:tr>
    </w:tbl>
    <w:p w:rsidR="00000000" w:rsidDel="00000000" w:rsidP="00000000" w:rsidRDefault="00000000" w:rsidRPr="00000000" w14:paraId="00000D37">
      <w:pPr>
        <w:spacing w:after="200" w:before="120" w:line="264" w:lineRule="auto"/>
        <w:rPr>
          <w:b w:val="1"/>
          <w:color w:val="323e4f"/>
        </w:rPr>
      </w:pPr>
      <w:r w:rsidDel="00000000" w:rsidR="00000000" w:rsidRPr="00000000">
        <w:rPr>
          <w:b w:val="1"/>
          <w:color w:val="323e4f"/>
          <w:rtl w:val="0"/>
        </w:rPr>
        <w:t xml:space="preserve">Table 112 - J2735SignalStatus</w:t>
      </w:r>
    </w:p>
    <w:p w:rsidR="00000000" w:rsidDel="00000000" w:rsidP="00000000" w:rsidRDefault="00000000" w:rsidRPr="00000000" w14:paraId="00000D38">
      <w:pPr>
        <w:pStyle w:val="Heading2"/>
        <w:numPr>
          <w:ilvl w:val="1"/>
          <w:numId w:val="12"/>
        </w:numPr>
        <w:rPr>
          <w:color w:val="2f5496"/>
          <w:sz w:val="26"/>
          <w:szCs w:val="26"/>
        </w:rPr>
      </w:pPr>
      <w:bookmarkStart w:colFirst="0" w:colLast="0" w:name="_heading=h.44u6y2m87py4" w:id="128"/>
      <w:bookmarkEnd w:id="128"/>
      <w:r w:rsidDel="00000000" w:rsidR="00000000" w:rsidRPr="00000000">
        <w:rPr>
          <w:rtl w:val="0"/>
        </w:rPr>
        <w:t xml:space="preserve">J2735SignalStatusPackageList</w:t>
      </w:r>
    </w:p>
    <w:tbl>
      <w:tblPr>
        <w:tblStyle w:val="Table128"/>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39">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3A">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3B">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3C">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signalStatusPackage</w:t>
            </w:r>
          </w:p>
        </w:tc>
        <w:tc>
          <w:tcPr/>
          <w:p w:rsidR="00000000" w:rsidDel="00000000" w:rsidP="00000000" w:rsidRDefault="00000000" w:rsidRPr="00000000" w14:paraId="00000D3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List&lt;</w:t>
            </w:r>
            <w:hyperlink w:anchor="_heading=h.mnm933t0972a">
              <w:r w:rsidDel="00000000" w:rsidR="00000000" w:rsidRPr="00000000">
                <w:rPr>
                  <w:rFonts w:ascii="Courier New" w:cs="Courier New" w:eastAsia="Courier New" w:hAnsi="Courier New"/>
                  <w:color w:val="1155cc"/>
                  <w:u w:val="single"/>
                  <w:rtl w:val="0"/>
                </w:rPr>
                <w:t xml:space="preserve">J2735SignalStatusPackage</w:t>
              </w:r>
            </w:hyperlink>
            <w:r w:rsidDel="00000000" w:rsidR="00000000" w:rsidRPr="00000000">
              <w:rPr>
                <w:rFonts w:ascii="Courier New" w:cs="Courier New" w:eastAsia="Courier New" w:hAnsi="Courier New"/>
                <w:rtl w:val="0"/>
              </w:rPr>
              <w:t xml:space="preserve">&gt;</w:t>
            </w:r>
          </w:p>
        </w:tc>
        <w:tc>
          <w:tcPr/>
          <w:p w:rsidR="00000000" w:rsidDel="00000000" w:rsidP="00000000" w:rsidRDefault="00000000" w:rsidRPr="00000000" w14:paraId="00000D3E">
            <w:pPr>
              <w:keepNext w:val="1"/>
              <w:spacing w:after="0" w:before="200" w:line="240" w:lineRule="auto"/>
              <w:jc w:val="both"/>
              <w:rPr/>
            </w:pPr>
            <w:r w:rsidDel="00000000" w:rsidR="00000000" w:rsidRPr="00000000">
              <w:rPr>
                <w:rtl w:val="0"/>
              </w:rPr>
              <w:t xml:space="preserve">Data frame consists of a list of SignalStatusPackage entries. </w:t>
            </w:r>
          </w:p>
        </w:tc>
      </w:tr>
    </w:tbl>
    <w:p w:rsidR="00000000" w:rsidDel="00000000" w:rsidP="00000000" w:rsidRDefault="00000000" w:rsidRPr="00000000" w14:paraId="00000D3F">
      <w:pPr>
        <w:spacing w:after="200" w:before="120" w:line="264" w:lineRule="auto"/>
        <w:rPr>
          <w:b w:val="1"/>
          <w:color w:val="323e4f"/>
        </w:rPr>
      </w:pPr>
      <w:r w:rsidDel="00000000" w:rsidR="00000000" w:rsidRPr="00000000">
        <w:rPr>
          <w:b w:val="1"/>
          <w:color w:val="323e4f"/>
          <w:rtl w:val="0"/>
        </w:rPr>
        <w:t xml:space="preserve">Table 113 - J2735SignalStatusPackageList</w:t>
      </w:r>
    </w:p>
    <w:p w:rsidR="00000000" w:rsidDel="00000000" w:rsidP="00000000" w:rsidRDefault="00000000" w:rsidRPr="00000000" w14:paraId="00000D40">
      <w:pPr>
        <w:pStyle w:val="Heading2"/>
        <w:numPr>
          <w:ilvl w:val="1"/>
          <w:numId w:val="12"/>
        </w:numPr>
        <w:rPr>
          <w:color w:val="2f5496"/>
          <w:sz w:val="26"/>
          <w:szCs w:val="26"/>
        </w:rPr>
      </w:pPr>
      <w:bookmarkStart w:colFirst="0" w:colLast="0" w:name="_heading=h.mnm933t0972a" w:id="129"/>
      <w:bookmarkEnd w:id="129"/>
      <w:r w:rsidDel="00000000" w:rsidR="00000000" w:rsidRPr="00000000">
        <w:rPr>
          <w:rtl w:val="0"/>
        </w:rPr>
        <w:t xml:space="preserve">J2735SignalStatusPackage</w:t>
      </w:r>
    </w:p>
    <w:tbl>
      <w:tblPr>
        <w:tblStyle w:val="Table129"/>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41">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42">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43">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4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requestor</w:t>
            </w:r>
          </w:p>
        </w:tc>
        <w:tc>
          <w:tcPr/>
          <w:p w:rsidR="00000000" w:rsidDel="00000000" w:rsidP="00000000" w:rsidRDefault="00000000" w:rsidRPr="00000000" w14:paraId="00000D45">
            <w:pPr>
              <w:spacing w:after="0" w:before="200" w:line="240" w:lineRule="auto"/>
              <w:jc w:val="both"/>
              <w:rPr>
                <w:rFonts w:ascii="Courier New" w:cs="Courier New" w:eastAsia="Courier New" w:hAnsi="Courier New"/>
              </w:rPr>
            </w:pPr>
            <w:hyperlink w:anchor="_heading=h.7lvbrdf6rt9">
              <w:r w:rsidDel="00000000" w:rsidR="00000000" w:rsidRPr="00000000">
                <w:rPr>
                  <w:rFonts w:ascii="Courier New" w:cs="Courier New" w:eastAsia="Courier New" w:hAnsi="Courier New"/>
                  <w:color w:val="1155cc"/>
                  <w:u w:val="single"/>
                  <w:rtl w:val="0"/>
                </w:rPr>
                <w:t xml:space="preserve">J2735SignalRequestorInfo</w:t>
              </w:r>
            </w:hyperlink>
            <w:r w:rsidDel="00000000" w:rsidR="00000000" w:rsidRPr="00000000">
              <w:rPr>
                <w:rtl w:val="0"/>
              </w:rPr>
            </w:r>
          </w:p>
        </w:tc>
        <w:tc>
          <w:tcPr/>
          <w:p w:rsidR="00000000" w:rsidDel="00000000" w:rsidP="00000000" w:rsidRDefault="00000000" w:rsidRPr="00000000" w14:paraId="00000D46">
            <w:pPr>
              <w:keepNext w:val="1"/>
              <w:spacing w:after="0" w:before="200" w:line="240" w:lineRule="auto"/>
              <w:jc w:val="both"/>
              <w:rPr/>
            </w:pPr>
            <w:r w:rsidDel="00000000" w:rsidR="00000000" w:rsidRPr="00000000">
              <w:rPr>
                <w:rtl w:val="0"/>
              </w:rPr>
              <w:t xml:space="preserve">Optional. The party that made the initial SRM request.</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4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inboundOn</w:t>
            </w:r>
          </w:p>
        </w:tc>
        <w:tc>
          <w:tcPr/>
          <w:p w:rsidR="00000000" w:rsidDel="00000000" w:rsidP="00000000" w:rsidRDefault="00000000" w:rsidRPr="00000000" w14:paraId="00000D48">
            <w:pPr>
              <w:spacing w:after="0" w:before="200" w:line="240" w:lineRule="auto"/>
              <w:jc w:val="both"/>
              <w:rPr>
                <w:rFonts w:ascii="Courier New" w:cs="Courier New" w:eastAsia="Courier New" w:hAnsi="Courier New"/>
              </w:rPr>
            </w:pPr>
            <w:hyperlink w:anchor="_heading=h.jwdhedrz5abk">
              <w:r w:rsidDel="00000000" w:rsidR="00000000" w:rsidRPr="00000000">
                <w:rPr>
                  <w:rFonts w:ascii="Courier New" w:cs="Courier New" w:eastAsia="Courier New" w:hAnsi="Courier New"/>
                  <w:color w:val="1155cc"/>
                  <w:u w:val="single"/>
                  <w:rtl w:val="0"/>
                </w:rPr>
                <w:t xml:space="preserve">J2735IntersectionAccessPoint</w:t>
              </w:r>
            </w:hyperlink>
            <w:r w:rsidDel="00000000" w:rsidR="00000000" w:rsidRPr="00000000">
              <w:rPr>
                <w:rtl w:val="0"/>
              </w:rPr>
            </w:r>
          </w:p>
        </w:tc>
        <w:tc>
          <w:tcPr/>
          <w:p w:rsidR="00000000" w:rsidDel="00000000" w:rsidP="00000000" w:rsidRDefault="00000000" w:rsidRPr="00000000" w14:paraId="00000D49">
            <w:pPr>
              <w:keepNext w:val="1"/>
              <w:spacing w:after="0" w:before="200" w:line="240" w:lineRule="auto"/>
              <w:jc w:val="both"/>
              <w:rPr/>
            </w:pPr>
            <w:r w:rsidDel="00000000" w:rsidR="00000000" w:rsidRPr="00000000">
              <w:rPr>
                <w:rtl w:val="0"/>
              </w:rPr>
              <w:t xml:space="preserve">The lanes or approaches used in the request</w:t>
            </w:r>
          </w:p>
        </w:tc>
      </w:tr>
      <w:tr>
        <w:trPr>
          <w:cantSplit w:val="0"/>
          <w:trHeight w:val="675" w:hRule="atLeast"/>
          <w:tblHeader w:val="0"/>
        </w:trPr>
        <w:tc>
          <w:tcPr/>
          <w:p w:rsidR="00000000" w:rsidDel="00000000" w:rsidP="00000000" w:rsidRDefault="00000000" w:rsidRPr="00000000" w14:paraId="00000D4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outboundOn</w:t>
            </w:r>
          </w:p>
        </w:tc>
        <w:tc>
          <w:tcPr/>
          <w:p w:rsidR="00000000" w:rsidDel="00000000" w:rsidP="00000000" w:rsidRDefault="00000000" w:rsidRPr="00000000" w14:paraId="00000D4B">
            <w:pPr>
              <w:spacing w:after="0" w:before="200" w:line="240" w:lineRule="auto"/>
              <w:jc w:val="both"/>
              <w:rPr>
                <w:rFonts w:ascii="Courier New" w:cs="Courier New" w:eastAsia="Courier New" w:hAnsi="Courier New"/>
              </w:rPr>
            </w:pPr>
            <w:hyperlink w:anchor="_heading=h.jwdhedrz5abk">
              <w:r w:rsidDel="00000000" w:rsidR="00000000" w:rsidRPr="00000000">
                <w:rPr>
                  <w:rFonts w:ascii="Courier New" w:cs="Courier New" w:eastAsia="Courier New" w:hAnsi="Courier New"/>
                  <w:color w:val="1155cc"/>
                  <w:u w:val="single"/>
                  <w:rtl w:val="0"/>
                </w:rPr>
                <w:t xml:space="preserve">J2735IntersectionAccessPoint</w:t>
              </w:r>
            </w:hyperlink>
            <w:r w:rsidDel="00000000" w:rsidR="00000000" w:rsidRPr="00000000">
              <w:rPr>
                <w:rtl w:val="0"/>
              </w:rPr>
            </w:r>
          </w:p>
        </w:tc>
        <w:tc>
          <w:tcPr/>
          <w:p w:rsidR="00000000" w:rsidDel="00000000" w:rsidP="00000000" w:rsidRDefault="00000000" w:rsidRPr="00000000" w14:paraId="00000D4C">
            <w:pPr>
              <w:keepNext w:val="1"/>
              <w:spacing w:after="0" w:before="200" w:line="240" w:lineRule="auto"/>
              <w:jc w:val="both"/>
              <w:rPr/>
            </w:pPr>
            <w:r w:rsidDel="00000000" w:rsidR="00000000" w:rsidRPr="00000000">
              <w:rPr>
                <w:rtl w:val="0"/>
              </w:rPr>
              <w:t xml:space="preserve">Optional. The lanes or approaches used in the request</w:t>
            </w:r>
          </w:p>
        </w:tc>
      </w:tr>
      <w:tr>
        <w:trPr>
          <w:cantSplit w:val="0"/>
          <w:trHeight w:val="675" w:hRule="atLeast"/>
          <w:tblHeader w:val="0"/>
        </w:trPr>
        <w:tc>
          <w:tcPr/>
          <w:p w:rsidR="00000000" w:rsidDel="00000000" w:rsidP="00000000" w:rsidRDefault="00000000" w:rsidRPr="00000000" w14:paraId="00000D4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minute</w:t>
            </w:r>
          </w:p>
        </w:tc>
        <w:tc>
          <w:tcPr/>
          <w:p w:rsidR="00000000" w:rsidDel="00000000" w:rsidP="00000000" w:rsidRDefault="00000000" w:rsidRPr="00000000" w14:paraId="00000D4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4F">
            <w:pPr>
              <w:keepNext w:val="1"/>
              <w:spacing w:after="0" w:before="200" w:line="240" w:lineRule="auto"/>
              <w:jc w:val="both"/>
              <w:rPr/>
            </w:pPr>
            <w:r w:rsidDel="00000000" w:rsidR="00000000" w:rsidRPr="00000000">
              <w:rPr>
                <w:rtl w:val="0"/>
              </w:rPr>
              <w:t xml:space="preserve">Optional. The Estimated Time of Arrival (ETA) when the service is requested.</w:t>
            </w:r>
          </w:p>
        </w:tc>
      </w:tr>
      <w:tr>
        <w:trPr>
          <w:cantSplit w:val="0"/>
          <w:trHeight w:val="675" w:hRule="atLeast"/>
          <w:tblHeader w:val="0"/>
        </w:trPr>
        <w:tc>
          <w:tcPr/>
          <w:p w:rsidR="00000000" w:rsidDel="00000000" w:rsidP="00000000" w:rsidRDefault="00000000" w:rsidRPr="00000000" w14:paraId="00000D5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second</w:t>
            </w:r>
          </w:p>
        </w:tc>
        <w:tc>
          <w:tcPr/>
          <w:p w:rsidR="00000000" w:rsidDel="00000000" w:rsidP="00000000" w:rsidRDefault="00000000" w:rsidRPr="00000000" w14:paraId="00000D5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52">
            <w:pPr>
              <w:keepNext w:val="1"/>
              <w:spacing w:after="0" w:before="200" w:line="240" w:lineRule="auto"/>
              <w:jc w:val="both"/>
              <w:rPr/>
            </w:pPr>
            <w:r w:rsidDel="00000000" w:rsidR="00000000" w:rsidRPr="00000000">
              <w:rPr>
                <w:rtl w:val="0"/>
              </w:rPr>
              <w:t xml:space="preserve">Optional. The Estimated Time of Arrival (ETA) when the service is requested.</w:t>
            </w:r>
          </w:p>
        </w:tc>
      </w:tr>
      <w:tr>
        <w:trPr>
          <w:cantSplit w:val="0"/>
          <w:trHeight w:val="675" w:hRule="atLeast"/>
          <w:tblHeader w:val="0"/>
        </w:trPr>
        <w:tc>
          <w:tcPr/>
          <w:p w:rsidR="00000000" w:rsidDel="00000000" w:rsidP="00000000" w:rsidRDefault="00000000" w:rsidRPr="00000000" w14:paraId="00000D53">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duration</w:t>
            </w:r>
          </w:p>
        </w:tc>
        <w:tc>
          <w:tcPr/>
          <w:p w:rsidR="00000000" w:rsidDel="00000000" w:rsidP="00000000" w:rsidRDefault="00000000" w:rsidRPr="00000000" w14:paraId="00000D54">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55">
            <w:pPr>
              <w:keepNext w:val="1"/>
              <w:spacing w:after="0" w:before="200" w:line="240" w:lineRule="auto"/>
              <w:jc w:val="both"/>
              <w:rPr/>
            </w:pPr>
            <w:r w:rsidDel="00000000" w:rsidR="00000000" w:rsidRPr="00000000">
              <w:rPr>
                <w:rtl w:val="0"/>
              </w:rPr>
              <w:t xml:space="preserve">Optional. The Estimated Time of Arrival (ETA) when the service is requested.</w:t>
            </w:r>
          </w:p>
        </w:tc>
      </w:tr>
      <w:tr>
        <w:trPr>
          <w:cantSplit w:val="0"/>
          <w:trHeight w:val="675" w:hRule="atLeast"/>
          <w:tblHeader w:val="0"/>
        </w:trPr>
        <w:tc>
          <w:tcPr/>
          <w:p w:rsidR="00000000" w:rsidDel="00000000" w:rsidP="00000000" w:rsidRDefault="00000000" w:rsidRPr="00000000" w14:paraId="00000D56">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p w:rsidR="00000000" w:rsidDel="00000000" w:rsidP="00000000" w:rsidRDefault="00000000" w:rsidRPr="00000000" w14:paraId="00000D5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J2735PrioritizationResponseStatus</w:t>
            </w:r>
          </w:p>
        </w:tc>
        <w:tc>
          <w:tcPr/>
          <w:p w:rsidR="00000000" w:rsidDel="00000000" w:rsidP="00000000" w:rsidRDefault="00000000" w:rsidRPr="00000000" w14:paraId="00000D58">
            <w:pPr>
              <w:keepNext w:val="1"/>
              <w:spacing w:after="0" w:before="200" w:line="240" w:lineRule="auto"/>
              <w:jc w:val="both"/>
              <w:rPr/>
            </w:pPr>
            <w:r w:rsidDel="00000000" w:rsidR="00000000" w:rsidRPr="00000000">
              <w:rPr>
                <w:rtl w:val="0"/>
              </w:rPr>
              <w:t xml:space="preserve">Status of request, this may include rejection.</w:t>
            </w:r>
          </w:p>
          <w:p w:rsidR="00000000" w:rsidDel="00000000" w:rsidP="00000000" w:rsidRDefault="00000000" w:rsidRPr="00000000" w14:paraId="00000D59">
            <w:pPr>
              <w:keepNext w:val="1"/>
              <w:rPr/>
            </w:pPr>
            <w:r w:rsidDel="00000000" w:rsidR="00000000" w:rsidRPr="00000000">
              <w:rPr>
                <w:rtl w:val="0"/>
              </w:rPr>
              <w:t xml:space="preserve">Single constant from enumeration below:</w:t>
            </w:r>
          </w:p>
          <w:p w:rsidR="00000000" w:rsidDel="00000000" w:rsidP="00000000" w:rsidRDefault="00000000" w:rsidRPr="00000000" w14:paraId="00000D5A">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unknown</w:t>
            </w:r>
          </w:p>
          <w:p w:rsidR="00000000" w:rsidDel="00000000" w:rsidP="00000000" w:rsidRDefault="00000000" w:rsidRPr="00000000" w14:paraId="00000D5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requested</w:t>
            </w:r>
          </w:p>
          <w:p w:rsidR="00000000" w:rsidDel="00000000" w:rsidP="00000000" w:rsidRDefault="00000000" w:rsidRPr="00000000" w14:paraId="00000D5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processing</w:t>
            </w:r>
          </w:p>
          <w:p w:rsidR="00000000" w:rsidDel="00000000" w:rsidP="00000000" w:rsidRDefault="00000000" w:rsidRPr="00000000" w14:paraId="00000D5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watchOtherTraffic</w:t>
            </w:r>
          </w:p>
          <w:p w:rsidR="00000000" w:rsidDel="00000000" w:rsidP="00000000" w:rsidRDefault="00000000" w:rsidRPr="00000000" w14:paraId="00000D5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granted</w:t>
            </w:r>
          </w:p>
          <w:p w:rsidR="00000000" w:rsidDel="00000000" w:rsidP="00000000" w:rsidRDefault="00000000" w:rsidRPr="00000000" w14:paraId="00000D5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rejected</w:t>
            </w:r>
          </w:p>
          <w:p w:rsidR="00000000" w:rsidDel="00000000" w:rsidP="00000000" w:rsidRDefault="00000000" w:rsidRPr="00000000" w14:paraId="00000D6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maxPresence</w:t>
            </w:r>
          </w:p>
          <w:p w:rsidR="00000000" w:rsidDel="00000000" w:rsidP="00000000" w:rsidRDefault="00000000" w:rsidRPr="00000000" w14:paraId="00000D61">
            <w:pPr>
              <w:keepNext w:val="1"/>
              <w:numPr>
                <w:ilvl w:val="0"/>
                <w:numId w:val="14"/>
              </w:numPr>
              <w:spacing w:before="0" w:beforeAutospacing="0"/>
              <w:ind w:left="720" w:hanging="360"/>
              <w:rPr>
                <w:rFonts w:ascii="Consolas" w:cs="Consolas" w:eastAsia="Consolas" w:hAnsi="Consolas"/>
                <w:b w:val="1"/>
                <w:i w:val="1"/>
                <w:color w:val="0000c0"/>
                <w:sz w:val="20"/>
                <w:szCs w:val="20"/>
                <w:u w:val="none"/>
              </w:rPr>
            </w:pPr>
            <w:r w:rsidDel="00000000" w:rsidR="00000000" w:rsidRPr="00000000">
              <w:rPr>
                <w:rFonts w:ascii="Consolas" w:cs="Consolas" w:eastAsia="Consolas" w:hAnsi="Consolas"/>
                <w:b w:val="1"/>
                <w:i w:val="1"/>
                <w:color w:val="0000c0"/>
                <w:sz w:val="20"/>
                <w:szCs w:val="20"/>
                <w:rtl w:val="0"/>
              </w:rPr>
              <w:t xml:space="preserve">reserviceLocked</w:t>
            </w:r>
          </w:p>
        </w:tc>
      </w:tr>
    </w:tbl>
    <w:p w:rsidR="00000000" w:rsidDel="00000000" w:rsidP="00000000" w:rsidRDefault="00000000" w:rsidRPr="00000000" w14:paraId="00000D62">
      <w:pPr>
        <w:spacing w:after="200" w:before="120" w:line="264" w:lineRule="auto"/>
        <w:rPr>
          <w:b w:val="1"/>
          <w:color w:val="323e4f"/>
        </w:rPr>
      </w:pPr>
      <w:r w:rsidDel="00000000" w:rsidR="00000000" w:rsidRPr="00000000">
        <w:rPr>
          <w:b w:val="1"/>
          <w:color w:val="323e4f"/>
          <w:rtl w:val="0"/>
        </w:rPr>
        <w:t xml:space="preserve">Table 114 - J2735SignalStatusPackage</w:t>
      </w:r>
    </w:p>
    <w:p w:rsidR="00000000" w:rsidDel="00000000" w:rsidP="00000000" w:rsidRDefault="00000000" w:rsidRPr="00000000" w14:paraId="00000D63">
      <w:pPr>
        <w:pStyle w:val="Heading2"/>
        <w:numPr>
          <w:ilvl w:val="1"/>
          <w:numId w:val="12"/>
        </w:numPr>
        <w:rPr>
          <w:color w:val="2f5496"/>
          <w:sz w:val="26"/>
          <w:szCs w:val="26"/>
        </w:rPr>
      </w:pPr>
      <w:bookmarkStart w:colFirst="0" w:colLast="0" w:name="_heading=h.7lvbrdf6rt9" w:id="130"/>
      <w:bookmarkEnd w:id="130"/>
      <w:r w:rsidDel="00000000" w:rsidR="00000000" w:rsidRPr="00000000">
        <w:rPr>
          <w:rtl w:val="0"/>
        </w:rPr>
        <w:t xml:space="preserve">J2735SignalRequestorInfo</w:t>
      </w:r>
    </w:p>
    <w:tbl>
      <w:tblPr>
        <w:tblStyle w:val="Table130"/>
        <w:tblW w:w="9355.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01"/>
        <w:gridCol w:w="3131"/>
        <w:gridCol w:w="4723"/>
        <w:tblGridChange w:id="0">
          <w:tblGrid>
            <w:gridCol w:w="1501"/>
            <w:gridCol w:w="3131"/>
            <w:gridCol w:w="4723"/>
          </w:tblGrid>
        </w:tblGridChange>
      </w:tblGrid>
      <w:tr>
        <w:trPr>
          <w:cantSplit w:val="0"/>
          <w:tblHeader w:val="0"/>
        </w:trPr>
        <w:tc>
          <w:tcPr/>
          <w:p w:rsidR="00000000" w:rsidDel="00000000" w:rsidP="00000000" w:rsidRDefault="00000000" w:rsidRPr="00000000" w14:paraId="00000D64">
            <w:pPr>
              <w:spacing w:after="0" w:before="200" w:line="240" w:lineRule="auto"/>
              <w:jc w:val="both"/>
              <w:rPr>
                <w:b w:val="1"/>
              </w:rPr>
            </w:pPr>
            <w:r w:rsidDel="00000000" w:rsidR="00000000" w:rsidRPr="00000000">
              <w:rPr>
                <w:b w:val="1"/>
                <w:rtl w:val="0"/>
              </w:rPr>
              <w:t xml:space="preserve">Name</w:t>
            </w:r>
          </w:p>
        </w:tc>
        <w:tc>
          <w:tcPr/>
          <w:p w:rsidR="00000000" w:rsidDel="00000000" w:rsidP="00000000" w:rsidRDefault="00000000" w:rsidRPr="00000000" w14:paraId="00000D65">
            <w:pPr>
              <w:spacing w:after="0" w:before="200" w:line="240" w:lineRule="auto"/>
              <w:jc w:val="both"/>
              <w:rPr>
                <w:b w:val="1"/>
              </w:rPr>
            </w:pPr>
            <w:r w:rsidDel="00000000" w:rsidR="00000000" w:rsidRPr="00000000">
              <w:rPr>
                <w:b w:val="1"/>
                <w:rtl w:val="0"/>
              </w:rPr>
              <w:t xml:space="preserve">Type</w:t>
            </w:r>
          </w:p>
        </w:tc>
        <w:tc>
          <w:tcPr/>
          <w:p w:rsidR="00000000" w:rsidDel="00000000" w:rsidP="00000000" w:rsidRDefault="00000000" w:rsidRPr="00000000" w14:paraId="00000D66">
            <w:pPr>
              <w:spacing w:after="0" w:before="200" w:line="240" w:lineRule="auto"/>
              <w:jc w:val="both"/>
              <w:rPr>
                <w:b w:val="1"/>
              </w:rPr>
            </w:pPr>
            <w:r w:rsidDel="00000000" w:rsidR="00000000" w:rsidRPr="00000000">
              <w:rPr>
                <w:b w:val="1"/>
                <w:rtl w:val="0"/>
              </w:rPr>
              <w:t xml:space="preserve">Description</w:t>
            </w:r>
          </w:p>
        </w:tc>
      </w:tr>
      <w:tr>
        <w:trPr>
          <w:cantSplit w:val="0"/>
          <w:trHeight w:val="675" w:hRule="atLeast"/>
          <w:tblHeader w:val="0"/>
        </w:trPr>
        <w:tc>
          <w:tcPr/>
          <w:p w:rsidR="00000000" w:rsidDel="00000000" w:rsidP="00000000" w:rsidRDefault="00000000" w:rsidRPr="00000000" w14:paraId="00000D67">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w:t>
            </w:r>
          </w:p>
        </w:tc>
        <w:tc>
          <w:tcPr/>
          <w:p w:rsidR="00000000" w:rsidDel="00000000" w:rsidP="00000000" w:rsidRDefault="00000000" w:rsidRPr="00000000" w14:paraId="00000D68">
            <w:pPr>
              <w:spacing w:after="0" w:before="200" w:line="240" w:lineRule="auto"/>
              <w:jc w:val="both"/>
              <w:rPr>
                <w:rFonts w:ascii="Courier New" w:cs="Courier New" w:eastAsia="Courier New" w:hAnsi="Courier New"/>
              </w:rPr>
            </w:pPr>
            <w:hyperlink w:anchor="_heading=h.5lur20ls8chl">
              <w:r w:rsidDel="00000000" w:rsidR="00000000" w:rsidRPr="00000000">
                <w:rPr>
                  <w:rFonts w:ascii="Courier New" w:cs="Courier New" w:eastAsia="Courier New" w:hAnsi="Courier New"/>
                  <w:color w:val="1155cc"/>
                  <w:u w:val="single"/>
                  <w:rtl w:val="0"/>
                </w:rPr>
                <w:t xml:space="preserve">J2735VehicleID</w:t>
              </w:r>
            </w:hyperlink>
            <w:r w:rsidDel="00000000" w:rsidR="00000000" w:rsidRPr="00000000">
              <w:rPr>
                <w:rtl w:val="0"/>
              </w:rPr>
            </w:r>
          </w:p>
        </w:tc>
        <w:tc>
          <w:tcPr/>
          <w:p w:rsidR="00000000" w:rsidDel="00000000" w:rsidP="00000000" w:rsidRDefault="00000000" w:rsidRPr="00000000" w14:paraId="00000D69">
            <w:pPr>
              <w:keepNext w:val="1"/>
              <w:spacing w:after="0" w:before="200" w:line="240" w:lineRule="auto"/>
              <w:jc w:val="both"/>
              <w:rPr/>
            </w:pPr>
            <w:r w:rsidDel="00000000" w:rsidR="00000000" w:rsidRPr="00000000">
              <w:rPr>
                <w:rtl w:val="0"/>
              </w:rPr>
              <w:t xml:space="preserve">Requestor vehicle ID.</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6A">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request</w:t>
            </w:r>
          </w:p>
        </w:tc>
        <w:tc>
          <w:tcPr/>
          <w:p w:rsidR="00000000" w:rsidDel="00000000" w:rsidP="00000000" w:rsidRDefault="00000000" w:rsidRPr="00000000" w14:paraId="00000D6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6C">
            <w:pPr>
              <w:keepNext w:val="1"/>
              <w:spacing w:after="0" w:before="200" w:line="240" w:lineRule="auto"/>
              <w:jc w:val="both"/>
              <w:rPr/>
            </w:pPr>
            <w:r w:rsidDel="00000000" w:rsidR="00000000" w:rsidRPr="00000000">
              <w:rPr>
                <w:rtl w:val="0"/>
              </w:rPr>
              <w:t xml:space="preserve">Requestor’s request ID.</w:t>
            </w:r>
          </w:p>
        </w:tc>
      </w:tr>
      <w:tr>
        <w:trPr>
          <w:cantSplit w:val="0"/>
          <w:trHeight w:val="675" w:hRule="atLeast"/>
          <w:tblHeader w:val="0"/>
        </w:trPr>
        <w:tc>
          <w:tcPr/>
          <w:p w:rsidR="00000000" w:rsidDel="00000000" w:rsidP="00000000" w:rsidRDefault="00000000" w:rsidRPr="00000000" w14:paraId="00000D6D">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sequenceNumber</w:t>
            </w:r>
          </w:p>
        </w:tc>
        <w:tc>
          <w:tcPr/>
          <w:p w:rsidR="00000000" w:rsidDel="00000000" w:rsidP="00000000" w:rsidRDefault="00000000" w:rsidRPr="00000000" w14:paraId="00000D6E">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integer</w:t>
            </w:r>
          </w:p>
        </w:tc>
        <w:tc>
          <w:tcPr/>
          <w:p w:rsidR="00000000" w:rsidDel="00000000" w:rsidP="00000000" w:rsidRDefault="00000000" w:rsidRPr="00000000" w14:paraId="00000D6F">
            <w:pPr>
              <w:keepNext w:val="1"/>
              <w:spacing w:after="0" w:before="200" w:line="240" w:lineRule="auto"/>
              <w:jc w:val="both"/>
              <w:rPr/>
            </w:pPr>
            <w:r w:rsidDel="00000000" w:rsidR="00000000" w:rsidRPr="00000000">
              <w:rPr>
                <w:rtl w:val="0"/>
              </w:rPr>
              <w:t xml:space="preserve">Requestor’s request </w:t>
            </w:r>
            <w:r w:rsidDel="00000000" w:rsidR="00000000" w:rsidRPr="00000000">
              <w:rPr>
                <w:rFonts w:ascii="Courier New" w:cs="Courier New" w:eastAsia="Courier New" w:hAnsi="Courier New"/>
                <w:rtl w:val="0"/>
              </w:rPr>
              <w:t xml:space="preserve">sequenceNumber.</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70">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role</w:t>
            </w:r>
          </w:p>
        </w:tc>
        <w:tc>
          <w:tcPr/>
          <w:p w:rsidR="00000000" w:rsidDel="00000000" w:rsidP="00000000" w:rsidRDefault="00000000" w:rsidRPr="00000000" w14:paraId="00000D71">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J2735BasicVehicleRole</w:t>
            </w:r>
          </w:p>
        </w:tc>
        <w:tc>
          <w:tcPr/>
          <w:p w:rsidR="00000000" w:rsidDel="00000000" w:rsidP="00000000" w:rsidRDefault="00000000" w:rsidRPr="00000000" w14:paraId="00000D72">
            <w:pPr>
              <w:keepNext w:val="1"/>
              <w:spacing w:after="0" w:before="200" w:line="240" w:lineRule="auto"/>
              <w:jc w:val="both"/>
              <w:rPr/>
            </w:pPr>
            <w:r w:rsidDel="00000000" w:rsidR="00000000" w:rsidRPr="00000000">
              <w:rPr>
                <w:rtl w:val="0"/>
              </w:rPr>
              <w:t xml:space="preserve">Optional. The requestor’s vehicle role.</w:t>
            </w:r>
          </w:p>
          <w:p w:rsidR="00000000" w:rsidDel="00000000" w:rsidP="00000000" w:rsidRDefault="00000000" w:rsidRPr="00000000" w14:paraId="00000D73">
            <w:pPr>
              <w:keepNext w:val="1"/>
              <w:rPr/>
            </w:pPr>
            <w:r w:rsidDel="00000000" w:rsidR="00000000" w:rsidRPr="00000000">
              <w:rPr>
                <w:rtl w:val="0"/>
              </w:rPr>
              <w:t xml:space="preserve">Single constant from enumeration below:</w:t>
            </w:r>
          </w:p>
          <w:p w:rsidR="00000000" w:rsidDel="00000000" w:rsidP="00000000" w:rsidRDefault="00000000" w:rsidRPr="00000000" w14:paraId="00000D74">
            <w:pPr>
              <w:keepNext w:val="1"/>
              <w:numPr>
                <w:ilvl w:val="0"/>
                <w:numId w:val="14"/>
              </w:numPr>
              <w:spacing w:after="0" w:after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basicVehicle</w:t>
            </w:r>
          </w:p>
          <w:p w:rsidR="00000000" w:rsidDel="00000000" w:rsidP="00000000" w:rsidRDefault="00000000" w:rsidRPr="00000000" w14:paraId="00000D75">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publicTransport</w:t>
            </w:r>
          </w:p>
          <w:p w:rsidR="00000000" w:rsidDel="00000000" w:rsidP="00000000" w:rsidRDefault="00000000" w:rsidRPr="00000000" w14:paraId="00000D76">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specialTransport</w:t>
            </w:r>
          </w:p>
          <w:p w:rsidR="00000000" w:rsidDel="00000000" w:rsidP="00000000" w:rsidRDefault="00000000" w:rsidRPr="00000000" w14:paraId="00000D77">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dangerousGoods</w:t>
            </w:r>
          </w:p>
          <w:p w:rsidR="00000000" w:rsidDel="00000000" w:rsidP="00000000" w:rsidRDefault="00000000" w:rsidRPr="00000000" w14:paraId="00000D78">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roadWork</w:t>
            </w:r>
          </w:p>
          <w:p w:rsidR="00000000" w:rsidDel="00000000" w:rsidP="00000000" w:rsidRDefault="00000000" w:rsidRPr="00000000" w14:paraId="00000D79">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roadRescue</w:t>
            </w:r>
          </w:p>
          <w:p w:rsidR="00000000" w:rsidDel="00000000" w:rsidP="00000000" w:rsidRDefault="00000000" w:rsidRPr="00000000" w14:paraId="00000D7A">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emergency</w:t>
            </w:r>
          </w:p>
          <w:p w:rsidR="00000000" w:rsidDel="00000000" w:rsidP="00000000" w:rsidRDefault="00000000" w:rsidRPr="00000000" w14:paraId="00000D7B">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safetyCar</w:t>
            </w:r>
          </w:p>
          <w:p w:rsidR="00000000" w:rsidDel="00000000" w:rsidP="00000000" w:rsidRDefault="00000000" w:rsidRPr="00000000" w14:paraId="00000D7C">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none_unknown</w:t>
            </w:r>
          </w:p>
          <w:p w:rsidR="00000000" w:rsidDel="00000000" w:rsidP="00000000" w:rsidRDefault="00000000" w:rsidRPr="00000000" w14:paraId="00000D7D">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truck</w:t>
            </w:r>
          </w:p>
          <w:p w:rsidR="00000000" w:rsidDel="00000000" w:rsidP="00000000" w:rsidRDefault="00000000" w:rsidRPr="00000000" w14:paraId="00000D7E">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motorcycle</w:t>
            </w:r>
          </w:p>
          <w:p w:rsidR="00000000" w:rsidDel="00000000" w:rsidP="00000000" w:rsidRDefault="00000000" w:rsidRPr="00000000" w14:paraId="00000D7F">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roadSideSource</w:t>
            </w:r>
          </w:p>
          <w:p w:rsidR="00000000" w:rsidDel="00000000" w:rsidP="00000000" w:rsidRDefault="00000000" w:rsidRPr="00000000" w14:paraId="00000D80">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police</w:t>
            </w:r>
          </w:p>
          <w:p w:rsidR="00000000" w:rsidDel="00000000" w:rsidP="00000000" w:rsidRDefault="00000000" w:rsidRPr="00000000" w14:paraId="00000D81">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fire</w:t>
            </w:r>
          </w:p>
          <w:p w:rsidR="00000000" w:rsidDel="00000000" w:rsidP="00000000" w:rsidRDefault="00000000" w:rsidRPr="00000000" w14:paraId="00000D82">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ambulance</w:t>
            </w:r>
          </w:p>
          <w:p w:rsidR="00000000" w:rsidDel="00000000" w:rsidP="00000000" w:rsidRDefault="00000000" w:rsidRPr="00000000" w14:paraId="00000D83">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dot</w:t>
            </w:r>
          </w:p>
          <w:p w:rsidR="00000000" w:rsidDel="00000000" w:rsidP="00000000" w:rsidRDefault="00000000" w:rsidRPr="00000000" w14:paraId="00000D84">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transit</w:t>
            </w:r>
          </w:p>
          <w:p w:rsidR="00000000" w:rsidDel="00000000" w:rsidP="00000000" w:rsidRDefault="00000000" w:rsidRPr="00000000" w14:paraId="00000D85">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slowMoving</w:t>
            </w:r>
          </w:p>
          <w:p w:rsidR="00000000" w:rsidDel="00000000" w:rsidP="00000000" w:rsidRDefault="00000000" w:rsidRPr="00000000" w14:paraId="00000D86">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stopNgo</w:t>
            </w:r>
          </w:p>
          <w:p w:rsidR="00000000" w:rsidDel="00000000" w:rsidP="00000000" w:rsidRDefault="00000000" w:rsidRPr="00000000" w14:paraId="00000D87">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cyclist</w:t>
            </w:r>
          </w:p>
          <w:p w:rsidR="00000000" w:rsidDel="00000000" w:rsidP="00000000" w:rsidRDefault="00000000" w:rsidRPr="00000000" w14:paraId="00000D88">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pedestrian</w:t>
            </w:r>
          </w:p>
          <w:p w:rsidR="00000000" w:rsidDel="00000000" w:rsidP="00000000" w:rsidRDefault="00000000" w:rsidRPr="00000000" w14:paraId="00000D89">
            <w:pPr>
              <w:keepNext w:val="1"/>
              <w:numPr>
                <w:ilvl w:val="0"/>
                <w:numId w:val="14"/>
              </w:numPr>
              <w:spacing w:after="0" w:afterAutospacing="0"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nonMotorized</w:t>
            </w:r>
          </w:p>
          <w:p w:rsidR="00000000" w:rsidDel="00000000" w:rsidP="00000000" w:rsidRDefault="00000000" w:rsidRPr="00000000" w14:paraId="00000D8A">
            <w:pPr>
              <w:keepNext w:val="1"/>
              <w:numPr>
                <w:ilvl w:val="0"/>
                <w:numId w:val="14"/>
              </w:numPr>
              <w:spacing w:before="0" w:beforeAutospacing="0"/>
              <w:ind w:left="720" w:hanging="360"/>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military</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D8B">
            <w:pPr>
              <w:spacing w:after="0" w:before="20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typeData</w:t>
            </w:r>
          </w:p>
        </w:tc>
        <w:tc>
          <w:tcPr/>
          <w:p w:rsidR="00000000" w:rsidDel="00000000" w:rsidP="00000000" w:rsidRDefault="00000000" w:rsidRPr="00000000" w14:paraId="00000D8C">
            <w:pPr>
              <w:spacing w:after="0" w:before="200" w:line="240" w:lineRule="auto"/>
              <w:jc w:val="both"/>
              <w:rPr>
                <w:rFonts w:ascii="Courier New" w:cs="Courier New" w:eastAsia="Courier New" w:hAnsi="Courier New"/>
              </w:rPr>
            </w:pPr>
            <w:hyperlink w:anchor="_heading=h.uqqnuixcl0tn">
              <w:r w:rsidDel="00000000" w:rsidR="00000000" w:rsidRPr="00000000">
                <w:rPr>
                  <w:rFonts w:ascii="Courier New" w:cs="Courier New" w:eastAsia="Courier New" w:hAnsi="Courier New"/>
                  <w:color w:val="1155cc"/>
                  <w:u w:val="single"/>
                  <w:rtl w:val="0"/>
                </w:rPr>
                <w:t xml:space="preserve">J2735RequestorType</w:t>
              </w:r>
            </w:hyperlink>
            <w:r w:rsidDel="00000000" w:rsidR="00000000" w:rsidRPr="00000000">
              <w:rPr>
                <w:rtl w:val="0"/>
              </w:rPr>
            </w:r>
          </w:p>
        </w:tc>
        <w:tc>
          <w:tcPr/>
          <w:p w:rsidR="00000000" w:rsidDel="00000000" w:rsidP="00000000" w:rsidRDefault="00000000" w:rsidRPr="00000000" w14:paraId="00000D8D">
            <w:pPr>
              <w:keepNext w:val="1"/>
              <w:spacing w:after="0" w:before="200" w:line="240" w:lineRule="auto"/>
              <w:jc w:val="both"/>
              <w:rPr/>
            </w:pPr>
            <w:r w:rsidDel="00000000" w:rsidR="00000000" w:rsidRPr="00000000">
              <w:rPr>
                <w:rtl w:val="0"/>
              </w:rPr>
              <w:t xml:space="preserve">Optional. Used when additional data besides the role is needed, at which point the role entry above is not sent.</w:t>
            </w:r>
          </w:p>
        </w:tc>
      </w:tr>
    </w:tbl>
    <w:p w:rsidR="00000000" w:rsidDel="00000000" w:rsidP="00000000" w:rsidRDefault="00000000" w:rsidRPr="00000000" w14:paraId="00000D8E">
      <w:pPr>
        <w:spacing w:after="200" w:before="120" w:line="264" w:lineRule="auto"/>
        <w:rPr>
          <w:b w:val="1"/>
          <w:color w:val="323e4f"/>
        </w:rPr>
      </w:pPr>
      <w:r w:rsidDel="00000000" w:rsidR="00000000" w:rsidRPr="00000000">
        <w:rPr>
          <w:b w:val="1"/>
          <w:color w:val="323e4f"/>
          <w:rtl w:val="0"/>
        </w:rPr>
        <w:t xml:space="preserve">Table 115 - J2735SignalRequestorInfo</w:t>
      </w:r>
      <w:r w:rsidDel="00000000" w:rsidR="00000000" w:rsidRPr="00000000">
        <w:rPr>
          <w:rtl w:val="0"/>
        </w:rPr>
      </w:r>
    </w:p>
    <w:p w:rsidR="00000000" w:rsidDel="00000000" w:rsidP="00000000" w:rsidRDefault="00000000" w:rsidRPr="00000000" w14:paraId="00000D8F">
      <w:pPr>
        <w:pStyle w:val="Heading1"/>
        <w:numPr>
          <w:ilvl w:val="0"/>
          <w:numId w:val="12"/>
        </w:numPr>
        <w:ind w:left="432" w:hanging="432"/>
        <w:rPr/>
      </w:pPr>
      <w:bookmarkStart w:colFirst="0" w:colLast="0" w:name="_heading=h.h52i1xmvzzlr" w:id="131"/>
      <w:bookmarkEnd w:id="131"/>
      <w:r w:rsidDel="00000000" w:rsidR="00000000" w:rsidRPr="00000000">
        <w:rPr>
          <w:rtl w:val="0"/>
        </w:rPr>
        <w:t xml:space="preserve">Sample Data</w:t>
      </w:r>
    </w:p>
    <w:p w:rsidR="00000000" w:rsidDel="00000000" w:rsidP="00000000" w:rsidRDefault="00000000" w:rsidRPr="00000000" w14:paraId="00000D90">
      <w:pPr>
        <w:pStyle w:val="Heading2"/>
        <w:numPr>
          <w:ilvl w:val="1"/>
          <w:numId w:val="12"/>
        </w:numPr>
        <w:ind w:left="576" w:hanging="576"/>
        <w:rPr/>
      </w:pPr>
      <w:bookmarkStart w:colFirst="0" w:colLast="0" w:name="_heading=h.34g0dwd" w:id="132"/>
      <w:bookmarkEnd w:id="132"/>
      <w:r w:rsidDel="00000000" w:rsidR="00000000" w:rsidRPr="00000000">
        <w:rPr>
          <w:rtl w:val="0"/>
        </w:rPr>
        <w:t xml:space="preserve">Sample TIM Data</w:t>
      </w:r>
    </w:p>
    <w:p w:rsidR="00000000" w:rsidDel="00000000" w:rsidP="00000000" w:rsidRDefault="00000000" w:rsidRPr="00000000" w14:paraId="00000D91">
      <w:pPr>
        <w:rPr/>
      </w:pPr>
      <w:r w:rsidDel="00000000" w:rsidR="00000000" w:rsidRPr="00000000">
        <w:rPr>
          <w:rtl w:val="0"/>
        </w:rPr>
        <w:t xml:space="preserve">Due to the fact that XML standard does not support array construct, arrays must be embedded into another object in order to maintain separation from the other elements within a structure. Additionally, since there is no indicator in XML to identify an array, an array with only one element will be represented as a simple object.</w:t>
      </w:r>
    </w:p>
    <w:p w:rsidR="00000000" w:rsidDel="00000000" w:rsidP="00000000" w:rsidRDefault="00000000" w:rsidRPr="00000000" w14:paraId="00000D92">
      <w:pPr>
        <w:rPr/>
      </w:pPr>
      <w:r w:rsidDel="00000000" w:rsidR="00000000" w:rsidRPr="00000000">
        <w:rPr>
          <w:rtl w:val="0"/>
        </w:rPr>
        <w:t xml:space="preserve">In the following samples those data elements that appear as JSON Object but may come as JSON array if there were more than one child element are highlighted in </w:t>
      </w:r>
      <w:r w:rsidDel="00000000" w:rsidR="00000000" w:rsidRPr="00000000">
        <w:rPr>
          <w:b w:val="1"/>
          <w:i w:val="1"/>
          <w:rtl w:val="0"/>
        </w:rPr>
        <w:t xml:space="preserve">bold-face</w:t>
      </w:r>
      <w:r w:rsidDel="00000000" w:rsidR="00000000" w:rsidRPr="00000000">
        <w:rPr>
          <w:rtl w:val="0"/>
        </w:rPr>
        <w:t xml:space="preserve"> font. Conversely, those elements that appear as JSON Array but may come as JSON object if only one child element exists are also highlight in </w:t>
      </w:r>
      <w:r w:rsidDel="00000000" w:rsidR="00000000" w:rsidRPr="00000000">
        <w:rPr>
          <w:b w:val="1"/>
          <w:i w:val="1"/>
          <w:rtl w:val="0"/>
        </w:rPr>
        <w:t xml:space="preserve">bold-face</w:t>
      </w:r>
      <w:r w:rsidDel="00000000" w:rsidR="00000000" w:rsidRPr="00000000">
        <w:rPr>
          <w:rtl w:val="0"/>
        </w:rPr>
        <w:t xml:space="preserve"> font.</w:t>
      </w:r>
    </w:p>
    <w:p w:rsidR="00000000" w:rsidDel="00000000" w:rsidP="00000000" w:rsidRDefault="00000000" w:rsidRPr="00000000" w14:paraId="00000D93">
      <w:pPr>
        <w:pStyle w:val="Heading3"/>
        <w:numPr>
          <w:ilvl w:val="2"/>
          <w:numId w:val="12"/>
        </w:numPr>
        <w:ind w:left="720" w:hanging="720"/>
        <w:rPr/>
      </w:pPr>
      <w:bookmarkStart w:colFirst="0" w:colLast="0" w:name="_heading=h.1jlao46" w:id="133"/>
      <w:bookmarkEnd w:id="133"/>
      <w:r w:rsidDel="00000000" w:rsidR="00000000" w:rsidRPr="00000000">
        <w:rPr>
          <w:rtl w:val="0"/>
        </w:rPr>
        <w:t xml:space="preserve">ODE Broadcast TIM</w:t>
      </w:r>
    </w:p>
    <w:p w:rsidR="00000000" w:rsidDel="00000000" w:rsidP="00000000" w:rsidRDefault="00000000" w:rsidRPr="00000000" w14:paraId="00000D94">
      <w:pPr>
        <w:rPr>
          <w:color w:val="0563c1"/>
          <w:u w:val="single"/>
        </w:rPr>
      </w:pPr>
      <w:r w:rsidDel="00000000" w:rsidR="00000000" w:rsidRPr="00000000">
        <w:rPr>
          <w:rtl w:val="0"/>
        </w:rPr>
        <w:t xml:space="preserve">This is sample TIM broadcast </w:t>
      </w:r>
      <w:r w:rsidDel="00000000" w:rsidR="00000000" w:rsidRPr="00000000">
        <w:rPr>
          <w:i w:val="1"/>
          <w:rtl w:val="0"/>
        </w:rPr>
        <w:t xml:space="preserve">request</w:t>
      </w:r>
      <w:r w:rsidDel="00000000" w:rsidR="00000000" w:rsidRPr="00000000">
        <w:rPr>
          <w:rtl w:val="0"/>
        </w:rPr>
        <w:t xml:space="preserve"> message received from TMC. A TIM broadcast request is translated into a J2735 XER encoded TravelerInformation message, then encoded into ASN.1 binary Unaligned Packed Encoding Rule (UPER) format and finally deposited on to RSUs or SDW. This sample message format is before conversion to </w:t>
      </w:r>
      <w:hyperlink w:anchor="_heading=h.2afmg28">
        <w:r w:rsidDel="00000000" w:rsidR="00000000" w:rsidRPr="00000000">
          <w:rPr>
            <w:color w:val="0563c1"/>
            <w:u w:val="single"/>
            <w:rtl w:val="0"/>
          </w:rPr>
          <w:t xml:space="preserve">J2735 Broadcast</w:t>
        </w:r>
      </w:hyperlink>
      <w:r w:rsidDel="00000000" w:rsidR="00000000" w:rsidRPr="00000000">
        <w:rPr>
          <w:rtl w:val="0"/>
        </w:rPr>
      </w:r>
    </w:p>
    <w:p w:rsidR="00000000" w:rsidDel="00000000" w:rsidP="00000000" w:rsidRDefault="00000000" w:rsidRPr="00000000" w14:paraId="00000D9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9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0D9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"request": {</w:t>
      </w:r>
    </w:p>
    <w:p w:rsidR="00000000" w:rsidDel="00000000" w:rsidP="00000000" w:rsidRDefault="00000000" w:rsidRPr="00000000" w14:paraId="00000D9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 {</w:t>
      </w:r>
    </w:p>
    <w:p w:rsidR="00000000" w:rsidDel="00000000" w:rsidP="00000000" w:rsidRDefault="00000000" w:rsidRPr="00000000" w14:paraId="00000D9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"verb": "POST",</w:t>
      </w:r>
    </w:p>
    <w:p w:rsidR="00000000" w:rsidDel="00000000" w:rsidP="00000000" w:rsidRDefault="00000000" w:rsidRPr="00000000" w14:paraId="00000D9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"version": 2,</w:t>
      </w:r>
    </w:p>
    <w:p w:rsidR="00000000" w:rsidDel="00000000" w:rsidP="00000000" w:rsidRDefault="00000000" w:rsidRPr="00000000" w14:paraId="00000D9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9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"rsus": [</w:t>
      </w:r>
    </w:p>
    <w:p w:rsidR="00000000" w:rsidDel="00000000" w:rsidP="00000000" w:rsidRDefault="00000000" w:rsidRPr="00000000" w14:paraId="00000D9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9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"rsuIndex": 10</w:t>
      </w:r>
    </w:p>
    <w:p w:rsidR="00000000" w:rsidDel="00000000" w:rsidP="00000000" w:rsidRDefault="00000000" w:rsidRPr="00000000" w14:paraId="00000D9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"rsuTarget": "127.0.0.1",</w:t>
      </w:r>
    </w:p>
    <w:p w:rsidR="00000000" w:rsidDel="00000000" w:rsidP="00000000" w:rsidRDefault="00000000" w:rsidRPr="00000000" w14:paraId="00000DA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"rsuUsername": "username",</w:t>
      </w:r>
    </w:p>
    <w:p w:rsidR="00000000" w:rsidDel="00000000" w:rsidP="00000000" w:rsidRDefault="00000000" w:rsidRPr="00000000" w14:paraId="00000DA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"rsuRetries": 1,</w:t>
      </w:r>
    </w:p>
    <w:p w:rsidR="00000000" w:rsidDel="00000000" w:rsidP="00000000" w:rsidRDefault="00000000" w:rsidRPr="00000000" w14:paraId="00000DA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"rsuTimeout": 1000,</w:t>
      </w:r>
    </w:p>
    <w:p w:rsidR="00000000" w:rsidDel="00000000" w:rsidP="00000000" w:rsidRDefault="00000000" w:rsidRPr="00000000" w14:paraId="00000DA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"rsuPassword": "*"</w:t>
      </w:r>
    </w:p>
    <w:p w:rsidR="00000000" w:rsidDel="00000000" w:rsidP="00000000" w:rsidRDefault="00000000" w:rsidRPr="00000000" w14:paraId="00000DA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"snmp": {</w:t>
      </w:r>
    </w:p>
    <w:p w:rsidR="00000000" w:rsidDel="00000000" w:rsidP="00000000" w:rsidRDefault="00000000" w:rsidRPr="00000000" w14:paraId="00000DA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 1,</w:t>
      </w:r>
    </w:p>
    <w:p w:rsidR="00000000" w:rsidDel="00000000" w:rsidP="00000000" w:rsidRDefault="00000000" w:rsidRPr="00000000" w14:paraId="00000DA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"deliverystop": "2018-01-01T17:47:11-05:15",</w:t>
      </w:r>
    </w:p>
    <w:p w:rsidR="00000000" w:rsidDel="00000000" w:rsidP="00000000" w:rsidRDefault="00000000" w:rsidRPr="00000000" w14:paraId="00000DA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"rsuid": "00000083",</w:t>
      </w:r>
    </w:p>
    <w:p w:rsidR="00000000" w:rsidDel="00000000" w:rsidP="00000000" w:rsidRDefault="00000000" w:rsidRPr="00000000" w14:paraId="00000DA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"deliverystart": "2017-06-01T17:47:11-05:00",</w:t>
      </w:r>
    </w:p>
    <w:p w:rsidR="00000000" w:rsidDel="00000000" w:rsidP="00000000" w:rsidRDefault="00000000" w:rsidRPr="00000000" w14:paraId="00000DA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"enable": 1,</w:t>
      </w:r>
    </w:p>
    <w:p w:rsidR="00000000" w:rsidDel="00000000" w:rsidP="00000000" w:rsidRDefault="00000000" w:rsidRPr="00000000" w14:paraId="00000DA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"channel": 178,</w:t>
      </w:r>
    </w:p>
    <w:p w:rsidR="00000000" w:rsidDel="00000000" w:rsidP="00000000" w:rsidRDefault="00000000" w:rsidRPr="00000000" w14:paraId="00000DA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"msgid": 31,</w:t>
      </w:r>
    </w:p>
    <w:p w:rsidR="00000000" w:rsidDel="00000000" w:rsidP="00000000" w:rsidRDefault="00000000" w:rsidRPr="00000000" w14:paraId="00000DA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"interval": 2,</w:t>
      </w:r>
    </w:p>
    <w:p w:rsidR="00000000" w:rsidDel="00000000" w:rsidP="00000000" w:rsidRDefault="00000000" w:rsidRPr="00000000" w14:paraId="00000DA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4</w:t>
      </w:r>
    </w:p>
    <w:p w:rsidR="00000000" w:rsidDel="00000000" w:rsidP="00000000" w:rsidRDefault="00000000" w:rsidRPr="00000000" w14:paraId="00000DB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B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B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"us.dot.its.jpo.ode.model.OdeMsgPayload",</w:t>
      </w:r>
    </w:p>
    <w:p w:rsidR="00000000" w:rsidDel="00000000" w:rsidP="00000000" w:rsidRDefault="00000000" w:rsidRPr="00000000" w14:paraId="00000DB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0DB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"cf02ba48-be29-4da9-b2a7-4ec34eeb831c",</w:t>
      </w:r>
    </w:p>
    <w:p w:rsidR="00000000" w:rsidDel="00000000" w:rsidP="00000000" w:rsidRDefault="00000000" w:rsidRPr="00000000" w14:paraId="00000DB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w:t>
      </w:r>
    </w:p>
    <w:p w:rsidR="00000000" w:rsidDel="00000000" w:rsidP="00000000" w:rsidRDefault="00000000" w:rsidRPr="00000000" w14:paraId="00000DB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0,</w:t>
      </w:r>
    </w:p>
    <w:p w:rsidR="00000000" w:rsidDel="00000000" w:rsidP="00000000" w:rsidRDefault="00000000" w:rsidRPr="00000000" w14:paraId="00000DB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0,</w:t>
      </w:r>
    </w:p>
    <w:p w:rsidR="00000000" w:rsidDel="00000000" w:rsidP="00000000" w:rsidRDefault="00000000" w:rsidRPr="00000000" w14:paraId="00000DB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0DB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B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"2018-09-09T20:00:36.952Z",</w:t>
      </w:r>
    </w:p>
    <w:p w:rsidR="00000000" w:rsidDel="00000000" w:rsidP="00000000" w:rsidRDefault="00000000" w:rsidRPr="00000000" w14:paraId="00000DB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0DB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"2017-03-13T01:07:11-05:00",</w:t>
      </w:r>
    </w:p>
    <w:p w:rsidR="00000000" w:rsidDel="00000000" w:rsidP="00000000" w:rsidRDefault="00000000" w:rsidRPr="00000000" w14:paraId="00000DB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"TMC",</w:t>
      </w:r>
    </w:p>
    <w:p w:rsidR="00000000" w:rsidDel="00000000" w:rsidP="00000000" w:rsidRDefault="00000000" w:rsidRPr="00000000" w14:paraId="00000DB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0DB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C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0DC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"us.dot.its.jpo.ode.plugin.j2735.OdeTravelerInformationMessage",</w:t>
      </w:r>
    </w:p>
    <w:p w:rsidR="00000000" w:rsidDel="00000000" w:rsidP="00000000" w:rsidRDefault="00000000" w:rsidRPr="00000000" w14:paraId="00000DC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0DC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13,</w:t>
      </w:r>
    </w:p>
    <w:p w:rsidR="00000000" w:rsidDel="00000000" w:rsidP="00000000" w:rsidRDefault="00000000" w:rsidRPr="00000000" w14:paraId="00000DC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"timeStamp": "2017-03-13T01:07:11-05:00",</w:t>
      </w:r>
    </w:p>
    <w:p w:rsidR="00000000" w:rsidDel="00000000" w:rsidP="00000000" w:rsidRDefault="00000000" w:rsidRPr="00000000" w14:paraId="00000DC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"packetID": "EC9C236B0000000000",</w:t>
      </w:r>
    </w:p>
    <w:p w:rsidR="00000000" w:rsidDel="00000000" w:rsidP="00000000" w:rsidRDefault="00000000" w:rsidRPr="00000000" w14:paraId="00000DC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"urlB": "null",</w:t>
      </w:r>
    </w:p>
    <w:p w:rsidR="00000000" w:rsidDel="00000000" w:rsidP="00000000" w:rsidRDefault="00000000" w:rsidRPr="00000000" w14:paraId="00000DC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"dataframes": [</w:t>
      </w:r>
    </w:p>
    <w:p w:rsidR="00000000" w:rsidDel="00000000" w:rsidP="00000000" w:rsidRDefault="00000000" w:rsidRPr="00000000" w14:paraId="00000DC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C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"sspTimRights": 0,</w:t>
      </w:r>
    </w:p>
    <w:p w:rsidR="00000000" w:rsidDel="00000000" w:rsidP="00000000" w:rsidRDefault="00000000" w:rsidRPr="00000000" w14:paraId="00000DC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"frameType": "advisory",</w:t>
      </w:r>
    </w:p>
    <w:p w:rsidR="00000000" w:rsidDel="00000000" w:rsidP="00000000" w:rsidRDefault="00000000" w:rsidRPr="00000000" w14:paraId="00000DC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"msgId": {</w:t>
      </w:r>
    </w:p>
    <w:p w:rsidR="00000000" w:rsidDel="00000000" w:rsidP="00000000" w:rsidRDefault="00000000" w:rsidRPr="00000000" w14:paraId="00000DC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"roadSignID": {</w:t>
      </w:r>
    </w:p>
    <w:p w:rsidR="00000000" w:rsidDel="00000000" w:rsidP="00000000" w:rsidRDefault="00000000" w:rsidRPr="00000000" w14:paraId="00000DC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0DC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41.678473,</w:t>
      </w:r>
    </w:p>
    <w:p w:rsidR="00000000" w:rsidDel="00000000" w:rsidP="00000000" w:rsidRDefault="00000000" w:rsidRPr="00000000" w14:paraId="00000DC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-108.782775,</w:t>
      </w:r>
    </w:p>
    <w:p w:rsidR="00000000" w:rsidDel="00000000" w:rsidP="00000000" w:rsidRDefault="00000000" w:rsidRPr="00000000" w14:paraId="00000DD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917.1432</w:t>
      </w:r>
    </w:p>
    <w:p w:rsidR="00000000" w:rsidDel="00000000" w:rsidP="00000000" w:rsidRDefault="00000000" w:rsidRPr="00000000" w14:paraId="00000DD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"viewAngle": "1010101010101010",</w:t>
      </w:r>
    </w:p>
    <w:p w:rsidR="00000000" w:rsidDel="00000000" w:rsidP="00000000" w:rsidRDefault="00000000" w:rsidRPr="00000000" w14:paraId="00000DD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"mutcdCode": "warning",</w:t>
      </w:r>
    </w:p>
    <w:p w:rsidR="00000000" w:rsidDel="00000000" w:rsidP="00000000" w:rsidRDefault="00000000" w:rsidRPr="00000000" w14:paraId="00000DD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 "0000000000000000"</w:t>
      </w:r>
    </w:p>
    <w:p w:rsidR="00000000" w:rsidDel="00000000" w:rsidP="00000000" w:rsidRDefault="00000000" w:rsidRPr="00000000" w14:paraId="00000DD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"startDateTime": "2017-12-01T17:47:11-05:00",</w:t>
      </w:r>
    </w:p>
    <w:p w:rsidR="00000000" w:rsidDel="00000000" w:rsidP="00000000" w:rsidRDefault="00000000" w:rsidRPr="00000000" w14:paraId="00000DD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"durationTime": 22,</w:t>
      </w:r>
    </w:p>
    <w:p w:rsidR="00000000" w:rsidDel="00000000" w:rsidP="00000000" w:rsidRDefault="00000000" w:rsidRPr="00000000" w14:paraId="00000DD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"priority": 0,</w:t>
      </w:r>
    </w:p>
    <w:p w:rsidR="00000000" w:rsidDel="00000000" w:rsidP="00000000" w:rsidRDefault="00000000" w:rsidRPr="00000000" w14:paraId="00000DD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"sspLocationRights": 3,</w:t>
      </w:r>
    </w:p>
    <w:p w:rsidR="00000000" w:rsidDel="00000000" w:rsidP="00000000" w:rsidRDefault="00000000" w:rsidRPr="00000000" w14:paraId="00000DD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"regions": [</w:t>
      </w:r>
    </w:p>
    <w:p w:rsidR="00000000" w:rsidDel="00000000" w:rsidP="00000000" w:rsidRDefault="00000000" w:rsidRPr="00000000" w14:paraId="00000DD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"bob",</w:t>
      </w:r>
    </w:p>
    <w:p w:rsidR="00000000" w:rsidDel="00000000" w:rsidP="00000000" w:rsidRDefault="00000000" w:rsidRPr="00000000" w14:paraId="00000DD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"regulatorID": 23,</w:t>
      </w:r>
    </w:p>
    <w:p w:rsidR="00000000" w:rsidDel="00000000" w:rsidP="00000000" w:rsidRDefault="00000000" w:rsidRPr="00000000" w14:paraId="00000DD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"segmentID": 33,</w:t>
      </w:r>
    </w:p>
    <w:p w:rsidR="00000000" w:rsidDel="00000000" w:rsidP="00000000" w:rsidRDefault="00000000" w:rsidRPr="00000000" w14:paraId="00000DE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"anchorPosition": {</w:t>
      </w:r>
    </w:p>
    <w:p w:rsidR="00000000" w:rsidDel="00000000" w:rsidP="00000000" w:rsidRDefault="00000000" w:rsidRPr="00000000" w14:paraId="00000DE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41.678473,</w:t>
      </w:r>
    </w:p>
    <w:p w:rsidR="00000000" w:rsidDel="00000000" w:rsidP="00000000" w:rsidRDefault="00000000" w:rsidRPr="00000000" w14:paraId="00000DE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-108.782775,</w:t>
      </w:r>
    </w:p>
    <w:p w:rsidR="00000000" w:rsidDel="00000000" w:rsidP="00000000" w:rsidRDefault="00000000" w:rsidRPr="00000000" w14:paraId="00000DE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917.1432</w:t>
      </w:r>
    </w:p>
    <w:p w:rsidR="00000000" w:rsidDel="00000000" w:rsidP="00000000" w:rsidRDefault="00000000" w:rsidRPr="00000000" w14:paraId="00000DE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"laneWidth": 7,</w:t>
      </w:r>
    </w:p>
    <w:p w:rsidR="00000000" w:rsidDel="00000000" w:rsidP="00000000" w:rsidRDefault="00000000" w:rsidRPr="00000000" w14:paraId="00000DE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"directionality": 3,</w:t>
      </w:r>
    </w:p>
    <w:p w:rsidR="00000000" w:rsidDel="00000000" w:rsidP="00000000" w:rsidRDefault="00000000" w:rsidRPr="00000000" w14:paraId="00000DE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"closedPath": false,</w:t>
      </w:r>
    </w:p>
    <w:p w:rsidR="00000000" w:rsidDel="00000000" w:rsidP="00000000" w:rsidRDefault="00000000" w:rsidRPr="00000000" w14:paraId="00000DE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 "1010101010101010",</w:t>
      </w:r>
    </w:p>
    <w:p w:rsidR="00000000" w:rsidDel="00000000" w:rsidP="00000000" w:rsidRDefault="00000000" w:rsidRPr="00000000" w14:paraId="00000DE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"geometry",</w:t>
      </w:r>
    </w:p>
    <w:p w:rsidR="00000000" w:rsidDel="00000000" w:rsidP="00000000" w:rsidRDefault="00000000" w:rsidRPr="00000000" w14:paraId="00000DE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"geometry": {</w:t>
      </w:r>
    </w:p>
    <w:p w:rsidR="00000000" w:rsidDel="00000000" w:rsidP="00000000" w:rsidRDefault="00000000" w:rsidRPr="00000000" w14:paraId="00000DE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 "1010101010101010",</w:t>
      </w:r>
    </w:p>
    <w:p w:rsidR="00000000" w:rsidDel="00000000" w:rsidP="00000000" w:rsidRDefault="00000000" w:rsidRPr="00000000" w14:paraId="00000DE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"extent": 1,</w:t>
      </w:r>
    </w:p>
    <w:p w:rsidR="00000000" w:rsidDel="00000000" w:rsidP="00000000" w:rsidRDefault="00000000" w:rsidRPr="00000000" w14:paraId="00000DE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"laneWidth": 33,</w:t>
      </w:r>
    </w:p>
    <w:p w:rsidR="00000000" w:rsidDel="00000000" w:rsidP="00000000" w:rsidRDefault="00000000" w:rsidRPr="00000000" w14:paraId="00000DE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"circle": {</w:t>
      </w:r>
    </w:p>
    <w:p w:rsidR="00000000" w:rsidDel="00000000" w:rsidP="00000000" w:rsidRDefault="00000000" w:rsidRPr="00000000" w14:paraId="00000DE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0DF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41.678473,</w:t>
      </w:r>
    </w:p>
    <w:p w:rsidR="00000000" w:rsidDel="00000000" w:rsidP="00000000" w:rsidRDefault="00000000" w:rsidRPr="00000000" w14:paraId="00000DF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-108.782775,</w:t>
      </w:r>
    </w:p>
    <w:p w:rsidR="00000000" w:rsidDel="00000000" w:rsidP="00000000" w:rsidRDefault="00000000" w:rsidRPr="00000000" w14:paraId="00000DF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917.1432</w:t>
      </w:r>
    </w:p>
    <w:p w:rsidR="00000000" w:rsidDel="00000000" w:rsidP="00000000" w:rsidRDefault="00000000" w:rsidRPr="00000000" w14:paraId="00000DF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"radius": 15,</w:t>
      </w:r>
    </w:p>
    <w:p w:rsidR="00000000" w:rsidDel="00000000" w:rsidP="00000000" w:rsidRDefault="00000000" w:rsidRPr="00000000" w14:paraId="00000DF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"units": 7</w:t>
      </w:r>
    </w:p>
    <w:p w:rsidR="00000000" w:rsidDel="00000000" w:rsidP="00000000" w:rsidRDefault="00000000" w:rsidRPr="00000000" w14:paraId="00000DF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"sspMsgTypes": 2,</w:t>
      </w:r>
    </w:p>
    <w:p w:rsidR="00000000" w:rsidDel="00000000" w:rsidP="00000000" w:rsidRDefault="00000000" w:rsidRPr="00000000" w14:paraId="00000DF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"sspMsgContent": 3,</w:t>
      </w:r>
    </w:p>
    <w:p w:rsidR="00000000" w:rsidDel="00000000" w:rsidP="00000000" w:rsidRDefault="00000000" w:rsidRPr="00000000" w14:paraId="00000DF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"Advisory",</w:t>
      </w:r>
    </w:p>
    <w:p w:rsidR="00000000" w:rsidDel="00000000" w:rsidP="00000000" w:rsidRDefault="00000000" w:rsidRPr="00000000" w14:paraId="00000DF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"items": [</w:t>
      </w:r>
    </w:p>
    <w:p w:rsidR="00000000" w:rsidDel="00000000" w:rsidP="00000000" w:rsidRDefault="00000000" w:rsidRPr="00000000" w14:paraId="00000DF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"125",</w:t>
      </w:r>
    </w:p>
    <w:p w:rsidR="00000000" w:rsidDel="00000000" w:rsidP="00000000" w:rsidRDefault="00000000" w:rsidRPr="00000000" w14:paraId="00000DF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"some text",</w:t>
      </w:r>
    </w:p>
    <w:p w:rsidR="00000000" w:rsidDel="00000000" w:rsidP="00000000" w:rsidRDefault="00000000" w:rsidRPr="00000000" w14:paraId="00000E0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"250",</w:t>
      </w:r>
    </w:p>
    <w:p w:rsidR="00000000" w:rsidDel="00000000" w:rsidP="00000000" w:rsidRDefault="00000000" w:rsidRPr="00000000" w14:paraId="00000E0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"'98765"</w:t>
      </w:r>
    </w:p>
    <w:p w:rsidR="00000000" w:rsidDel="00000000" w:rsidP="00000000" w:rsidRDefault="00000000" w:rsidRPr="00000000" w14:paraId="00000E0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"null"</w:t>
      </w:r>
    </w:p>
    <w:p w:rsidR="00000000" w:rsidDel="00000000" w:rsidP="00000000" w:rsidRDefault="00000000" w:rsidRPr="00000000" w14:paraId="00000E0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pStyle w:val="Heading3"/>
        <w:numPr>
          <w:ilvl w:val="2"/>
          <w:numId w:val="12"/>
        </w:numPr>
        <w:ind w:left="720" w:hanging="720"/>
        <w:rPr/>
      </w:pPr>
      <w:bookmarkStart w:colFirst="0" w:colLast="0" w:name="_heading=h.43ky6rz" w:id="134"/>
      <w:bookmarkEnd w:id="134"/>
      <w:r w:rsidDel="00000000" w:rsidR="00000000" w:rsidRPr="00000000">
        <w:rPr>
          <w:rtl w:val="0"/>
        </w:rPr>
        <w:t xml:space="preserve">Received TIM from rxMsg</w:t>
      </w:r>
    </w:p>
    <w:p w:rsidR="00000000" w:rsidDel="00000000" w:rsidP="00000000" w:rsidRDefault="00000000" w:rsidRPr="00000000" w14:paraId="00000E0C">
      <w:pPr>
        <w:rPr/>
      </w:pPr>
      <w:r w:rsidDel="00000000" w:rsidR="00000000" w:rsidRPr="00000000">
        <w:rPr>
          <w:rtl w:val="0"/>
        </w:rPr>
        <w:t xml:space="preserve">ODE receives TIM messages from OBU via RSU in binary ANS.1 UPER encoded format. ODE decodes the message into JSON and publishes it to the relevant topics for consumption by client applications. Below is a sample JSON decoded TIM message received by ODE.</w:t>
      </w:r>
    </w:p>
    <w:p w:rsidR="00000000" w:rsidDel="00000000" w:rsidP="00000000" w:rsidRDefault="00000000" w:rsidRPr="00000000" w14:paraId="00000E0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0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0E0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"securityResultCode": "success",</w:t>
      </w:r>
    </w:p>
    <w:p w:rsidR="00000000" w:rsidDel="00000000" w:rsidP="00000000" w:rsidRDefault="00000000" w:rsidRPr="00000000" w14:paraId="00000E1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w:t>
      </w:r>
      <w:sdt>
        <w:sdtPr>
          <w:tag w:val="goog_rdk_39"/>
        </w:sdtPr>
        <w:sdtContent>
          <w:ins w:author="Musavi, Hamid [USA]" w:id="5" w:date="2019-02-04T09:28:00Z">
            <w:r w:rsidDel="00000000" w:rsidR="00000000" w:rsidRPr="00000000">
              <w:rPr>
                <w:rFonts w:ascii="Courier New" w:cs="Courier New" w:eastAsia="Courier New" w:hAnsi="Courier New"/>
                <w:sz w:val="20"/>
                <w:szCs w:val="20"/>
                <w:rtl w:val="0"/>
              </w:rPr>
              <w:t xml:space="preserve">TMC_VIA_SAT</w:t>
            </w:r>
          </w:ins>
        </w:sdtContent>
      </w:sdt>
      <w:sdt>
        <w:sdtPr>
          <w:tag w:val="goog_rdk_40"/>
        </w:sdtPr>
        <w:sdtContent>
          <w:del w:author="Musavi, Hamid [USA]" w:id="5" w:date="2019-02-04T09:28:00Z">
            <w:r w:rsidDel="00000000" w:rsidR="00000000" w:rsidRPr="00000000">
              <w:rPr>
                <w:rFonts w:ascii="Courier New" w:cs="Courier New" w:eastAsia="Courier New" w:hAnsi="Courier New"/>
                <w:sz w:val="20"/>
                <w:szCs w:val="20"/>
                <w:rtl w:val="0"/>
              </w:rPr>
              <w:delText xml:space="preserve">OBU</w:delText>
            </w:r>
          </w:del>
        </w:sdtContent>
      </w:sdt>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1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"receivedMessageDetails": {</w:t>
      </w:r>
    </w:p>
    <w:p w:rsidR="00000000" w:rsidDel="00000000" w:rsidP="00000000" w:rsidRDefault="00000000" w:rsidRPr="00000000" w14:paraId="00000E1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"locationData": {</w:t>
      </w:r>
    </w:p>
    <w:p w:rsidR="00000000" w:rsidDel="00000000" w:rsidP="00000000" w:rsidRDefault="00000000" w:rsidRPr="00000000" w14:paraId="00000E1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1495,</w:t>
      </w:r>
    </w:p>
    <w:p w:rsidR="00000000" w:rsidDel="00000000" w:rsidP="00000000" w:rsidRDefault="00000000" w:rsidRPr="00000000" w14:paraId="00000E1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272.8875,</w:t>
      </w:r>
    </w:p>
    <w:p w:rsidR="00000000" w:rsidDel="00000000" w:rsidP="00000000" w:rsidRDefault="00000000" w:rsidRPr="00000000" w14:paraId="00000E1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40.5658333,</w:t>
      </w:r>
    </w:p>
    <w:p w:rsidR="00000000" w:rsidDel="00000000" w:rsidP="00000000" w:rsidRDefault="00000000" w:rsidRPr="00000000" w14:paraId="00000E1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0.54,</w:t>
      </w:r>
    </w:p>
    <w:p w:rsidR="00000000" w:rsidDel="00000000" w:rsidP="00000000" w:rsidRDefault="00000000" w:rsidRPr="00000000" w14:paraId="00000E1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-105.0320985</w:t>
      </w:r>
    </w:p>
    <w:p w:rsidR="00000000" w:rsidDel="00000000" w:rsidP="00000000" w:rsidRDefault="00000000" w:rsidRPr="00000000" w14:paraId="00000E1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"rxSource": "SAT"</w:t>
      </w:r>
    </w:p>
    <w:p w:rsidR="00000000" w:rsidDel="00000000" w:rsidP="00000000" w:rsidRDefault="00000000" w:rsidRPr="00000000" w14:paraId="00000E1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0E1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"us.dot.its.jpo.ode.model.OdeTimPayload",</w:t>
      </w:r>
    </w:p>
    <w:p w:rsidR="00000000" w:rsidDel="00000000" w:rsidP="00000000" w:rsidRDefault="00000000" w:rsidRPr="00000000" w14:paraId="00000E1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0E1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2,</w:t>
      </w:r>
    </w:p>
    <w:p w:rsidR="00000000" w:rsidDel="00000000" w:rsidP="00000000" w:rsidRDefault="00000000" w:rsidRPr="00000000" w14:paraId="00000E1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0E2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"d2b75dcb-a45f-460e-b01e-cc226c377c87",</w:t>
      </w:r>
    </w:p>
    <w:p w:rsidR="00000000" w:rsidDel="00000000" w:rsidP="00000000" w:rsidRDefault="00000000" w:rsidRPr="00000000" w14:paraId="00000E2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w:t>
      </w:r>
    </w:p>
    <w:p w:rsidR="00000000" w:rsidDel="00000000" w:rsidP="00000000" w:rsidRDefault="00000000" w:rsidRPr="00000000" w14:paraId="00000E2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2</w:t>
      </w:r>
    </w:p>
    <w:p w:rsidR="00000000" w:rsidDel="00000000" w:rsidP="00000000" w:rsidRDefault="00000000" w:rsidRPr="00000000" w14:paraId="00000E2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2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0E2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"2018-05-01T15:56:13.299Z",</w:t>
      </w:r>
    </w:p>
    <w:p w:rsidR="00000000" w:rsidDel="00000000" w:rsidP="00000000" w:rsidRDefault="00000000" w:rsidRPr="00000000" w14:paraId="00000E2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"recordType": "rxMsg",</w:t>
      </w:r>
    </w:p>
    <w:p w:rsidR="00000000" w:rsidDel="00000000" w:rsidP="00000000" w:rsidRDefault="00000000" w:rsidRPr="00000000" w14:paraId="00000E2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"logFileName": "rxMsg_1525192746_2620_31_40e0_800_226_adff_fe05_1521.csv.gz",</w:t>
      </w:r>
    </w:p>
    <w:p w:rsidR="00000000" w:rsidDel="00000000" w:rsidP="00000000" w:rsidRDefault="00000000" w:rsidRPr="00000000" w14:paraId="00000E2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"2018-05-01T21:04:48.817Z"</w:t>
      </w:r>
    </w:p>
    <w:p w:rsidR="00000000" w:rsidDel="00000000" w:rsidP="00000000" w:rsidRDefault="00000000" w:rsidRPr="00000000" w14:paraId="00000E2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2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0E2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0E2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"MessageFrame": {</w:t>
      </w:r>
    </w:p>
    <w:p w:rsidR="00000000" w:rsidDel="00000000" w:rsidP="00000000" w:rsidRDefault="00000000" w:rsidRPr="00000000" w14:paraId="00000E2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"messageId": 31,</w:t>
      </w:r>
    </w:p>
    <w:p w:rsidR="00000000" w:rsidDel="00000000" w:rsidP="00000000" w:rsidRDefault="00000000" w:rsidRPr="00000000" w14:paraId="00000E2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0E2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"TravelerInformation": {</w:t>
      </w:r>
    </w:p>
    <w:p w:rsidR="00000000" w:rsidDel="00000000" w:rsidP="00000000" w:rsidRDefault="00000000" w:rsidRPr="00000000" w14:paraId="00000E3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"timeStamp": 29507,</w:t>
      </w:r>
    </w:p>
    <w:p w:rsidR="00000000" w:rsidDel="00000000" w:rsidP="00000000" w:rsidRDefault="00000000" w:rsidRPr="00000000" w14:paraId="00000E3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"packetID": "000000000000000002",</w:t>
      </w:r>
    </w:p>
    <w:p w:rsidR="00000000" w:rsidDel="00000000" w:rsidP="00000000" w:rsidRDefault="00000000" w:rsidRPr="00000000" w14:paraId="00000E3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"urlB": null,</w:t>
      </w:r>
    </w:p>
    <w:p w:rsidR="00000000" w:rsidDel="00000000" w:rsidP="00000000" w:rsidRDefault="00000000" w:rsidRPr="00000000" w14:paraId="00000E3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"dataFrames": {</w:t>
      </w:r>
    </w:p>
    <w:p w:rsidR="00000000" w:rsidDel="00000000" w:rsidP="00000000" w:rsidRDefault="00000000" w:rsidRPr="00000000" w14:paraId="00000E34">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"TravelerDataFrame": {</w:t>
      </w:r>
    </w:p>
    <w:p w:rsidR="00000000" w:rsidDel="00000000" w:rsidP="00000000" w:rsidRDefault="00000000" w:rsidRPr="00000000" w14:paraId="00000E3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"regions": {</w:t>
      </w:r>
    </w:p>
    <w:p w:rsidR="00000000" w:rsidDel="00000000" w:rsidP="00000000" w:rsidRDefault="00000000" w:rsidRPr="00000000" w14:paraId="00000E36">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"GeographicalPath": {</w:t>
      </w:r>
    </w:p>
    <w:p w:rsidR="00000000" w:rsidDel="00000000" w:rsidP="00000000" w:rsidRDefault="00000000" w:rsidRPr="00000000" w14:paraId="00000E3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"closedPath": {</w:t>
      </w:r>
    </w:p>
    <w:p w:rsidR="00000000" w:rsidDel="00000000" w:rsidP="00000000" w:rsidRDefault="00000000" w:rsidRPr="00000000" w14:paraId="00000E3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"false": ""</w:t>
      </w:r>
    </w:p>
    <w:p w:rsidR="00000000" w:rsidDel="00000000" w:rsidP="00000000" w:rsidRDefault="00000000" w:rsidRPr="00000000" w14:paraId="00000E3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3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"anchor": {</w:t>
      </w:r>
    </w:p>
    <w:p w:rsidR="00000000" w:rsidDel="00000000" w:rsidP="00000000" w:rsidRDefault="00000000" w:rsidRPr="00000000" w14:paraId="00000E3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8589,</w:t>
      </w:r>
    </w:p>
    <w:p w:rsidR="00000000" w:rsidDel="00000000" w:rsidP="00000000" w:rsidRDefault="00000000" w:rsidRPr="00000000" w14:paraId="00000E3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w:t>
      </w:r>
    </w:p>
    <w:p w:rsidR="00000000" w:rsidDel="00000000" w:rsidP="00000000" w:rsidRDefault="00000000" w:rsidRPr="00000000" w14:paraId="00000E3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 -105</w:t>
      </w:r>
    </w:p>
    <w:p w:rsidR="00000000" w:rsidDel="00000000" w:rsidP="00000000" w:rsidRDefault="00000000" w:rsidRPr="00000000" w14:paraId="00000E3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3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"Testing TIM",</w:t>
      </w:r>
    </w:p>
    <w:p w:rsidR="00000000" w:rsidDel="00000000" w:rsidP="00000000" w:rsidRDefault="00000000" w:rsidRPr="00000000" w14:paraId="00000E4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"laneWidth": 32700,</w:t>
      </w:r>
    </w:p>
    <w:p w:rsidR="00000000" w:rsidDel="00000000" w:rsidP="00000000" w:rsidRDefault="00000000" w:rsidRPr="00000000" w14:paraId="00000E4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"directionality": {</w:t>
      </w:r>
    </w:p>
    <w:p w:rsidR="00000000" w:rsidDel="00000000" w:rsidP="00000000" w:rsidRDefault="00000000" w:rsidRPr="00000000" w14:paraId="00000E4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"both": ""</w:t>
      </w:r>
    </w:p>
    <w:p w:rsidR="00000000" w:rsidDel="00000000" w:rsidP="00000000" w:rsidRDefault="00000000" w:rsidRPr="00000000" w14:paraId="00000E4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w:t>
      </w:r>
    </w:p>
    <w:p w:rsidR="00000000" w:rsidDel="00000000" w:rsidP="00000000" w:rsidRDefault="00000000" w:rsidRPr="00000000" w14:paraId="00000E4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 {</w:t>
      </w:r>
    </w:p>
    <w:p w:rsidR="00000000" w:rsidDel="00000000" w:rsidP="00000000" w:rsidRDefault="00000000" w:rsidRPr="00000000" w14:paraId="00000E4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"offset": {</w:t>
      </w:r>
    </w:p>
    <w:p w:rsidR="00000000" w:rsidDel="00000000" w:rsidP="00000000" w:rsidRDefault="00000000" w:rsidRPr="00000000" w14:paraId="00000E4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"xy": {</w:t>
      </w:r>
    </w:p>
    <w:p w:rsidR="00000000" w:rsidDel="00000000" w:rsidP="00000000" w:rsidRDefault="00000000" w:rsidRPr="00000000" w14:paraId="00000E4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 {</w:t>
      </w:r>
    </w:p>
    <w:p w:rsidR="00000000" w:rsidDel="00000000" w:rsidP="00000000" w:rsidRDefault="00000000" w:rsidRPr="00000000" w14:paraId="00000E49">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"NodeXY": [</w:t>
      </w:r>
    </w:p>
    <w:p w:rsidR="00000000" w:rsidDel="00000000" w:rsidP="00000000" w:rsidRDefault="00000000" w:rsidRPr="00000000" w14:paraId="00000E4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4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4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-1054384188,</w:t>
      </w:r>
    </w:p>
    <w:p w:rsidR="00000000" w:rsidDel="00000000" w:rsidP="00000000" w:rsidRDefault="00000000" w:rsidRPr="00000000" w14:paraId="00000E4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412238776</w:t>
      </w:r>
    </w:p>
    <w:p w:rsidR="00000000" w:rsidDel="00000000" w:rsidP="00000000" w:rsidRDefault="00000000" w:rsidRPr="00000000" w14:paraId="00000E4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5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5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-1054385250,</w:t>
      </w:r>
    </w:p>
    <w:p w:rsidR="00000000" w:rsidDel="00000000" w:rsidP="00000000" w:rsidRDefault="00000000" w:rsidRPr="00000000" w14:paraId="00000E5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412209941</w:t>
      </w:r>
    </w:p>
    <w:p w:rsidR="00000000" w:rsidDel="00000000" w:rsidP="00000000" w:rsidRDefault="00000000" w:rsidRPr="00000000" w14:paraId="00000E5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5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5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5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-1054394498,</w:t>
      </w:r>
    </w:p>
    <w:p w:rsidR="00000000" w:rsidDel="00000000" w:rsidP="00000000" w:rsidRDefault="00000000" w:rsidRPr="00000000" w14:paraId="00000E5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412181812</w:t>
      </w:r>
    </w:p>
    <w:p w:rsidR="00000000" w:rsidDel="00000000" w:rsidP="00000000" w:rsidRDefault="00000000" w:rsidRPr="00000000" w14:paraId="00000E5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6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6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-1054403962,</w:t>
      </w:r>
    </w:p>
    <w:p w:rsidR="00000000" w:rsidDel="00000000" w:rsidP="00000000" w:rsidRDefault="00000000" w:rsidRPr="00000000" w14:paraId="00000E6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412153723</w:t>
      </w:r>
    </w:p>
    <w:p w:rsidR="00000000" w:rsidDel="00000000" w:rsidP="00000000" w:rsidRDefault="00000000" w:rsidRPr="00000000" w14:paraId="00000E6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6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6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6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-1054413260,</w:t>
      </w:r>
    </w:p>
    <w:p w:rsidR="00000000" w:rsidDel="00000000" w:rsidP="00000000" w:rsidRDefault="00000000" w:rsidRPr="00000000" w14:paraId="00000E6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412125813</w:t>
      </w:r>
    </w:p>
    <w:p w:rsidR="00000000" w:rsidDel="00000000" w:rsidP="00000000" w:rsidRDefault="00000000" w:rsidRPr="00000000" w14:paraId="00000E6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7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7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-1054414034,</w:t>
      </w:r>
    </w:p>
    <w:p w:rsidR="00000000" w:rsidDel="00000000" w:rsidP="00000000" w:rsidRDefault="00000000" w:rsidRPr="00000000" w14:paraId="00000E7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412097480</w:t>
      </w:r>
    </w:p>
    <w:p w:rsidR="00000000" w:rsidDel="00000000" w:rsidP="00000000" w:rsidRDefault="00000000" w:rsidRPr="00000000" w14:paraId="00000E7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7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7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-1054400204,</w:t>
      </w:r>
    </w:p>
    <w:p w:rsidR="00000000" w:rsidDel="00000000" w:rsidP="00000000" w:rsidRDefault="00000000" w:rsidRPr="00000000" w14:paraId="00000E7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412070975</w:t>
      </w:r>
    </w:p>
    <w:p w:rsidR="00000000" w:rsidDel="00000000" w:rsidP="00000000" w:rsidRDefault="00000000" w:rsidRPr="00000000" w14:paraId="00000E7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8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8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-1054381691,</w:t>
      </w:r>
    </w:p>
    <w:p w:rsidR="00000000" w:rsidDel="00000000" w:rsidP="00000000" w:rsidRDefault="00000000" w:rsidRPr="00000000" w14:paraId="00000E8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412046104</w:t>
      </w:r>
    </w:p>
    <w:p w:rsidR="00000000" w:rsidDel="00000000" w:rsidP="00000000" w:rsidRDefault="00000000" w:rsidRPr="00000000" w14:paraId="00000E8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w:t>
      </w:r>
    </w:p>
    <w:p w:rsidR="00000000" w:rsidDel="00000000" w:rsidP="00000000" w:rsidRDefault="00000000" w:rsidRPr="00000000" w14:paraId="00000E8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"node-LatLon": {</w:t>
      </w:r>
    </w:p>
    <w:p w:rsidR="00000000" w:rsidDel="00000000" w:rsidP="00000000" w:rsidRDefault="00000000" w:rsidRPr="00000000" w14:paraId="00000E8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-1054359947,</w:t>
      </w:r>
    </w:p>
    <w:p w:rsidR="00000000" w:rsidDel="00000000" w:rsidP="00000000" w:rsidRDefault="00000000" w:rsidRPr="00000000" w14:paraId="00000E8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412022723</w:t>
      </w:r>
    </w:p>
    <w:p w:rsidR="00000000" w:rsidDel="00000000" w:rsidP="00000000" w:rsidRDefault="00000000" w:rsidRPr="00000000" w14:paraId="00000E8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"scale": 0</w:t>
      </w:r>
    </w:p>
    <w:p w:rsidR="00000000" w:rsidDel="00000000" w:rsidP="00000000" w:rsidRDefault="00000000" w:rsidRPr="00000000" w14:paraId="00000E9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w:t>
      </w:r>
    </w:p>
    <w:p w:rsidR="00000000" w:rsidDel="00000000" w:rsidP="00000000" w:rsidRDefault="00000000" w:rsidRPr="00000000" w14:paraId="00000E9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1,</w:t>
      </w:r>
    </w:p>
    <w:p w:rsidR="00000000" w:rsidDel="00000000" w:rsidP="00000000" w:rsidRDefault="00000000" w:rsidRPr="00000000" w14:paraId="00000E9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 0</w:t>
      </w:r>
    </w:p>
    <w:p w:rsidR="00000000" w:rsidDel="00000000" w:rsidP="00000000" w:rsidRDefault="00000000" w:rsidRPr="00000000" w14:paraId="00000E9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 1111111111111111</w:t>
      </w:r>
    </w:p>
    <w:p w:rsidR="00000000" w:rsidDel="00000000" w:rsidP="00000000" w:rsidRDefault="00000000" w:rsidRPr="00000000" w14:paraId="00000E9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"duratonTime": 31680,</w:t>
      </w:r>
    </w:p>
    <w:p w:rsidR="00000000" w:rsidDel="00000000" w:rsidP="00000000" w:rsidRDefault="00000000" w:rsidRPr="00000000" w14:paraId="00000EA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"sspMsgRights1": 0,</w:t>
      </w:r>
    </w:p>
    <w:p w:rsidR="00000000" w:rsidDel="00000000" w:rsidP="00000000" w:rsidRDefault="00000000" w:rsidRPr="00000000" w14:paraId="00000EA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"sspMsgRights2": 1,</w:t>
      </w:r>
    </w:p>
    <w:p w:rsidR="00000000" w:rsidDel="00000000" w:rsidP="00000000" w:rsidRDefault="00000000" w:rsidRPr="00000000" w14:paraId="00000EA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"startYear": 2017,</w:t>
      </w:r>
    </w:p>
    <w:p w:rsidR="00000000" w:rsidDel="00000000" w:rsidP="00000000" w:rsidRDefault="00000000" w:rsidRPr="00000000" w14:paraId="00000EA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"msgId": {</w:t>
      </w:r>
    </w:p>
    <w:p w:rsidR="00000000" w:rsidDel="00000000" w:rsidP="00000000" w:rsidRDefault="00000000" w:rsidRPr="00000000" w14:paraId="00000EA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"roadSignID": {</w:t>
      </w:r>
    </w:p>
    <w:p w:rsidR="00000000" w:rsidDel="00000000" w:rsidP="00000000" w:rsidRDefault="00000000" w:rsidRPr="00000000" w14:paraId="00000EA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 "0000",</w:t>
      </w:r>
    </w:p>
    <w:p w:rsidR="00000000" w:rsidDel="00000000" w:rsidP="00000000" w:rsidRDefault="00000000" w:rsidRPr="00000000" w14:paraId="00000EA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"viewAngle": 1111111111111111,</w:t>
      </w:r>
    </w:p>
    <w:p w:rsidR="00000000" w:rsidDel="00000000" w:rsidP="00000000" w:rsidRDefault="00000000" w:rsidRPr="00000000" w14:paraId="00000EA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"mutcdCode": {</w:t>
      </w:r>
    </w:p>
    <w:p w:rsidR="00000000" w:rsidDel="00000000" w:rsidP="00000000" w:rsidRDefault="00000000" w:rsidRPr="00000000" w14:paraId="00000EA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"none": ""</w:t>
      </w:r>
    </w:p>
    <w:p w:rsidR="00000000" w:rsidDel="00000000" w:rsidP="00000000" w:rsidRDefault="00000000" w:rsidRPr="00000000" w14:paraId="00000EA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0EA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w:t>
      </w:r>
    </w:p>
    <w:p w:rsidR="00000000" w:rsidDel="00000000" w:rsidP="00000000" w:rsidRDefault="00000000" w:rsidRPr="00000000" w14:paraId="00000EA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w:t>
      </w:r>
    </w:p>
    <w:p w:rsidR="00000000" w:rsidDel="00000000" w:rsidP="00000000" w:rsidRDefault="00000000" w:rsidRPr="00000000" w14:paraId="00000EA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 -108</w:t>
      </w:r>
    </w:p>
    <w:p w:rsidR="00000000" w:rsidDel="00000000" w:rsidP="00000000" w:rsidRDefault="00000000" w:rsidRPr="00000000" w14:paraId="00000EA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"priority": 5,</w:t>
      </w:r>
    </w:p>
    <w:p w:rsidR="00000000" w:rsidDel="00000000" w:rsidP="00000000" w:rsidRDefault="00000000" w:rsidRPr="00000000" w14:paraId="00000EB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w:t>
      </w:r>
    </w:p>
    <w:p w:rsidR="00000000" w:rsidDel="00000000" w:rsidP="00000000" w:rsidRDefault="00000000" w:rsidRPr="00000000" w14:paraId="00000EB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"advisory": {</w:t>
      </w:r>
    </w:p>
    <w:p w:rsidR="00000000" w:rsidDel="00000000" w:rsidP="00000000" w:rsidRDefault="00000000" w:rsidRPr="00000000" w14:paraId="00000EB5">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"SEQUENCE": [</w:t>
      </w:r>
    </w:p>
    <w:p w:rsidR="00000000" w:rsidDel="00000000" w:rsidP="00000000" w:rsidRDefault="00000000" w:rsidRPr="00000000" w14:paraId="00000EB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0EB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"itis": 268</w:t>
      </w:r>
    </w:p>
    <w:p w:rsidR="00000000" w:rsidDel="00000000" w:rsidP="00000000" w:rsidRDefault="00000000" w:rsidRPr="00000000" w14:paraId="00000EB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0EB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"itis": 12594</w:t>
      </w:r>
    </w:p>
    <w:p w:rsidR="00000000" w:rsidDel="00000000" w:rsidP="00000000" w:rsidRDefault="00000000" w:rsidRPr="00000000" w14:paraId="00000EB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0EC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"itis": 8720</w:t>
      </w:r>
    </w:p>
    <w:p w:rsidR="00000000" w:rsidDel="00000000" w:rsidP="00000000" w:rsidRDefault="00000000" w:rsidRPr="00000000" w14:paraId="00000EC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null,</w:t>
      </w:r>
    </w:p>
    <w:p w:rsidR="00000000" w:rsidDel="00000000" w:rsidP="00000000" w:rsidRDefault="00000000" w:rsidRPr="00000000" w14:paraId="00000EC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"sspTimRights": 1,</w:t>
      </w:r>
    </w:p>
    <w:p w:rsidR="00000000" w:rsidDel="00000000" w:rsidP="00000000" w:rsidRDefault="00000000" w:rsidRPr="00000000" w14:paraId="00000EC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"sspLocationRights": 1,</w:t>
      </w:r>
    </w:p>
    <w:p w:rsidR="00000000" w:rsidDel="00000000" w:rsidP="00000000" w:rsidRDefault="00000000" w:rsidRPr="00000000" w14:paraId="00000EC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"frameType": {</w:t>
      </w:r>
    </w:p>
    <w:p w:rsidR="00000000" w:rsidDel="00000000" w:rsidP="00000000" w:rsidRDefault="00000000" w:rsidRPr="00000000" w14:paraId="00000EC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"advisory": ""</w:t>
      </w:r>
    </w:p>
    <w:p w:rsidR="00000000" w:rsidDel="00000000" w:rsidP="00000000" w:rsidRDefault="00000000" w:rsidRPr="00000000" w14:paraId="00000EC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"startTime": 459004</w:t>
      </w:r>
    </w:p>
    <w:p w:rsidR="00000000" w:rsidDel="00000000" w:rsidP="00000000" w:rsidRDefault="00000000" w:rsidRPr="00000000" w14:paraId="00000EC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1</w:t>
      </w:r>
    </w:p>
    <w:p w:rsidR="00000000" w:rsidDel="00000000" w:rsidP="00000000" w:rsidRDefault="00000000" w:rsidRPr="00000000" w14:paraId="00000ED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"TravelerInformation"</w:t>
      </w:r>
    </w:p>
    <w:p w:rsidR="00000000" w:rsidDel="00000000" w:rsidP="00000000" w:rsidRDefault="00000000" w:rsidRPr="00000000" w14:paraId="00000ED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D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pStyle w:val="Heading3"/>
        <w:numPr>
          <w:ilvl w:val="2"/>
          <w:numId w:val="12"/>
        </w:numPr>
        <w:ind w:left="720" w:hanging="720"/>
        <w:rPr/>
      </w:pPr>
      <w:bookmarkStart w:colFirst="0" w:colLast="0" w:name="_heading=h.2iq8gzs" w:id="135"/>
      <w:bookmarkEnd w:id="135"/>
      <w:r w:rsidDel="00000000" w:rsidR="00000000" w:rsidRPr="00000000">
        <w:rPr>
          <w:rtl w:val="0"/>
        </w:rPr>
        <w:t xml:space="preserve">Sample Distress Notification Message (dnMsg)</w:t>
      </w:r>
    </w:p>
    <w:p w:rsidR="00000000" w:rsidDel="00000000" w:rsidP="00000000" w:rsidRDefault="00000000" w:rsidRPr="00000000" w14:paraId="00000EDB">
      <w:pPr>
        <w:rPr/>
      </w:pPr>
      <w:r w:rsidDel="00000000" w:rsidR="00000000" w:rsidRPr="00000000">
        <w:rPr>
          <w:rtl w:val="0"/>
        </w:rPr>
        <w:t xml:space="preserve">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000000" w:rsidDel="00000000" w:rsidP="00000000" w:rsidRDefault="00000000" w:rsidRPr="00000000" w14:paraId="00000ED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ED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"metadata": {</w:t>
      </w:r>
    </w:p>
    <w:p w:rsidR="00000000" w:rsidDel="00000000" w:rsidP="00000000" w:rsidRDefault="00000000" w:rsidRPr="00000000" w14:paraId="00000ED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"securityResultCode": "success",</w:t>
      </w:r>
    </w:p>
    <w:p w:rsidR="00000000" w:rsidDel="00000000" w:rsidP="00000000" w:rsidRDefault="00000000" w:rsidRPr="00000000" w14:paraId="00000ED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"recordGeneratedBy": "OBU",</w:t>
      </w:r>
    </w:p>
    <w:p w:rsidR="00000000" w:rsidDel="00000000" w:rsidP="00000000" w:rsidRDefault="00000000" w:rsidRPr="00000000" w14:paraId="00000EE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"receivedMessageDetails": {</w:t>
      </w:r>
    </w:p>
    <w:p w:rsidR="00000000" w:rsidDel="00000000" w:rsidP="00000000" w:rsidRDefault="00000000" w:rsidRPr="00000000" w14:paraId="00000EE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"locationData": {</w:t>
      </w:r>
    </w:p>
    <w:p w:rsidR="00000000" w:rsidDel="00000000" w:rsidP="00000000" w:rsidRDefault="00000000" w:rsidRPr="00000000" w14:paraId="00000EE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"elevation": 1372.4,</w:t>
      </w:r>
    </w:p>
    <w:p w:rsidR="00000000" w:rsidDel="00000000" w:rsidP="00000000" w:rsidRDefault="00000000" w:rsidRPr="00000000" w14:paraId="00000EE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"heading": 297.3,</w:t>
      </w:r>
    </w:p>
    <w:p w:rsidR="00000000" w:rsidDel="00000000" w:rsidP="00000000" w:rsidRDefault="00000000" w:rsidRPr="00000000" w14:paraId="00000EE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"latitude": 40.5655211,</w:t>
      </w:r>
    </w:p>
    <w:p w:rsidR="00000000" w:rsidDel="00000000" w:rsidP="00000000" w:rsidRDefault="00000000" w:rsidRPr="00000000" w14:paraId="00000EE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"speed": 0.46,</w:t>
      </w:r>
    </w:p>
    <w:p w:rsidR="00000000" w:rsidDel="00000000" w:rsidP="00000000" w:rsidRDefault="00000000" w:rsidRPr="00000000" w14:paraId="00000EE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"longitude": -105.0323263</w:t>
      </w:r>
    </w:p>
    <w:p w:rsidR="00000000" w:rsidDel="00000000" w:rsidP="00000000" w:rsidRDefault="00000000" w:rsidRPr="00000000" w14:paraId="00000EE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E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"rxSource": ""</w:t>
      </w:r>
    </w:p>
    <w:p w:rsidR="00000000" w:rsidDel="00000000" w:rsidP="00000000" w:rsidRDefault="00000000" w:rsidRPr="00000000" w14:paraId="00000EE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E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"schemaVersion": 6,</w:t>
      </w:r>
    </w:p>
    <w:p w:rsidR="00000000" w:rsidDel="00000000" w:rsidP="00000000" w:rsidRDefault="00000000" w:rsidRPr="00000000" w14:paraId="00000EE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"payloadType": "us.dot.its.jpo.ode.model.OdeTimPayload",</w:t>
      </w:r>
    </w:p>
    <w:p w:rsidR="00000000" w:rsidDel="00000000" w:rsidP="00000000" w:rsidRDefault="00000000" w:rsidRPr="00000000" w14:paraId="00000EE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"serialId": {</w:t>
      </w:r>
    </w:p>
    <w:p w:rsidR="00000000" w:rsidDel="00000000" w:rsidP="00000000" w:rsidRDefault="00000000" w:rsidRPr="00000000" w14:paraId="00000EE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"recordId": 2,</w:t>
      </w:r>
    </w:p>
    <w:p w:rsidR="00000000" w:rsidDel="00000000" w:rsidP="00000000" w:rsidRDefault="00000000" w:rsidRPr="00000000" w14:paraId="00000EE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"serialNumber": 0,</w:t>
      </w:r>
    </w:p>
    <w:p w:rsidR="00000000" w:rsidDel="00000000" w:rsidP="00000000" w:rsidRDefault="00000000" w:rsidRPr="00000000" w14:paraId="00000EE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"streamId": "978592d5-6930-4a9f-b2c3-80f2ae009fc4",</w:t>
      </w:r>
    </w:p>
    <w:p w:rsidR="00000000" w:rsidDel="00000000" w:rsidP="00000000" w:rsidRDefault="00000000" w:rsidRPr="00000000" w14:paraId="00000EF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"bundleSize": 1,</w:t>
      </w:r>
    </w:p>
    <w:p w:rsidR="00000000" w:rsidDel="00000000" w:rsidP="00000000" w:rsidRDefault="00000000" w:rsidRPr="00000000" w14:paraId="00000EF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"bundleId": 2</w:t>
      </w:r>
    </w:p>
    <w:p w:rsidR="00000000" w:rsidDel="00000000" w:rsidP="00000000" w:rsidRDefault="00000000" w:rsidRPr="00000000" w14:paraId="00000EF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F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"sanitized": false,</w:t>
      </w:r>
    </w:p>
    <w:p w:rsidR="00000000" w:rsidDel="00000000" w:rsidP="00000000" w:rsidRDefault="00000000" w:rsidRPr="00000000" w14:paraId="00000EF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"recordGeneratedAt": "2018-05-02T16:47:45.603Z",</w:t>
      </w:r>
    </w:p>
    <w:p w:rsidR="00000000" w:rsidDel="00000000" w:rsidP="00000000" w:rsidRDefault="00000000" w:rsidRPr="00000000" w14:paraId="00000EF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"recordType": "dnMsg",</w:t>
      </w:r>
    </w:p>
    <w:p w:rsidR="00000000" w:rsidDel="00000000" w:rsidP="00000000" w:rsidRDefault="00000000" w:rsidRPr="00000000" w14:paraId="00000EF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"logFileName": "dnMsg_1525280609_2620_31_40e0_800_226_adff_fe05_1521.csv.gz",</w:t>
      </w:r>
    </w:p>
    <w:p w:rsidR="00000000" w:rsidDel="00000000" w:rsidP="00000000" w:rsidRDefault="00000000" w:rsidRPr="00000000" w14:paraId="00000EF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"odeReceivedAt": "2018-05-03T20:27:34.126Z"</w:t>
      </w:r>
    </w:p>
    <w:p w:rsidR="00000000" w:rsidDel="00000000" w:rsidP="00000000" w:rsidRDefault="00000000" w:rsidRPr="00000000" w14:paraId="00000EF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F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"payload": {</w:t>
      </w:r>
    </w:p>
    <w:p w:rsidR="00000000" w:rsidDel="00000000" w:rsidP="00000000" w:rsidRDefault="00000000" w:rsidRPr="00000000" w14:paraId="00000EF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EF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"MessageFrame": {</w:t>
      </w:r>
    </w:p>
    <w:p w:rsidR="00000000" w:rsidDel="00000000" w:rsidP="00000000" w:rsidRDefault="00000000" w:rsidRPr="00000000" w14:paraId="00000EF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"messageId": 31,</w:t>
      </w:r>
    </w:p>
    <w:p w:rsidR="00000000" w:rsidDel="00000000" w:rsidP="00000000" w:rsidRDefault="00000000" w:rsidRPr="00000000" w14:paraId="00000EF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"value": {</w:t>
      </w:r>
    </w:p>
    <w:p w:rsidR="00000000" w:rsidDel="00000000" w:rsidP="00000000" w:rsidRDefault="00000000" w:rsidRPr="00000000" w14:paraId="00000EF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"TravelerInformation": {</w:t>
      </w:r>
    </w:p>
    <w:p w:rsidR="00000000" w:rsidDel="00000000" w:rsidP="00000000" w:rsidRDefault="00000000" w:rsidRPr="00000000" w14:paraId="00000EF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"timeStamp": 174827,</w:t>
      </w:r>
    </w:p>
    <w:p w:rsidR="00000000" w:rsidDel="00000000" w:rsidP="00000000" w:rsidRDefault="00000000" w:rsidRPr="00000000" w14:paraId="00000F0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"packetID": "D3BAFF020000000000",</w:t>
      </w:r>
    </w:p>
    <w:p w:rsidR="00000000" w:rsidDel="00000000" w:rsidP="00000000" w:rsidRDefault="00000000" w:rsidRPr="00000000" w14:paraId="00000F0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"dataFrames": {</w:t>
      </w:r>
    </w:p>
    <w:p w:rsidR="00000000" w:rsidDel="00000000" w:rsidP="00000000" w:rsidRDefault="00000000" w:rsidRPr="00000000" w14:paraId="00000F02">
      <w:pPr>
        <w:shd w:fill="d9d9d9" w:val="clear"/>
        <w:spacing w:after="0"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"TravelerDataFrame": {</w:t>
      </w:r>
    </w:p>
    <w:p w:rsidR="00000000" w:rsidDel="00000000" w:rsidP="00000000" w:rsidRDefault="00000000" w:rsidRPr="00000000" w14:paraId="00000F0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"regions": {</w:t>
      </w:r>
    </w:p>
    <w:p w:rsidR="00000000" w:rsidDel="00000000" w:rsidP="00000000" w:rsidRDefault="00000000" w:rsidRPr="00000000" w14:paraId="00000F04">
      <w:pPr>
        <w:shd w:fill="d9d9d9" w:val="clear"/>
        <w:spacing w:after="0"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"GeographicalPath": {</w:t>
      </w:r>
    </w:p>
    <w:p w:rsidR="00000000" w:rsidDel="00000000" w:rsidP="00000000" w:rsidRDefault="00000000" w:rsidRPr="00000000" w14:paraId="00000F0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"anchor": {</w:t>
      </w:r>
    </w:p>
    <w:p w:rsidR="00000000" w:rsidDel="00000000" w:rsidP="00000000" w:rsidRDefault="00000000" w:rsidRPr="00000000" w14:paraId="00000F0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"elevation": 14742,</w:t>
      </w:r>
    </w:p>
    <w:p w:rsidR="00000000" w:rsidDel="00000000" w:rsidP="00000000" w:rsidRDefault="00000000" w:rsidRPr="00000000" w14:paraId="00000F0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405662581,</w:t>
      </w:r>
    </w:p>
    <w:p w:rsidR="00000000" w:rsidDel="00000000" w:rsidP="00000000" w:rsidRDefault="00000000" w:rsidRPr="00000000" w14:paraId="00000F0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 -1050326099</w:t>
      </w:r>
    </w:p>
    <w:p w:rsidR="00000000" w:rsidDel="00000000" w:rsidP="00000000" w:rsidRDefault="00000000" w:rsidRPr="00000000" w14:paraId="00000F0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0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"laneWidth": 400,</w:t>
      </w:r>
    </w:p>
    <w:p w:rsidR="00000000" w:rsidDel="00000000" w:rsidP="00000000" w:rsidRDefault="00000000" w:rsidRPr="00000000" w14:paraId="00000F0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"directionality": {</w:t>
      </w:r>
    </w:p>
    <w:p w:rsidR="00000000" w:rsidDel="00000000" w:rsidP="00000000" w:rsidRDefault="00000000" w:rsidRPr="00000000" w14:paraId="00000F0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"forward": ""</w:t>
      </w:r>
    </w:p>
    <w:p w:rsidR="00000000" w:rsidDel="00000000" w:rsidP="00000000" w:rsidRDefault="00000000" w:rsidRPr="00000000" w14:paraId="00000F0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0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w:t>
      </w:r>
    </w:p>
    <w:p w:rsidR="00000000" w:rsidDel="00000000" w:rsidP="00000000" w:rsidRDefault="00000000" w:rsidRPr="00000000" w14:paraId="00000F0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"path": {</w:t>
      </w:r>
    </w:p>
    <w:p w:rsidR="00000000" w:rsidDel="00000000" w:rsidP="00000000" w:rsidRDefault="00000000" w:rsidRPr="00000000" w14:paraId="00000F1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"offset": {</w:t>
      </w:r>
    </w:p>
    <w:p w:rsidR="00000000" w:rsidDel="00000000" w:rsidP="00000000" w:rsidRDefault="00000000" w:rsidRPr="00000000" w14:paraId="00000F1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"xy": {</w:t>
      </w:r>
    </w:p>
    <w:p w:rsidR="00000000" w:rsidDel="00000000" w:rsidP="00000000" w:rsidRDefault="00000000" w:rsidRPr="00000000" w14:paraId="00000F1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"nodes": {</w:t>
      </w:r>
    </w:p>
    <w:p w:rsidR="00000000" w:rsidDel="00000000" w:rsidP="00000000" w:rsidRDefault="00000000" w:rsidRPr="00000000" w14:paraId="00000F13">
      <w:pPr>
        <w:shd w:fill="d9d9d9" w:val="clear"/>
        <w:spacing w:after="0"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"NodeXY": [</w:t>
      </w:r>
    </w:p>
    <w:p w:rsidR="00000000" w:rsidDel="00000000" w:rsidP="00000000" w:rsidRDefault="00000000" w:rsidRPr="00000000" w14:paraId="00000F1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1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1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-1050329714,</w:t>
      </w:r>
    </w:p>
    <w:p w:rsidR="00000000" w:rsidDel="00000000" w:rsidP="00000000" w:rsidRDefault="00000000" w:rsidRPr="00000000" w14:paraId="00000F1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405662567</w:t>
      </w:r>
    </w:p>
    <w:p w:rsidR="00000000" w:rsidDel="00000000" w:rsidP="00000000" w:rsidRDefault="00000000" w:rsidRPr="00000000" w14:paraId="00000F1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1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1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-1050335237,</w:t>
      </w:r>
    </w:p>
    <w:p w:rsidR="00000000" w:rsidDel="00000000" w:rsidP="00000000" w:rsidRDefault="00000000" w:rsidRPr="00000000" w14:paraId="00000F2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405662769</w:t>
      </w:r>
    </w:p>
    <w:p w:rsidR="00000000" w:rsidDel="00000000" w:rsidP="00000000" w:rsidRDefault="00000000" w:rsidRPr="00000000" w14:paraId="00000F2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2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2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-1050335993,</w:t>
      </w:r>
    </w:p>
    <w:p w:rsidR="00000000" w:rsidDel="00000000" w:rsidP="00000000" w:rsidRDefault="00000000" w:rsidRPr="00000000" w14:paraId="00000F2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405663179</w:t>
      </w:r>
    </w:p>
    <w:p w:rsidR="00000000" w:rsidDel="00000000" w:rsidP="00000000" w:rsidRDefault="00000000" w:rsidRPr="00000000" w14:paraId="00000F2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2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2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-1050336397,</w:t>
      </w:r>
    </w:p>
    <w:p w:rsidR="00000000" w:rsidDel="00000000" w:rsidP="00000000" w:rsidRDefault="00000000" w:rsidRPr="00000000" w14:paraId="00000F3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405664057</w:t>
      </w:r>
    </w:p>
    <w:p w:rsidR="00000000" w:rsidDel="00000000" w:rsidP="00000000" w:rsidRDefault="00000000" w:rsidRPr="00000000" w14:paraId="00000F3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3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3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-1050336440,</w:t>
      </w:r>
    </w:p>
    <w:p w:rsidR="00000000" w:rsidDel="00000000" w:rsidP="00000000" w:rsidRDefault="00000000" w:rsidRPr="00000000" w14:paraId="00000F3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405667220</w:t>
      </w:r>
    </w:p>
    <w:p w:rsidR="00000000" w:rsidDel="00000000" w:rsidP="00000000" w:rsidRDefault="00000000" w:rsidRPr="00000000" w14:paraId="00000F3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3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3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3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-1050336660,</w:t>
      </w:r>
    </w:p>
    <w:p w:rsidR="00000000" w:rsidDel="00000000" w:rsidP="00000000" w:rsidRDefault="00000000" w:rsidRPr="00000000" w14:paraId="00000F4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405671451</w:t>
      </w:r>
    </w:p>
    <w:p w:rsidR="00000000" w:rsidDel="00000000" w:rsidP="00000000" w:rsidRDefault="00000000" w:rsidRPr="00000000" w14:paraId="00000F4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4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4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-1050336938,</w:t>
      </w:r>
    </w:p>
    <w:p w:rsidR="00000000" w:rsidDel="00000000" w:rsidP="00000000" w:rsidRDefault="00000000" w:rsidRPr="00000000" w14:paraId="00000F4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405672504</w:t>
      </w:r>
    </w:p>
    <w:p w:rsidR="00000000" w:rsidDel="00000000" w:rsidP="00000000" w:rsidRDefault="00000000" w:rsidRPr="00000000" w14:paraId="00000F4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4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"delta": {</w:t>
      </w:r>
    </w:p>
    <w:p w:rsidR="00000000" w:rsidDel="00000000" w:rsidP="00000000" w:rsidRDefault="00000000" w:rsidRPr="00000000" w14:paraId="00000F4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"node-LatLon": {</w:t>
      </w:r>
    </w:p>
    <w:p w:rsidR="00000000" w:rsidDel="00000000" w:rsidP="00000000" w:rsidRDefault="00000000" w:rsidRPr="00000000" w14:paraId="00000F4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 -1050337672,</w:t>
      </w:r>
    </w:p>
    <w:p w:rsidR="00000000" w:rsidDel="00000000" w:rsidP="00000000" w:rsidRDefault="00000000" w:rsidRPr="00000000" w14:paraId="00000F5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 405672940</w:t>
      </w:r>
    </w:p>
    <w:p w:rsidR="00000000" w:rsidDel="00000000" w:rsidP="00000000" w:rsidRDefault="00000000" w:rsidRPr="00000000" w14:paraId="00000F5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"direction": 1111111111111111</w:t>
      </w:r>
    </w:p>
    <w:p w:rsidR="00000000" w:rsidDel="00000000" w:rsidP="00000000" w:rsidRDefault="00000000" w:rsidRPr="00000000" w14:paraId="00000F5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"duratonTime": 2880,</w:t>
      </w:r>
    </w:p>
    <w:p w:rsidR="00000000" w:rsidDel="00000000" w:rsidP="00000000" w:rsidRDefault="00000000" w:rsidRPr="00000000" w14:paraId="00000F5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"sspMsgRights1": 1,</w:t>
      </w:r>
    </w:p>
    <w:p w:rsidR="00000000" w:rsidDel="00000000" w:rsidP="00000000" w:rsidRDefault="00000000" w:rsidRPr="00000000" w14:paraId="00000F5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"sspMsgRights2": 1,</w:t>
      </w:r>
    </w:p>
    <w:p w:rsidR="00000000" w:rsidDel="00000000" w:rsidP="00000000" w:rsidRDefault="00000000" w:rsidRPr="00000000" w14:paraId="00000F6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"sspTimRights": 1,</w:t>
      </w:r>
    </w:p>
    <w:p w:rsidR="00000000" w:rsidDel="00000000" w:rsidP="00000000" w:rsidRDefault="00000000" w:rsidRPr="00000000" w14:paraId="00000F6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"sspLocationRights": 1,</w:t>
      </w:r>
    </w:p>
    <w:p w:rsidR="00000000" w:rsidDel="00000000" w:rsidP="00000000" w:rsidRDefault="00000000" w:rsidRPr="00000000" w14:paraId="00000F6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"frameType": {</w:t>
      </w:r>
    </w:p>
    <w:p w:rsidR="00000000" w:rsidDel="00000000" w:rsidP="00000000" w:rsidRDefault="00000000" w:rsidRPr="00000000" w14:paraId="00000F6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"advisory": ""</w:t>
      </w:r>
    </w:p>
    <w:p w:rsidR="00000000" w:rsidDel="00000000" w:rsidP="00000000" w:rsidRDefault="00000000" w:rsidRPr="00000000" w14:paraId="00000F6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6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"msgId": {</w:t>
      </w:r>
    </w:p>
    <w:p w:rsidR="00000000" w:rsidDel="00000000" w:rsidP="00000000" w:rsidRDefault="00000000" w:rsidRPr="00000000" w14:paraId="00000F6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"furtherInfoID": "0214"</w:t>
      </w:r>
    </w:p>
    <w:p w:rsidR="00000000" w:rsidDel="00000000" w:rsidP="00000000" w:rsidRDefault="00000000" w:rsidRPr="00000000" w14:paraId="00000F6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6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"startTime": 174826,</w:t>
      </w:r>
    </w:p>
    <w:p w:rsidR="00000000" w:rsidDel="00000000" w:rsidP="00000000" w:rsidRDefault="00000000" w:rsidRPr="00000000" w14:paraId="00000F6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"priority": 7,</w:t>
      </w:r>
    </w:p>
    <w:p w:rsidR="00000000" w:rsidDel="00000000" w:rsidP="00000000" w:rsidRDefault="00000000" w:rsidRPr="00000000" w14:paraId="00000F6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 {</w:t>
      </w:r>
    </w:p>
    <w:p w:rsidR="00000000" w:rsidDel="00000000" w:rsidP="00000000" w:rsidRDefault="00000000" w:rsidRPr="00000000" w14:paraId="00000F6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"advisory": {</w:t>
      </w:r>
    </w:p>
    <w:p w:rsidR="00000000" w:rsidDel="00000000" w:rsidP="00000000" w:rsidRDefault="00000000" w:rsidRPr="00000000" w14:paraId="00000F6C">
      <w:pPr>
        <w:shd w:fill="d9d9d9" w:val="clear"/>
        <w:spacing w:after="0"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"SEQUENCE": [</w:t>
      </w:r>
    </w:p>
    <w:p w:rsidR="00000000" w:rsidDel="00000000" w:rsidP="00000000" w:rsidRDefault="00000000" w:rsidRPr="00000000" w14:paraId="00000F6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6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 {</w:t>
      </w:r>
    </w:p>
    <w:p w:rsidR="00000000" w:rsidDel="00000000" w:rsidP="00000000" w:rsidRDefault="00000000" w:rsidRPr="00000000" w14:paraId="00000F6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"itis": 532</w:t>
      </w:r>
    </w:p>
    <w:p w:rsidR="00000000" w:rsidDel="00000000" w:rsidP="00000000" w:rsidRDefault="00000000" w:rsidRPr="00000000" w14:paraId="00000F7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 {</w:t>
      </w:r>
    </w:p>
    <w:p w:rsidR="00000000" w:rsidDel="00000000" w:rsidP="00000000" w:rsidRDefault="00000000" w:rsidRPr="00000000" w14:paraId="00000F7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"itis": 531</w:t>
      </w:r>
    </w:p>
    <w:p w:rsidR="00000000" w:rsidDel="00000000" w:rsidP="00000000" w:rsidRDefault="00000000" w:rsidRPr="00000000" w14:paraId="00000F7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 {</w:t>
      </w:r>
    </w:p>
    <w:p w:rsidR="00000000" w:rsidDel="00000000" w:rsidP="00000000" w:rsidRDefault="00000000" w:rsidRPr="00000000" w14:paraId="00000F7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 "User Initiated Distress"</w:t>
      </w:r>
    </w:p>
    <w:p w:rsidR="00000000" w:rsidDel="00000000" w:rsidP="00000000" w:rsidRDefault="00000000" w:rsidRPr="00000000" w14:paraId="00000F7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"item": {</w:t>
      </w:r>
    </w:p>
    <w:p w:rsidR="00000000" w:rsidDel="00000000" w:rsidP="00000000" w:rsidRDefault="00000000" w:rsidRPr="00000000" w14:paraId="00000F7E">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 "Vehicle-Class: Unknown"</w:t>
      </w:r>
    </w:p>
    <w:p w:rsidR="00000000" w:rsidDel="00000000" w:rsidP="00000000" w:rsidRDefault="00000000" w:rsidRPr="00000000" w14:paraId="00000F7F">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0">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1">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2">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3">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4">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5">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6">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"msgCnt": 51</w:t>
      </w:r>
    </w:p>
    <w:p w:rsidR="00000000" w:rsidDel="00000000" w:rsidP="00000000" w:rsidRDefault="00000000" w:rsidRPr="00000000" w14:paraId="00000F87">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8">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9">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A">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B">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"dataType": "TravelerInformation"</w:t>
      </w:r>
    </w:p>
    <w:p w:rsidR="00000000" w:rsidDel="00000000" w:rsidP="00000000" w:rsidRDefault="00000000" w:rsidRPr="00000000" w14:paraId="00000F8C">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D">
      <w:pPr>
        <w:shd w:fill="d9d9d9" w:val="clea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pStyle w:val="Heading3"/>
        <w:numPr>
          <w:ilvl w:val="2"/>
          <w:numId w:val="12"/>
        </w:numPr>
        <w:ind w:left="720" w:hanging="720"/>
        <w:rPr/>
      </w:pPr>
      <w:bookmarkStart w:colFirst="0" w:colLast="0" w:name="_heading=h.xvir7l" w:id="136"/>
      <w:bookmarkEnd w:id="136"/>
      <w:r w:rsidDel="00000000" w:rsidR="00000000" w:rsidRPr="00000000">
        <w:rPr>
          <w:rtl w:val="0"/>
        </w:rPr>
        <w:t xml:space="preserve">J2735 Broadcast TIM</w:t>
      </w:r>
    </w:p>
    <w:p w:rsidR="00000000" w:rsidDel="00000000" w:rsidP="00000000" w:rsidRDefault="00000000" w:rsidRPr="00000000" w14:paraId="00000F90">
      <w:pPr>
        <w:rPr/>
      </w:pPr>
      <w:r w:rsidDel="00000000" w:rsidR="00000000" w:rsidRPr="00000000">
        <w:rPr>
          <w:rtl w:val="0"/>
        </w:rPr>
        <w:t xml:space="preserve">This is sample J2735 TIM broadcast message. A </w:t>
      </w:r>
      <w:hyperlink w:anchor="_heading=h.1jlao46">
        <w:r w:rsidDel="00000000" w:rsidR="00000000" w:rsidRPr="00000000">
          <w:rPr>
            <w:color w:val="0563c1"/>
            <w:u w:val="single"/>
            <w:rtl w:val="0"/>
          </w:rPr>
          <w:t xml:space="preserve">TIM broadcast request</w:t>
        </w:r>
      </w:hyperlink>
      <w:r w:rsidDel="00000000" w:rsidR="00000000" w:rsidRPr="00000000">
        <w:rPr>
          <w:rtl w:val="0"/>
        </w:rP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00000" w:rsidDel="00000000" w:rsidP="00000000" w:rsidRDefault="00000000" w:rsidRPr="00000000" w14:paraId="00000F9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F9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0F9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"request": {</w:t>
      </w:r>
    </w:p>
    <w:p w:rsidR="00000000" w:rsidDel="00000000" w:rsidP="00000000" w:rsidRDefault="00000000" w:rsidRPr="00000000" w14:paraId="00000F9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 {</w:t>
      </w:r>
    </w:p>
    <w:p w:rsidR="00000000" w:rsidDel="00000000" w:rsidP="00000000" w:rsidRDefault="00000000" w:rsidRPr="00000000" w14:paraId="00000F9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"verb": "POST",</w:t>
      </w:r>
    </w:p>
    <w:p w:rsidR="00000000" w:rsidDel="00000000" w:rsidP="00000000" w:rsidRDefault="00000000" w:rsidRPr="00000000" w14:paraId="00000F9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"version": 2,</w:t>
      </w:r>
    </w:p>
    <w:p w:rsidR="00000000" w:rsidDel="00000000" w:rsidP="00000000" w:rsidRDefault="00000000" w:rsidRPr="00000000" w14:paraId="00000F9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8">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"rsus": {</w:t>
      </w:r>
    </w:p>
    <w:p w:rsidR="00000000" w:rsidDel="00000000" w:rsidP="00000000" w:rsidRDefault="00000000" w:rsidRPr="00000000" w14:paraId="00000F99">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"rsus": {</w:t>
      </w:r>
    </w:p>
    <w:p w:rsidR="00000000" w:rsidDel="00000000" w:rsidP="00000000" w:rsidRDefault="00000000" w:rsidRPr="00000000" w14:paraId="00000F9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"rsuTarget": "127.0.0.3",</w:t>
      </w:r>
    </w:p>
    <w:p w:rsidR="00000000" w:rsidDel="00000000" w:rsidP="00000000" w:rsidRDefault="00000000" w:rsidRPr="00000000" w14:paraId="00000F9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"rsuUsername": "v3user",</w:t>
      </w:r>
    </w:p>
    <w:p w:rsidR="00000000" w:rsidDel="00000000" w:rsidP="00000000" w:rsidRDefault="00000000" w:rsidRPr="00000000" w14:paraId="00000F9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"rsuRetries": 1,</w:t>
      </w:r>
    </w:p>
    <w:p w:rsidR="00000000" w:rsidDel="00000000" w:rsidP="00000000" w:rsidRDefault="00000000" w:rsidRPr="00000000" w14:paraId="00000F9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"rsuTimeout": 1000,</w:t>
      </w:r>
    </w:p>
    <w:p w:rsidR="00000000" w:rsidDel="00000000" w:rsidP="00000000" w:rsidRDefault="00000000" w:rsidRPr="00000000" w14:paraId="00000F9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"rsuPassword": "*",</w:t>
      </w:r>
    </w:p>
    <w:p w:rsidR="00000000" w:rsidDel="00000000" w:rsidP="00000000" w:rsidRDefault="00000000" w:rsidRPr="00000000" w14:paraId="00000F9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"rsuIndex": 10</w:t>
      </w:r>
    </w:p>
    <w:p w:rsidR="00000000" w:rsidDel="00000000" w:rsidP="00000000" w:rsidRDefault="00000000" w:rsidRPr="00000000" w14:paraId="00000FA0">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w:t>
      </w:r>
    </w:p>
    <w:p w:rsidR="00000000" w:rsidDel="00000000" w:rsidP="00000000" w:rsidRDefault="00000000" w:rsidRPr="00000000" w14:paraId="00000FA1">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w:t>
      </w:r>
    </w:p>
    <w:p w:rsidR="00000000" w:rsidDel="00000000" w:rsidP="00000000" w:rsidRDefault="00000000" w:rsidRPr="00000000" w14:paraId="00000FA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"snmp": {</w:t>
      </w:r>
    </w:p>
    <w:p w:rsidR="00000000" w:rsidDel="00000000" w:rsidP="00000000" w:rsidRDefault="00000000" w:rsidRPr="00000000" w14:paraId="00000FA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 1,</w:t>
      </w:r>
    </w:p>
    <w:p w:rsidR="00000000" w:rsidDel="00000000" w:rsidP="00000000" w:rsidRDefault="00000000" w:rsidRPr="00000000" w14:paraId="00000FA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"deliverystop": "2018-01-01T17:47:11-05:15",</w:t>
      </w:r>
    </w:p>
    <w:p w:rsidR="00000000" w:rsidDel="00000000" w:rsidP="00000000" w:rsidRDefault="00000000" w:rsidRPr="00000000" w14:paraId="00000FA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"rsuid": "00000083",</w:t>
      </w:r>
    </w:p>
    <w:p w:rsidR="00000000" w:rsidDel="00000000" w:rsidP="00000000" w:rsidRDefault="00000000" w:rsidRPr="00000000" w14:paraId="00000FA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"deliverystart": "2017-06-01T17:47:11-05:00",</w:t>
      </w:r>
    </w:p>
    <w:p w:rsidR="00000000" w:rsidDel="00000000" w:rsidP="00000000" w:rsidRDefault="00000000" w:rsidRPr="00000000" w14:paraId="00000FA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"enable": 1,</w:t>
      </w:r>
    </w:p>
    <w:p w:rsidR="00000000" w:rsidDel="00000000" w:rsidP="00000000" w:rsidRDefault="00000000" w:rsidRPr="00000000" w14:paraId="00000FA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"channel": 178,</w:t>
      </w:r>
    </w:p>
    <w:p w:rsidR="00000000" w:rsidDel="00000000" w:rsidP="00000000" w:rsidRDefault="00000000" w:rsidRPr="00000000" w14:paraId="00000FA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"msgid": 31,</w:t>
      </w:r>
    </w:p>
    <w:p w:rsidR="00000000" w:rsidDel="00000000" w:rsidP="00000000" w:rsidRDefault="00000000" w:rsidRPr="00000000" w14:paraId="00000FA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"interval": 2,</w:t>
      </w:r>
    </w:p>
    <w:p w:rsidR="00000000" w:rsidDel="00000000" w:rsidP="00000000" w:rsidRDefault="00000000" w:rsidRPr="00000000" w14:paraId="00000FA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4</w:t>
      </w:r>
    </w:p>
    <w:p w:rsidR="00000000" w:rsidDel="00000000" w:rsidP="00000000" w:rsidRDefault="00000000" w:rsidRPr="00000000" w14:paraId="00000FA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"TMC",</w:t>
      </w:r>
    </w:p>
    <w:p w:rsidR="00000000" w:rsidDel="00000000" w:rsidP="00000000" w:rsidRDefault="00000000" w:rsidRPr="00000000" w14:paraId="00000FA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0FB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"us.dot.its.jpo.ode.model.OdeTimPayload",</w:t>
      </w:r>
    </w:p>
    <w:p w:rsidR="00000000" w:rsidDel="00000000" w:rsidP="00000000" w:rsidRDefault="00000000" w:rsidRPr="00000000" w14:paraId="00000FB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0FB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0,</w:t>
      </w:r>
    </w:p>
    <w:p w:rsidR="00000000" w:rsidDel="00000000" w:rsidP="00000000" w:rsidRDefault="00000000" w:rsidRPr="00000000" w14:paraId="00000FB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0FB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"957ed6d1-ea50-4e22-92f1-86e0e7ec72d3",</w:t>
      </w:r>
    </w:p>
    <w:p w:rsidR="00000000" w:rsidDel="00000000" w:rsidP="00000000" w:rsidRDefault="00000000" w:rsidRPr="00000000" w14:paraId="00000FB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w:t>
      </w:r>
    </w:p>
    <w:p w:rsidR="00000000" w:rsidDel="00000000" w:rsidP="00000000" w:rsidRDefault="00000000" w:rsidRPr="00000000" w14:paraId="00000FB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0</w:t>
      </w:r>
    </w:p>
    <w:p w:rsidR="00000000" w:rsidDel="00000000" w:rsidP="00000000" w:rsidRDefault="00000000" w:rsidRPr="00000000" w14:paraId="00000FB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0FB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"2017-03-13T06:07:11Z",</w:t>
      </w:r>
    </w:p>
    <w:p w:rsidR="00000000" w:rsidDel="00000000" w:rsidP="00000000" w:rsidRDefault="00000000" w:rsidRPr="00000000" w14:paraId="00000FB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"2018-11-09T20:52:28.846Z"</w:t>
      </w:r>
    </w:p>
    <w:p w:rsidR="00000000" w:rsidDel="00000000" w:rsidP="00000000" w:rsidRDefault="00000000" w:rsidRPr="00000000" w14:paraId="00000FB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0FB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0FB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"MessageFrame": {</w:t>
      </w:r>
    </w:p>
    <w:p w:rsidR="00000000" w:rsidDel="00000000" w:rsidP="00000000" w:rsidRDefault="00000000" w:rsidRPr="00000000" w14:paraId="00000FB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"messageId": 31,</w:t>
      </w:r>
    </w:p>
    <w:p w:rsidR="00000000" w:rsidDel="00000000" w:rsidP="00000000" w:rsidRDefault="00000000" w:rsidRPr="00000000" w14:paraId="00000FC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0FC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"TravelerInformation": {</w:t>
      </w:r>
    </w:p>
    <w:p w:rsidR="00000000" w:rsidDel="00000000" w:rsidP="00000000" w:rsidRDefault="00000000" w:rsidRPr="00000000" w14:paraId="00000FC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"timeStamp": 102607,</w:t>
      </w:r>
    </w:p>
    <w:p w:rsidR="00000000" w:rsidDel="00000000" w:rsidP="00000000" w:rsidRDefault="00000000" w:rsidRPr="00000000" w14:paraId="00000FC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"packetID": "EC9C236B0000000000",</w:t>
      </w:r>
    </w:p>
    <w:p w:rsidR="00000000" w:rsidDel="00000000" w:rsidP="00000000" w:rsidRDefault="00000000" w:rsidRPr="00000000" w14:paraId="00000FC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"urlB": null,</w:t>
      </w:r>
    </w:p>
    <w:p w:rsidR="00000000" w:rsidDel="00000000" w:rsidP="00000000" w:rsidRDefault="00000000" w:rsidRPr="00000000" w14:paraId="00000FC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"dataFrames": {</w:t>
      </w:r>
    </w:p>
    <w:p w:rsidR="00000000" w:rsidDel="00000000" w:rsidP="00000000" w:rsidRDefault="00000000" w:rsidRPr="00000000" w14:paraId="00000FC6">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"TravelerDataFrame": {</w:t>
      </w:r>
    </w:p>
    <w:p w:rsidR="00000000" w:rsidDel="00000000" w:rsidP="00000000" w:rsidRDefault="00000000" w:rsidRPr="00000000" w14:paraId="00000FC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"regions": {</w:t>
      </w:r>
    </w:p>
    <w:p w:rsidR="00000000" w:rsidDel="00000000" w:rsidP="00000000" w:rsidRDefault="00000000" w:rsidRPr="00000000" w14:paraId="00000FC8">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"GeographicalPath": {</w:t>
      </w:r>
    </w:p>
    <w:p w:rsidR="00000000" w:rsidDel="00000000" w:rsidP="00000000" w:rsidRDefault="00000000" w:rsidRPr="00000000" w14:paraId="00000FC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"closedPath": {</w:t>
      </w:r>
    </w:p>
    <w:p w:rsidR="00000000" w:rsidDel="00000000" w:rsidP="00000000" w:rsidRDefault="00000000" w:rsidRPr="00000000" w14:paraId="00000FC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"false": ""</w:t>
      </w:r>
    </w:p>
    <w:p w:rsidR="00000000" w:rsidDel="00000000" w:rsidP="00000000" w:rsidRDefault="00000000" w:rsidRPr="00000000" w14:paraId="00000FC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"anchor": {</w:t>
      </w:r>
    </w:p>
    <w:p w:rsidR="00000000" w:rsidDel="00000000" w:rsidP="00000000" w:rsidRDefault="00000000" w:rsidRPr="00000000" w14:paraId="00000FC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w:t>
      </w:r>
    </w:p>
    <w:p w:rsidR="00000000" w:rsidDel="00000000" w:rsidP="00000000" w:rsidRDefault="00000000" w:rsidRPr="00000000" w14:paraId="00000FC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416784730,</w:t>
      </w:r>
    </w:p>
    <w:p w:rsidR="00000000" w:rsidDel="00000000" w:rsidP="00000000" w:rsidRDefault="00000000" w:rsidRPr="00000000" w14:paraId="00000FC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 -1087827750</w:t>
      </w:r>
    </w:p>
    <w:p w:rsidR="00000000" w:rsidDel="00000000" w:rsidP="00000000" w:rsidRDefault="00000000" w:rsidRPr="00000000" w14:paraId="00000FD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"bob",</w:t>
      </w:r>
    </w:p>
    <w:p w:rsidR="00000000" w:rsidDel="00000000" w:rsidP="00000000" w:rsidRDefault="00000000" w:rsidRPr="00000000" w14:paraId="00000FD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"laneWidth": 700,</w:t>
      </w:r>
    </w:p>
    <w:p w:rsidR="00000000" w:rsidDel="00000000" w:rsidP="00000000" w:rsidRDefault="00000000" w:rsidRPr="00000000" w14:paraId="00000FD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"directionality": {</w:t>
      </w:r>
    </w:p>
    <w:p w:rsidR="00000000" w:rsidDel="00000000" w:rsidP="00000000" w:rsidRDefault="00000000" w:rsidRPr="00000000" w14:paraId="00000FD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"both": ""</w:t>
      </w:r>
    </w:p>
    <w:p w:rsidR="00000000" w:rsidDel="00000000" w:rsidP="00000000" w:rsidRDefault="00000000" w:rsidRPr="00000000" w14:paraId="00000FD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w:t>
      </w:r>
    </w:p>
    <w:p w:rsidR="00000000" w:rsidDel="00000000" w:rsidP="00000000" w:rsidRDefault="00000000" w:rsidRPr="00000000" w14:paraId="00000FD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"geometry": {</w:t>
      </w:r>
    </w:p>
    <w:p w:rsidR="00000000" w:rsidDel="00000000" w:rsidP="00000000" w:rsidRDefault="00000000" w:rsidRPr="00000000" w14:paraId="00000FD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"extent": 1,</w:t>
      </w:r>
    </w:p>
    <w:p w:rsidR="00000000" w:rsidDel="00000000" w:rsidP="00000000" w:rsidRDefault="00000000" w:rsidRPr="00000000" w14:paraId="00000FD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"laneWidth": 3300,</w:t>
      </w:r>
    </w:p>
    <w:p w:rsidR="00000000" w:rsidDel="00000000" w:rsidP="00000000" w:rsidRDefault="00000000" w:rsidRPr="00000000" w14:paraId="00000FD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"circle": {</w:t>
      </w:r>
    </w:p>
    <w:p w:rsidR="00000000" w:rsidDel="00000000" w:rsidP="00000000" w:rsidRDefault="00000000" w:rsidRPr="00000000" w14:paraId="00000FD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 {</w:t>
      </w:r>
    </w:p>
    <w:p w:rsidR="00000000" w:rsidDel="00000000" w:rsidP="00000000" w:rsidRDefault="00000000" w:rsidRPr="00000000" w14:paraId="00000FD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w:t>
      </w:r>
    </w:p>
    <w:p w:rsidR="00000000" w:rsidDel="00000000" w:rsidP="00000000" w:rsidRDefault="00000000" w:rsidRPr="00000000" w14:paraId="00000FD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416784730,</w:t>
      </w:r>
    </w:p>
    <w:p w:rsidR="00000000" w:rsidDel="00000000" w:rsidP="00000000" w:rsidRDefault="00000000" w:rsidRPr="00000000" w14:paraId="00000FD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-1087827750</w:t>
      </w:r>
    </w:p>
    <w:p w:rsidR="00000000" w:rsidDel="00000000" w:rsidP="00000000" w:rsidRDefault="00000000" w:rsidRPr="00000000" w14:paraId="00000FD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"units": 7,</w:t>
      </w:r>
    </w:p>
    <w:p w:rsidR="00000000" w:rsidDel="00000000" w:rsidP="00000000" w:rsidRDefault="00000000" w:rsidRPr="00000000" w14:paraId="00000FE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"radius": 15</w:t>
      </w:r>
    </w:p>
    <w:p w:rsidR="00000000" w:rsidDel="00000000" w:rsidP="00000000" w:rsidRDefault="00000000" w:rsidRPr="00000000" w14:paraId="00000FE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 1010101010101010</w:t>
      </w:r>
    </w:p>
    <w:p w:rsidR="00000000" w:rsidDel="00000000" w:rsidP="00000000" w:rsidRDefault="00000000" w:rsidRPr="00000000" w14:paraId="00000FE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w:t>
      </w:r>
    </w:p>
    <w:p w:rsidR="00000000" w:rsidDel="00000000" w:rsidP="00000000" w:rsidRDefault="00000000" w:rsidRPr="00000000" w14:paraId="00000FE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33,</w:t>
      </w:r>
    </w:p>
    <w:p w:rsidR="00000000" w:rsidDel="00000000" w:rsidP="00000000" w:rsidRDefault="00000000" w:rsidRPr="00000000" w14:paraId="00000FE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 23</w:t>
      </w:r>
    </w:p>
    <w:p w:rsidR="00000000" w:rsidDel="00000000" w:rsidP="00000000" w:rsidRDefault="00000000" w:rsidRPr="00000000" w14:paraId="00000FE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"direction": 1010101010101010</w:t>
      </w:r>
    </w:p>
    <w:p w:rsidR="00000000" w:rsidDel="00000000" w:rsidP="00000000" w:rsidRDefault="00000000" w:rsidRPr="00000000" w14:paraId="00000FE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E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"sspMsgRights1": 2,</w:t>
      </w:r>
    </w:p>
    <w:p w:rsidR="00000000" w:rsidDel="00000000" w:rsidP="00000000" w:rsidRDefault="00000000" w:rsidRPr="00000000" w14:paraId="00000FE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"duratonTime": 22,</w:t>
      </w:r>
    </w:p>
    <w:p w:rsidR="00000000" w:rsidDel="00000000" w:rsidP="00000000" w:rsidRDefault="00000000" w:rsidRPr="00000000" w14:paraId="00000FE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"sspMsgRights2": 3,</w:t>
      </w:r>
    </w:p>
    <w:p w:rsidR="00000000" w:rsidDel="00000000" w:rsidP="00000000" w:rsidRDefault="00000000" w:rsidRPr="00000000" w14:paraId="00000FF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"startYear": 2017,</w:t>
      </w:r>
    </w:p>
    <w:p w:rsidR="00000000" w:rsidDel="00000000" w:rsidP="00000000" w:rsidRDefault="00000000" w:rsidRPr="00000000" w14:paraId="00000FF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"msgId": {</w:t>
      </w:r>
    </w:p>
    <w:p w:rsidR="00000000" w:rsidDel="00000000" w:rsidP="00000000" w:rsidRDefault="00000000" w:rsidRPr="00000000" w14:paraId="00000FF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"roadSignID": {</w:t>
      </w:r>
    </w:p>
    <w:p w:rsidR="00000000" w:rsidDel="00000000" w:rsidP="00000000" w:rsidRDefault="00000000" w:rsidRPr="00000000" w14:paraId="00000FF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"crc": "0000",</w:t>
      </w:r>
    </w:p>
    <w:p w:rsidR="00000000" w:rsidDel="00000000" w:rsidP="00000000" w:rsidRDefault="00000000" w:rsidRPr="00000000" w14:paraId="00000FF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"viewAngle": 1010101010101010,</w:t>
      </w:r>
    </w:p>
    <w:p w:rsidR="00000000" w:rsidDel="00000000" w:rsidP="00000000" w:rsidRDefault="00000000" w:rsidRPr="00000000" w14:paraId="00000FF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"mutcdCode": {</w:t>
      </w:r>
    </w:p>
    <w:p w:rsidR="00000000" w:rsidDel="00000000" w:rsidP="00000000" w:rsidRDefault="00000000" w:rsidRPr="00000000" w14:paraId="00000FF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"warning": ""</w:t>
      </w:r>
    </w:p>
    <w:p w:rsidR="00000000" w:rsidDel="00000000" w:rsidP="00000000" w:rsidRDefault="00000000" w:rsidRPr="00000000" w14:paraId="00000FF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0FF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9171,</w:t>
      </w:r>
    </w:p>
    <w:p w:rsidR="00000000" w:rsidDel="00000000" w:rsidP="00000000" w:rsidRDefault="00000000" w:rsidRPr="00000000" w14:paraId="00000FF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416784730,</w:t>
      </w:r>
    </w:p>
    <w:p w:rsidR="00000000" w:rsidDel="00000000" w:rsidP="00000000" w:rsidRDefault="00000000" w:rsidRPr="00000000" w14:paraId="00000FF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-1087827750</w:t>
      </w:r>
    </w:p>
    <w:p w:rsidR="00000000" w:rsidDel="00000000" w:rsidP="00000000" w:rsidRDefault="00000000" w:rsidRPr="00000000" w14:paraId="00000FF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F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"priority": 0,</w:t>
      </w:r>
    </w:p>
    <w:p w:rsidR="00000000" w:rsidDel="00000000" w:rsidP="00000000" w:rsidRDefault="00000000" w:rsidRPr="00000000" w14:paraId="0000100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null,</w:t>
      </w:r>
    </w:p>
    <w:p w:rsidR="00000000" w:rsidDel="00000000" w:rsidP="00000000" w:rsidRDefault="00000000" w:rsidRPr="00000000" w14:paraId="0000100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w:t>
      </w:r>
    </w:p>
    <w:p w:rsidR="00000000" w:rsidDel="00000000" w:rsidP="00000000" w:rsidRDefault="00000000" w:rsidRPr="00000000" w14:paraId="0000100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"advisory": {</w:t>
      </w:r>
    </w:p>
    <w:p w:rsidR="00000000" w:rsidDel="00000000" w:rsidP="00000000" w:rsidRDefault="00000000" w:rsidRPr="00000000" w14:paraId="00001003">
      <w:pPr>
        <w:shd w:fill="d9d9d9" w:val="clear"/>
        <w:spacing w:after="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"SEQUENCE": [</w:t>
      </w:r>
    </w:p>
    <w:p w:rsidR="00000000" w:rsidDel="00000000" w:rsidP="00000000" w:rsidRDefault="00000000" w:rsidRPr="00000000" w14:paraId="0000100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100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"itis": 125</w:t>
      </w:r>
    </w:p>
    <w:p w:rsidR="00000000" w:rsidDel="00000000" w:rsidP="00000000" w:rsidRDefault="00000000" w:rsidRPr="00000000" w14:paraId="0000100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100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 "some text"</w:t>
      </w:r>
    </w:p>
    <w:p w:rsidR="00000000" w:rsidDel="00000000" w:rsidP="00000000" w:rsidRDefault="00000000" w:rsidRPr="00000000" w14:paraId="0000100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0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101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"itis": 250</w:t>
      </w:r>
    </w:p>
    <w:p w:rsidR="00000000" w:rsidDel="00000000" w:rsidP="00000000" w:rsidRDefault="00000000" w:rsidRPr="00000000" w14:paraId="0000101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w:t>
      </w:r>
    </w:p>
    <w:p w:rsidR="00000000" w:rsidDel="00000000" w:rsidP="00000000" w:rsidRDefault="00000000" w:rsidRPr="00000000" w14:paraId="0000101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 98765</w:t>
      </w:r>
    </w:p>
    <w:p w:rsidR="00000000" w:rsidDel="00000000" w:rsidP="00000000" w:rsidRDefault="00000000" w:rsidRPr="00000000" w14:paraId="0000101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1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"sspTimRights": 0,</w:t>
      </w:r>
    </w:p>
    <w:p w:rsidR="00000000" w:rsidDel="00000000" w:rsidP="00000000" w:rsidRDefault="00000000" w:rsidRPr="00000000" w14:paraId="0000101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"sspLocationRights": 3,</w:t>
      </w:r>
    </w:p>
    <w:p w:rsidR="00000000" w:rsidDel="00000000" w:rsidP="00000000" w:rsidRDefault="00000000" w:rsidRPr="00000000" w14:paraId="0000101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"frameType": {</w:t>
      </w:r>
    </w:p>
    <w:p w:rsidR="00000000" w:rsidDel="00000000" w:rsidP="00000000" w:rsidRDefault="00000000" w:rsidRPr="00000000" w14:paraId="0000101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"advisory": ""</w:t>
      </w:r>
    </w:p>
    <w:p w:rsidR="00000000" w:rsidDel="00000000" w:rsidP="00000000" w:rsidRDefault="00000000" w:rsidRPr="00000000" w14:paraId="0000101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"startTime": 482027</w:t>
      </w:r>
    </w:p>
    <w:p w:rsidR="00000000" w:rsidDel="00000000" w:rsidP="00000000" w:rsidRDefault="00000000" w:rsidRPr="00000000" w14:paraId="0000102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13</w:t>
      </w:r>
    </w:p>
    <w:p w:rsidR="00000000" w:rsidDel="00000000" w:rsidP="00000000" w:rsidRDefault="00000000" w:rsidRPr="00000000" w14:paraId="0000102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"TravelerInformation"</w:t>
      </w:r>
    </w:p>
    <w:p w:rsidR="00000000" w:rsidDel="00000000" w:rsidP="00000000" w:rsidRDefault="00000000" w:rsidRPr="00000000" w14:paraId="0000102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2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pStyle w:val="Heading2"/>
        <w:numPr>
          <w:ilvl w:val="1"/>
          <w:numId w:val="12"/>
        </w:numPr>
        <w:ind w:left="576" w:hanging="576"/>
        <w:rPr/>
      </w:pPr>
      <w:bookmarkStart w:colFirst="0" w:colLast="0" w:name="_heading=h.3hv69ve" w:id="137"/>
      <w:bookmarkEnd w:id="137"/>
      <w:r w:rsidDel="00000000" w:rsidR="00000000" w:rsidRPr="00000000">
        <w:rPr>
          <w:rtl w:val="0"/>
        </w:rPr>
        <w:t xml:space="preserve">Sample Driver Alert</w:t>
      </w:r>
    </w:p>
    <w:p w:rsidR="00000000" w:rsidDel="00000000" w:rsidP="00000000" w:rsidRDefault="00000000" w:rsidRPr="00000000" w14:paraId="0000102D">
      <w:pPr>
        <w:rPr/>
      </w:pPr>
      <w:r w:rsidDel="00000000" w:rsidR="00000000" w:rsidRPr="00000000">
        <w:rPr>
          <w:rtl w:val="0"/>
        </w:rPr>
        <w:t xml:space="preserve">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00000" w:rsidDel="00000000" w:rsidP="00000000" w:rsidRDefault="00000000" w:rsidRPr="00000000" w14:paraId="0000102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2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103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"logFileName": "driverAlert_1525191732_fe80__226_adff_fe05_14b1.csv.gz",</w:t>
      </w:r>
    </w:p>
    <w:p w:rsidR="00000000" w:rsidDel="00000000" w:rsidP="00000000" w:rsidRDefault="00000000" w:rsidRPr="00000000" w14:paraId="0000103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"recordType": "driverAlert",</w:t>
      </w:r>
    </w:p>
    <w:p w:rsidR="00000000" w:rsidDel="00000000" w:rsidP="00000000" w:rsidRDefault="00000000" w:rsidRPr="00000000" w14:paraId="0000103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"receivedMessageDetails": {</w:t>
      </w:r>
    </w:p>
    <w:p w:rsidR="00000000" w:rsidDel="00000000" w:rsidP="00000000" w:rsidRDefault="00000000" w:rsidRPr="00000000" w14:paraId="0000103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"locationData": {</w:t>
      </w:r>
    </w:p>
    <w:p w:rsidR="00000000" w:rsidDel="00000000" w:rsidP="00000000" w:rsidRDefault="00000000" w:rsidRPr="00000000" w14:paraId="0000103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"40.565498",</w:t>
      </w:r>
    </w:p>
    <w:p w:rsidR="00000000" w:rsidDel="00000000" w:rsidP="00000000" w:rsidRDefault="00000000" w:rsidRPr="00000000" w14:paraId="0000103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"-105.0318336",</w:t>
      </w:r>
    </w:p>
    <w:p w:rsidR="00000000" w:rsidDel="00000000" w:rsidP="00000000" w:rsidRDefault="00000000" w:rsidRPr="00000000" w14:paraId="0000103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"1513",</w:t>
      </w:r>
    </w:p>
    <w:p w:rsidR="00000000" w:rsidDel="00000000" w:rsidP="00000000" w:rsidRDefault="00000000" w:rsidRPr="00000000" w14:paraId="0000103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"1.32",</w:t>
      </w:r>
    </w:p>
    <w:p w:rsidR="00000000" w:rsidDel="00000000" w:rsidP="00000000" w:rsidRDefault="00000000" w:rsidRPr="00000000" w14:paraId="0000103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"93.95"</w:t>
      </w:r>
    </w:p>
    <w:p w:rsidR="00000000" w:rsidDel="00000000" w:rsidP="00000000" w:rsidRDefault="00000000" w:rsidRPr="00000000" w14:paraId="0000103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3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3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"us.dot.its.jpo.ode.model.OdeDriverAlertPayload",</w:t>
      </w:r>
    </w:p>
    <w:p w:rsidR="00000000" w:rsidDel="00000000" w:rsidP="00000000" w:rsidRDefault="00000000" w:rsidRPr="00000000" w14:paraId="0000103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103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"36075134-73bb-425e-bd08-4170804b1402",</w:t>
      </w:r>
    </w:p>
    <w:p w:rsidR="00000000" w:rsidDel="00000000" w:rsidP="00000000" w:rsidRDefault="00000000" w:rsidRPr="00000000" w14:paraId="0000103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w:t>
      </w:r>
    </w:p>
    <w:p w:rsidR="00000000" w:rsidDel="00000000" w:rsidP="00000000" w:rsidRDefault="00000000" w:rsidRPr="00000000" w14:paraId="0000103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3,</w:t>
      </w:r>
    </w:p>
    <w:p w:rsidR="00000000" w:rsidDel="00000000" w:rsidP="00000000" w:rsidRDefault="00000000" w:rsidRPr="00000000" w14:paraId="0000104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2,</w:t>
      </w:r>
    </w:p>
    <w:p w:rsidR="00000000" w:rsidDel="00000000" w:rsidP="00000000" w:rsidRDefault="00000000" w:rsidRPr="00000000" w14:paraId="0000104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104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4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"2018-05-01T21:34:03.367Z",</w:t>
      </w:r>
    </w:p>
    <w:p w:rsidR="00000000" w:rsidDel="00000000" w:rsidP="00000000" w:rsidRDefault="00000000" w:rsidRPr="00000000" w14:paraId="0000104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104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"2018-05-01T15:27:13.520Z",</w:t>
      </w:r>
    </w:p>
    <w:p w:rsidR="00000000" w:rsidDel="00000000" w:rsidP="00000000" w:rsidRDefault="00000000" w:rsidRPr="00000000" w14:paraId="0000104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"OBU",</w:t>
      </w:r>
    </w:p>
    <w:p w:rsidR="00000000" w:rsidDel="00000000" w:rsidP="00000000" w:rsidRDefault="00000000" w:rsidRPr="00000000" w14:paraId="0000104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104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4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104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 "BSW"</w:t>
      </w:r>
    </w:p>
    <w:p w:rsidR="00000000" w:rsidDel="00000000" w:rsidP="00000000" w:rsidRDefault="00000000" w:rsidRPr="00000000" w14:paraId="0000104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4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4D">
      <w:pPr>
        <w:rPr/>
      </w:pPr>
      <w:r w:rsidDel="00000000" w:rsidR="00000000" w:rsidRPr="00000000">
        <w:rPr>
          <w:rtl w:val="0"/>
        </w:rPr>
      </w:r>
    </w:p>
    <w:p w:rsidR="00000000" w:rsidDel="00000000" w:rsidP="00000000" w:rsidRDefault="00000000" w:rsidRPr="00000000" w14:paraId="0000104E">
      <w:pPr>
        <w:pStyle w:val="Heading2"/>
        <w:numPr>
          <w:ilvl w:val="1"/>
          <w:numId w:val="12"/>
        </w:numPr>
        <w:ind w:left="576" w:hanging="576"/>
        <w:rPr/>
      </w:pPr>
      <w:bookmarkStart w:colFirst="0" w:colLast="0" w:name="_heading=h.1x0gk37" w:id="138"/>
      <w:bookmarkEnd w:id="138"/>
      <w:r w:rsidDel="00000000" w:rsidR="00000000" w:rsidRPr="00000000">
        <w:rPr>
          <w:rtl w:val="0"/>
        </w:rPr>
        <w:t xml:space="preserve">Sample BSM Data</w:t>
      </w:r>
    </w:p>
    <w:p w:rsidR="00000000" w:rsidDel="00000000" w:rsidP="00000000" w:rsidRDefault="00000000" w:rsidRPr="00000000" w14:paraId="0000104F">
      <w:pPr>
        <w:pStyle w:val="Heading3"/>
        <w:numPr>
          <w:ilvl w:val="2"/>
          <w:numId w:val="12"/>
        </w:numPr>
        <w:ind w:left="720" w:hanging="720"/>
        <w:rPr/>
      </w:pPr>
      <w:bookmarkStart w:colFirst="0" w:colLast="0" w:name="_heading=h.4h042r0" w:id="139"/>
      <w:bookmarkEnd w:id="139"/>
      <w:r w:rsidDel="00000000" w:rsidR="00000000" w:rsidRPr="00000000">
        <w:rPr>
          <w:rtl w:val="0"/>
        </w:rPr>
        <w:t xml:space="preserve">BSM from bsmTx</w:t>
      </w:r>
    </w:p>
    <w:p w:rsidR="00000000" w:rsidDel="00000000" w:rsidP="00000000" w:rsidRDefault="00000000" w:rsidRPr="00000000" w14:paraId="00001050">
      <w:pPr>
        <w:rPr/>
      </w:pPr>
      <w:r w:rsidDel="00000000" w:rsidR="00000000" w:rsidRPr="00000000">
        <w:rPr>
          <w:rtl w:val="0"/>
        </w:rPr>
        <w:t xml:space="preserve">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 by the ODE.</w:t>
      </w:r>
    </w:p>
    <w:p w:rsidR="00000000" w:rsidDel="00000000" w:rsidP="00000000" w:rsidRDefault="00000000" w:rsidRPr="00000000" w14:paraId="0000105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05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105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"bsmSource": "EV",</w:t>
      </w:r>
    </w:p>
    <w:p w:rsidR="00000000" w:rsidDel="00000000" w:rsidP="00000000" w:rsidRDefault="00000000" w:rsidRPr="00000000" w14:paraId="0000105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"logFileName": "bsmTx.bin",</w:t>
      </w:r>
    </w:p>
    <w:p w:rsidR="00000000" w:rsidDel="00000000" w:rsidP="00000000" w:rsidRDefault="00000000" w:rsidRPr="00000000" w14:paraId="0000105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"recordType": "bsmTx",</w:t>
      </w:r>
    </w:p>
    <w:p w:rsidR="00000000" w:rsidDel="00000000" w:rsidP="00000000" w:rsidRDefault="00000000" w:rsidRPr="00000000" w14:paraId="0000105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"securityResultCode": "success",</w:t>
      </w:r>
    </w:p>
    <w:p w:rsidR="00000000" w:rsidDel="00000000" w:rsidP="00000000" w:rsidRDefault="00000000" w:rsidRPr="00000000" w14:paraId="0000105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"receivedMessageDetails": {</w:t>
      </w:r>
    </w:p>
    <w:p w:rsidR="00000000" w:rsidDel="00000000" w:rsidP="00000000" w:rsidRDefault="00000000" w:rsidRPr="00000000" w14:paraId="0000105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"locationData": {</w:t>
      </w:r>
    </w:p>
    <w:p w:rsidR="00000000" w:rsidDel="00000000" w:rsidP="00000000" w:rsidRDefault="00000000" w:rsidRPr="00000000" w14:paraId="0000105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"40.5657881",</w:t>
      </w:r>
    </w:p>
    <w:p w:rsidR="00000000" w:rsidDel="00000000" w:rsidP="00000000" w:rsidRDefault="00000000" w:rsidRPr="00000000" w14:paraId="0000105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"-105.0316742",</w:t>
      </w:r>
    </w:p>
    <w:p w:rsidR="00000000" w:rsidDel="00000000" w:rsidP="00000000" w:rsidRDefault="00000000" w:rsidRPr="00000000" w14:paraId="0000105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"1489",</w:t>
      </w:r>
    </w:p>
    <w:p w:rsidR="00000000" w:rsidDel="00000000" w:rsidP="00000000" w:rsidRDefault="00000000" w:rsidRPr="00000000" w14:paraId="0000105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"0.4",</w:t>
      </w:r>
    </w:p>
    <w:p w:rsidR="00000000" w:rsidDel="00000000" w:rsidP="00000000" w:rsidRDefault="00000000" w:rsidRPr="00000000" w14:paraId="0000105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"267.4"</w:t>
      </w:r>
    </w:p>
    <w:p w:rsidR="00000000" w:rsidDel="00000000" w:rsidP="00000000" w:rsidRDefault="00000000" w:rsidRPr="00000000" w14:paraId="0000105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5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6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"us.dot.its.jpo.ode.model.OdeBsmPayload",</w:t>
      </w:r>
    </w:p>
    <w:p w:rsidR="00000000" w:rsidDel="00000000" w:rsidP="00000000" w:rsidRDefault="00000000" w:rsidRPr="00000000" w14:paraId="0000106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106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"a3a896e0-7464-4cb6-a4b1-ca49290bb118",</w:t>
      </w:r>
    </w:p>
    <w:p w:rsidR="00000000" w:rsidDel="00000000" w:rsidP="00000000" w:rsidRDefault="00000000" w:rsidRPr="00000000" w14:paraId="0000106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16,</w:t>
      </w:r>
    </w:p>
    <w:p w:rsidR="00000000" w:rsidDel="00000000" w:rsidP="00000000" w:rsidRDefault="00000000" w:rsidRPr="00000000" w14:paraId="0000106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0,</w:t>
      </w:r>
    </w:p>
    <w:p w:rsidR="00000000" w:rsidDel="00000000" w:rsidP="00000000" w:rsidRDefault="00000000" w:rsidRPr="00000000" w14:paraId="0000106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0,</w:t>
      </w:r>
    </w:p>
    <w:p w:rsidR="00000000" w:rsidDel="00000000" w:rsidP="00000000" w:rsidRDefault="00000000" w:rsidRPr="00000000" w14:paraId="0000106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106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6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"2018-12-14T16:43:03.162Z",</w:t>
      </w:r>
    </w:p>
    <w:p w:rsidR="00000000" w:rsidDel="00000000" w:rsidP="00000000" w:rsidRDefault="00000000" w:rsidRPr="00000000" w14:paraId="0000106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106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"2018-05-01T15:55:55.494Z",</w:t>
      </w:r>
    </w:p>
    <w:p w:rsidR="00000000" w:rsidDel="00000000" w:rsidP="00000000" w:rsidRDefault="00000000" w:rsidRPr="00000000" w14:paraId="0000106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"OBU",</w:t>
      </w:r>
    </w:p>
    <w:p w:rsidR="00000000" w:rsidDel="00000000" w:rsidP="00000000" w:rsidRDefault="00000000" w:rsidRPr="00000000" w14:paraId="0000106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106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6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106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"us.dot.its.jpo.ode.plugin.j2735.J2735Bsm",</w:t>
      </w:r>
    </w:p>
    <w:p w:rsidR="00000000" w:rsidDel="00000000" w:rsidP="00000000" w:rsidRDefault="00000000" w:rsidRPr="00000000" w14:paraId="0000107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107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"coreData": {</w:t>
      </w:r>
    </w:p>
    <w:p w:rsidR="00000000" w:rsidDel="00000000" w:rsidP="00000000" w:rsidRDefault="00000000" w:rsidRPr="00000000" w14:paraId="0000107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37,</w:t>
      </w:r>
    </w:p>
    <w:p w:rsidR="00000000" w:rsidDel="00000000" w:rsidP="00000000" w:rsidRDefault="00000000" w:rsidRPr="00000000" w14:paraId="0000107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"31325433",</w:t>
      </w:r>
    </w:p>
    <w:p w:rsidR="00000000" w:rsidDel="00000000" w:rsidP="00000000" w:rsidRDefault="00000000" w:rsidRPr="00000000" w14:paraId="0000107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"secMark": 25399,</w:t>
      </w:r>
    </w:p>
    <w:p w:rsidR="00000000" w:rsidDel="00000000" w:rsidP="00000000" w:rsidRDefault="00000000" w:rsidRPr="00000000" w14:paraId="0000107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107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40.5659938,</w:t>
      </w:r>
    </w:p>
    <w:p w:rsidR="00000000" w:rsidDel="00000000" w:rsidP="00000000" w:rsidRDefault="00000000" w:rsidRPr="00000000" w14:paraId="0000107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-105.0317754,</w:t>
      </w:r>
    </w:p>
    <w:p w:rsidR="00000000" w:rsidDel="00000000" w:rsidP="00000000" w:rsidRDefault="00000000" w:rsidRPr="00000000" w14:paraId="0000107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1440.9</w:t>
      </w:r>
    </w:p>
    <w:p w:rsidR="00000000" w:rsidDel="00000000" w:rsidP="00000000" w:rsidRDefault="00000000" w:rsidRPr="00000000" w14:paraId="0000107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7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"accelSet": {</w:t>
      </w:r>
    </w:p>
    <w:p w:rsidR="00000000" w:rsidDel="00000000" w:rsidP="00000000" w:rsidRDefault="00000000" w:rsidRPr="00000000" w14:paraId="0000107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"accelLat": 0,</w:t>
      </w:r>
    </w:p>
    <w:p w:rsidR="00000000" w:rsidDel="00000000" w:rsidP="00000000" w:rsidRDefault="00000000" w:rsidRPr="00000000" w14:paraId="0000107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"accelLong": 0.27,</w:t>
      </w:r>
    </w:p>
    <w:p w:rsidR="00000000" w:rsidDel="00000000" w:rsidP="00000000" w:rsidRDefault="00000000" w:rsidRPr="00000000" w14:paraId="0000107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"accelVert": 0,</w:t>
      </w:r>
    </w:p>
    <w:p w:rsidR="00000000" w:rsidDel="00000000" w:rsidP="00000000" w:rsidRDefault="00000000" w:rsidRPr="00000000" w14:paraId="0000107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"accelYaw": 0</w:t>
      </w:r>
    </w:p>
    <w:p w:rsidR="00000000" w:rsidDel="00000000" w:rsidP="00000000" w:rsidRDefault="00000000" w:rsidRPr="00000000" w14:paraId="0000107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8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"accuracy": {</w:t>
      </w:r>
    </w:p>
    <w:p w:rsidR="00000000" w:rsidDel="00000000" w:rsidP="00000000" w:rsidRDefault="00000000" w:rsidRPr="00000000" w14:paraId="0000108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"semiMajor": 9.3,</w:t>
      </w:r>
    </w:p>
    <w:p w:rsidR="00000000" w:rsidDel="00000000" w:rsidP="00000000" w:rsidRDefault="00000000" w:rsidRPr="00000000" w14:paraId="0000108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"semiMinor": 12.05</w:t>
      </w:r>
    </w:p>
    <w:p w:rsidR="00000000" w:rsidDel="00000000" w:rsidP="00000000" w:rsidRDefault="00000000" w:rsidRPr="00000000" w14:paraId="0000108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8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"transmission": "NEUTRAL",</w:t>
      </w:r>
    </w:p>
    <w:p w:rsidR="00000000" w:rsidDel="00000000" w:rsidP="00000000" w:rsidRDefault="00000000" w:rsidRPr="00000000" w14:paraId="0000108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0.28,</w:t>
      </w:r>
    </w:p>
    <w:p w:rsidR="00000000" w:rsidDel="00000000" w:rsidP="00000000" w:rsidRDefault="00000000" w:rsidRPr="00000000" w14:paraId="0000108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313.25,</w:t>
      </w:r>
    </w:p>
    <w:p w:rsidR="00000000" w:rsidDel="00000000" w:rsidP="00000000" w:rsidRDefault="00000000" w:rsidRPr="00000000" w14:paraId="0000108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"brakes": {</w:t>
      </w:r>
    </w:p>
    <w:p w:rsidR="00000000" w:rsidDel="00000000" w:rsidP="00000000" w:rsidRDefault="00000000" w:rsidRPr="00000000" w14:paraId="0000108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"wheelBrakes": {</w:t>
      </w:r>
    </w:p>
    <w:p w:rsidR="00000000" w:rsidDel="00000000" w:rsidP="00000000" w:rsidRDefault="00000000" w:rsidRPr="00000000" w14:paraId="0000108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"leftFront": false,</w:t>
      </w:r>
    </w:p>
    <w:p w:rsidR="00000000" w:rsidDel="00000000" w:rsidP="00000000" w:rsidRDefault="00000000" w:rsidRPr="00000000" w14:paraId="0000108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"rightFront": false,</w:t>
      </w:r>
    </w:p>
    <w:p w:rsidR="00000000" w:rsidDel="00000000" w:rsidP="00000000" w:rsidRDefault="00000000" w:rsidRPr="00000000" w14:paraId="0000108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"unavailable": true,</w:t>
      </w:r>
    </w:p>
    <w:p w:rsidR="00000000" w:rsidDel="00000000" w:rsidP="00000000" w:rsidRDefault="00000000" w:rsidRPr="00000000" w14:paraId="0000108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"leftRear": false,</w:t>
      </w:r>
    </w:p>
    <w:p w:rsidR="00000000" w:rsidDel="00000000" w:rsidP="00000000" w:rsidRDefault="00000000" w:rsidRPr="00000000" w14:paraId="0000108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"rightRear": false</w:t>
      </w:r>
    </w:p>
    <w:p w:rsidR="00000000" w:rsidDel="00000000" w:rsidP="00000000" w:rsidRDefault="00000000" w:rsidRPr="00000000" w14:paraId="0000108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8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"traction": "unavailable",</w:t>
      </w:r>
    </w:p>
    <w:p w:rsidR="00000000" w:rsidDel="00000000" w:rsidP="00000000" w:rsidRDefault="00000000" w:rsidRPr="00000000" w14:paraId="0000109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"abs": "unavailable",</w:t>
      </w:r>
    </w:p>
    <w:p w:rsidR="00000000" w:rsidDel="00000000" w:rsidP="00000000" w:rsidRDefault="00000000" w:rsidRPr="00000000" w14:paraId="0000109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"scs": "unavailable",</w:t>
      </w:r>
    </w:p>
    <w:p w:rsidR="00000000" w:rsidDel="00000000" w:rsidP="00000000" w:rsidRDefault="00000000" w:rsidRPr="00000000" w14:paraId="0000109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"brakeBoost": "unavailable",</w:t>
      </w:r>
    </w:p>
    <w:p w:rsidR="00000000" w:rsidDel="00000000" w:rsidP="00000000" w:rsidRDefault="00000000" w:rsidRPr="00000000" w14:paraId="0000109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"auxBrakes": "unavailable"</w:t>
      </w:r>
    </w:p>
    <w:p w:rsidR="00000000" w:rsidDel="00000000" w:rsidP="00000000" w:rsidRDefault="00000000" w:rsidRPr="00000000" w14:paraId="0000109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9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 {</w:t>
      </w:r>
    </w:p>
    <w:p w:rsidR="00000000" w:rsidDel="00000000" w:rsidP="00000000" w:rsidRDefault="00000000" w:rsidRPr="00000000" w14:paraId="0000109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190,</w:t>
      </w:r>
    </w:p>
    <w:p w:rsidR="00000000" w:rsidDel="00000000" w:rsidP="00000000" w:rsidRDefault="00000000" w:rsidRPr="00000000" w14:paraId="0000109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"length": 570</w:t>
      </w:r>
    </w:p>
    <w:p w:rsidR="00000000" w:rsidDel="00000000" w:rsidP="00000000" w:rsidRDefault="00000000" w:rsidRPr="00000000" w14:paraId="0000109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9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9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"partII": [</w:t>
      </w:r>
    </w:p>
    <w:p w:rsidR="00000000" w:rsidDel="00000000" w:rsidP="00000000" w:rsidRDefault="00000000" w:rsidRPr="00000000" w14:paraId="0000109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9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"VehicleSafetyExtensions",</w:t>
      </w:r>
    </w:p>
    <w:p w:rsidR="00000000" w:rsidDel="00000000" w:rsidP="00000000" w:rsidRDefault="00000000" w:rsidRPr="00000000" w14:paraId="0000109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09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"pathHistory": {</w:t>
      </w:r>
    </w:p>
    <w:p w:rsidR="00000000" w:rsidDel="00000000" w:rsidP="00000000" w:rsidRDefault="00000000" w:rsidRPr="00000000" w14:paraId="0000109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"crumbData": [</w:t>
      </w:r>
    </w:p>
    <w:p w:rsidR="00000000" w:rsidDel="00000000" w:rsidP="00000000" w:rsidRDefault="00000000" w:rsidRPr="00000000" w14:paraId="000010A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-0.6,</w:t>
      </w:r>
    </w:p>
    <w:p w:rsidR="00000000" w:rsidDel="00000000" w:rsidP="00000000" w:rsidRDefault="00000000" w:rsidRPr="00000000" w14:paraId="000010A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-0.0000113,</w:t>
      </w:r>
    </w:p>
    <w:p w:rsidR="00000000" w:rsidDel="00000000" w:rsidP="00000000" w:rsidRDefault="00000000" w:rsidRPr="00000000" w14:paraId="000010A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0.0000181,</w:t>
      </w:r>
    </w:p>
    <w:p w:rsidR="00000000" w:rsidDel="00000000" w:rsidP="00000000" w:rsidRDefault="00000000" w:rsidRPr="00000000" w14:paraId="000010A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1.9</w:t>
      </w:r>
    </w:p>
    <w:p w:rsidR="00000000" w:rsidDel="00000000" w:rsidP="00000000" w:rsidRDefault="00000000" w:rsidRPr="00000000" w14:paraId="000010A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-2.3,</w:t>
      </w:r>
    </w:p>
    <w:p w:rsidR="00000000" w:rsidDel="00000000" w:rsidP="00000000" w:rsidRDefault="00000000" w:rsidRPr="00000000" w14:paraId="000010A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-0.000031,</w:t>
      </w:r>
    </w:p>
    <w:p w:rsidR="00000000" w:rsidDel="00000000" w:rsidP="00000000" w:rsidRDefault="00000000" w:rsidRPr="00000000" w14:paraId="000010A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0.0000472,</w:t>
      </w:r>
    </w:p>
    <w:p w:rsidR="00000000" w:rsidDel="00000000" w:rsidP="00000000" w:rsidRDefault="00000000" w:rsidRPr="00000000" w14:paraId="000010A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6.1</w:t>
      </w:r>
    </w:p>
    <w:p w:rsidR="00000000" w:rsidDel="00000000" w:rsidP="00000000" w:rsidRDefault="00000000" w:rsidRPr="00000000" w14:paraId="000010A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A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-1.4,</w:t>
      </w:r>
    </w:p>
    <w:p w:rsidR="00000000" w:rsidDel="00000000" w:rsidP="00000000" w:rsidRDefault="00000000" w:rsidRPr="00000000" w14:paraId="000010A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-0.0000103,</w:t>
      </w:r>
    </w:p>
    <w:p w:rsidR="00000000" w:rsidDel="00000000" w:rsidP="00000000" w:rsidRDefault="00000000" w:rsidRPr="00000000" w14:paraId="000010A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0.0000636,</w:t>
      </w:r>
    </w:p>
    <w:p w:rsidR="00000000" w:rsidDel="00000000" w:rsidP="00000000" w:rsidRDefault="00000000" w:rsidRPr="00000000" w14:paraId="000010B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15.7</w:t>
      </w:r>
    </w:p>
    <w:p w:rsidR="00000000" w:rsidDel="00000000" w:rsidP="00000000" w:rsidRDefault="00000000" w:rsidRPr="00000000" w14:paraId="000010B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-1.3,</w:t>
      </w:r>
    </w:p>
    <w:p w:rsidR="00000000" w:rsidDel="00000000" w:rsidP="00000000" w:rsidRDefault="00000000" w:rsidRPr="00000000" w14:paraId="000010B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-0.0000052,</w:t>
      </w:r>
    </w:p>
    <w:p w:rsidR="00000000" w:rsidDel="00000000" w:rsidP="00000000" w:rsidRDefault="00000000" w:rsidRPr="00000000" w14:paraId="000010B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0.0000615,</w:t>
      </w:r>
    </w:p>
    <w:p w:rsidR="00000000" w:rsidDel="00000000" w:rsidP="00000000" w:rsidRDefault="00000000" w:rsidRPr="00000000" w14:paraId="000010B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18.7</w:t>
      </w:r>
    </w:p>
    <w:p w:rsidR="00000000" w:rsidDel="00000000" w:rsidP="00000000" w:rsidRDefault="00000000" w:rsidRPr="00000000" w14:paraId="000010B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-1.7,</w:t>
      </w:r>
    </w:p>
    <w:p w:rsidR="00000000" w:rsidDel="00000000" w:rsidP="00000000" w:rsidRDefault="00000000" w:rsidRPr="00000000" w14:paraId="000010B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0.0000614,</w:t>
      </w:r>
    </w:p>
    <w:p w:rsidR="00000000" w:rsidDel="00000000" w:rsidP="00000000" w:rsidRDefault="00000000" w:rsidRPr="00000000" w14:paraId="000010B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0.000115,</w:t>
      </w:r>
    </w:p>
    <w:p w:rsidR="00000000" w:rsidDel="00000000" w:rsidP="00000000" w:rsidRDefault="00000000" w:rsidRPr="00000000" w14:paraId="000010B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25.89</w:t>
      </w:r>
    </w:p>
    <w:p w:rsidR="00000000" w:rsidDel="00000000" w:rsidP="00000000" w:rsidRDefault="00000000" w:rsidRPr="00000000" w14:paraId="000010B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B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0.7,</w:t>
      </w:r>
    </w:p>
    <w:p w:rsidR="00000000" w:rsidDel="00000000" w:rsidP="00000000" w:rsidRDefault="00000000" w:rsidRPr="00000000" w14:paraId="000010C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0.0001878,</w:t>
      </w:r>
    </w:p>
    <w:p w:rsidR="00000000" w:rsidDel="00000000" w:rsidP="00000000" w:rsidRDefault="00000000" w:rsidRPr="00000000" w14:paraId="000010C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0.0002503,</w:t>
      </w:r>
    </w:p>
    <w:p w:rsidR="00000000" w:rsidDel="00000000" w:rsidP="00000000" w:rsidRDefault="00000000" w:rsidRPr="00000000" w14:paraId="000010C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39.59</w:t>
      </w:r>
    </w:p>
    <w:p w:rsidR="00000000" w:rsidDel="00000000" w:rsidP="00000000" w:rsidRDefault="00000000" w:rsidRPr="00000000" w14:paraId="000010C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C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C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3.1,</w:t>
      </w:r>
    </w:p>
    <w:p w:rsidR="00000000" w:rsidDel="00000000" w:rsidP="00000000" w:rsidRDefault="00000000" w:rsidRPr="00000000" w14:paraId="000010C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0.0002333,</w:t>
      </w:r>
    </w:p>
    <w:p w:rsidR="00000000" w:rsidDel="00000000" w:rsidP="00000000" w:rsidRDefault="00000000" w:rsidRPr="00000000" w14:paraId="000010C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0.0002816,</w:t>
      </w:r>
    </w:p>
    <w:p w:rsidR="00000000" w:rsidDel="00000000" w:rsidP="00000000" w:rsidRDefault="00000000" w:rsidRPr="00000000" w14:paraId="000010C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45.39</w:t>
      </w:r>
    </w:p>
    <w:p w:rsidR="00000000" w:rsidDel="00000000" w:rsidP="00000000" w:rsidRDefault="00000000" w:rsidRPr="00000000" w14:paraId="000010C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C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C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3.9,</w:t>
      </w:r>
    </w:p>
    <w:p w:rsidR="00000000" w:rsidDel="00000000" w:rsidP="00000000" w:rsidRDefault="00000000" w:rsidRPr="00000000" w14:paraId="000010C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0.0002187,</w:t>
      </w:r>
    </w:p>
    <w:p w:rsidR="00000000" w:rsidDel="00000000" w:rsidP="00000000" w:rsidRDefault="00000000" w:rsidRPr="00000000" w14:paraId="000010C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0.0002952,</w:t>
      </w:r>
    </w:p>
    <w:p w:rsidR="00000000" w:rsidDel="00000000" w:rsidP="00000000" w:rsidRDefault="00000000" w:rsidRPr="00000000" w14:paraId="000010C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49.59</w:t>
      </w:r>
    </w:p>
    <w:p w:rsidR="00000000" w:rsidDel="00000000" w:rsidP="00000000" w:rsidRDefault="00000000" w:rsidRPr="00000000" w14:paraId="000010C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4.6,</w:t>
      </w:r>
    </w:p>
    <w:p w:rsidR="00000000" w:rsidDel="00000000" w:rsidP="00000000" w:rsidRDefault="00000000" w:rsidRPr="00000000" w14:paraId="000010D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0.0001976,</w:t>
      </w:r>
    </w:p>
    <w:p w:rsidR="00000000" w:rsidDel="00000000" w:rsidP="00000000" w:rsidRDefault="00000000" w:rsidRPr="00000000" w14:paraId="000010D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0.0002721,</w:t>
      </w:r>
    </w:p>
    <w:p w:rsidR="00000000" w:rsidDel="00000000" w:rsidP="00000000" w:rsidRDefault="00000000" w:rsidRPr="00000000" w14:paraId="000010D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56.99</w:t>
      </w:r>
    </w:p>
    <w:p w:rsidR="00000000" w:rsidDel="00000000" w:rsidP="00000000" w:rsidRDefault="00000000" w:rsidRPr="00000000" w14:paraId="000010D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8.4,</w:t>
      </w:r>
    </w:p>
    <w:p w:rsidR="00000000" w:rsidDel="00000000" w:rsidP="00000000" w:rsidRDefault="00000000" w:rsidRPr="00000000" w14:paraId="000010D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0.0001891,</w:t>
      </w:r>
    </w:p>
    <w:p w:rsidR="00000000" w:rsidDel="00000000" w:rsidP="00000000" w:rsidRDefault="00000000" w:rsidRPr="00000000" w14:paraId="000010D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0.0003655,</w:t>
      </w:r>
    </w:p>
    <w:p w:rsidR="00000000" w:rsidDel="00000000" w:rsidP="00000000" w:rsidRDefault="00000000" w:rsidRPr="00000000" w14:paraId="000010D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60.5</w:t>
      </w:r>
    </w:p>
    <w:p w:rsidR="00000000" w:rsidDel="00000000" w:rsidP="00000000" w:rsidRDefault="00000000" w:rsidRPr="00000000" w14:paraId="000010D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D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13.7,</w:t>
      </w:r>
    </w:p>
    <w:p w:rsidR="00000000" w:rsidDel="00000000" w:rsidP="00000000" w:rsidRDefault="00000000" w:rsidRPr="00000000" w14:paraId="000010D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0.0002022,</w:t>
      </w:r>
    </w:p>
    <w:p w:rsidR="00000000" w:rsidDel="00000000" w:rsidP="00000000" w:rsidRDefault="00000000" w:rsidRPr="00000000" w14:paraId="000010D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0.0004886,</w:t>
      </w:r>
    </w:p>
    <w:p w:rsidR="00000000" w:rsidDel="00000000" w:rsidP="00000000" w:rsidRDefault="00000000" w:rsidRPr="00000000" w14:paraId="000010E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63.49</w:t>
      </w:r>
    </w:p>
    <w:p w:rsidR="00000000" w:rsidDel="00000000" w:rsidP="00000000" w:rsidRDefault="00000000" w:rsidRPr="00000000" w14:paraId="000010E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14.4,</w:t>
      </w:r>
    </w:p>
    <w:p w:rsidR="00000000" w:rsidDel="00000000" w:rsidP="00000000" w:rsidRDefault="00000000" w:rsidRPr="00000000" w14:paraId="000010E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0.0001973,</w:t>
      </w:r>
    </w:p>
    <w:p w:rsidR="00000000" w:rsidDel="00000000" w:rsidP="00000000" w:rsidRDefault="00000000" w:rsidRPr="00000000" w14:paraId="000010E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0.0004861,</w:t>
      </w:r>
    </w:p>
    <w:p w:rsidR="00000000" w:rsidDel="00000000" w:rsidP="00000000" w:rsidRDefault="00000000" w:rsidRPr="00000000" w14:paraId="000010E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67.6</w:t>
      </w:r>
    </w:p>
    <w:p w:rsidR="00000000" w:rsidDel="00000000" w:rsidP="00000000" w:rsidRDefault="00000000" w:rsidRPr="00000000" w14:paraId="000010E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14.4,</w:t>
      </w:r>
    </w:p>
    <w:p w:rsidR="00000000" w:rsidDel="00000000" w:rsidP="00000000" w:rsidRDefault="00000000" w:rsidRPr="00000000" w14:paraId="000010E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0.0001795,</w:t>
      </w:r>
    </w:p>
    <w:p w:rsidR="00000000" w:rsidDel="00000000" w:rsidP="00000000" w:rsidRDefault="00000000" w:rsidRPr="00000000" w14:paraId="000010E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0.0004815,</w:t>
      </w:r>
    </w:p>
    <w:p w:rsidR="00000000" w:rsidDel="00000000" w:rsidP="00000000" w:rsidRDefault="00000000" w:rsidRPr="00000000" w14:paraId="000010E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72.7</w:t>
      </w:r>
    </w:p>
    <w:p w:rsidR="00000000" w:rsidDel="00000000" w:rsidP="00000000" w:rsidRDefault="00000000" w:rsidRPr="00000000" w14:paraId="000010E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E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13.5,</w:t>
      </w:r>
    </w:p>
    <w:p w:rsidR="00000000" w:rsidDel="00000000" w:rsidP="00000000" w:rsidRDefault="00000000" w:rsidRPr="00000000" w14:paraId="000010F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0.000171,</w:t>
      </w:r>
    </w:p>
    <w:p w:rsidR="00000000" w:rsidDel="00000000" w:rsidP="00000000" w:rsidRDefault="00000000" w:rsidRPr="00000000" w14:paraId="000010F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0.0004749,</w:t>
      </w:r>
    </w:p>
    <w:p w:rsidR="00000000" w:rsidDel="00000000" w:rsidP="00000000" w:rsidRDefault="00000000" w:rsidRPr="00000000" w14:paraId="000010F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75.7</w:t>
      </w:r>
    </w:p>
    <w:p w:rsidR="00000000" w:rsidDel="00000000" w:rsidP="00000000" w:rsidRDefault="00000000" w:rsidRPr="00000000" w14:paraId="000010F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F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F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12.1,</w:t>
      </w:r>
    </w:p>
    <w:p w:rsidR="00000000" w:rsidDel="00000000" w:rsidP="00000000" w:rsidRDefault="00000000" w:rsidRPr="00000000" w14:paraId="000010F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0.0001609,</w:t>
      </w:r>
    </w:p>
    <w:p w:rsidR="00000000" w:rsidDel="00000000" w:rsidP="00000000" w:rsidRDefault="00000000" w:rsidRPr="00000000" w14:paraId="000010F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0.0004566,</w:t>
      </w:r>
    </w:p>
    <w:p w:rsidR="00000000" w:rsidDel="00000000" w:rsidP="00000000" w:rsidRDefault="00000000" w:rsidRPr="00000000" w14:paraId="000010F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78.8</w:t>
      </w:r>
    </w:p>
    <w:p w:rsidR="00000000" w:rsidDel="00000000" w:rsidP="00000000" w:rsidRDefault="00000000" w:rsidRPr="00000000" w14:paraId="000010F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F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F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0F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"pathPrediction": {</w:t>
      </w:r>
    </w:p>
    <w:p w:rsidR="00000000" w:rsidDel="00000000" w:rsidP="00000000" w:rsidRDefault="00000000" w:rsidRPr="00000000" w14:paraId="000010F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"confidence": 0,</w:t>
      </w:r>
    </w:p>
    <w:p w:rsidR="00000000" w:rsidDel="00000000" w:rsidP="00000000" w:rsidRDefault="00000000" w:rsidRPr="00000000" w14:paraId="000010F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"radiusOfCurve": 0</w:t>
      </w:r>
    </w:p>
    <w:p w:rsidR="00000000" w:rsidDel="00000000" w:rsidP="00000000" w:rsidRDefault="00000000" w:rsidRPr="00000000" w14:paraId="000010F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"SupplementalVehicleExtensions",</w:t>
      </w:r>
    </w:p>
    <w:p w:rsidR="00000000" w:rsidDel="00000000" w:rsidP="00000000" w:rsidRDefault="00000000" w:rsidRPr="00000000" w14:paraId="0000110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10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09">
      <w:pPr>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110A">
      <w:pPr>
        <w:pStyle w:val="Heading3"/>
        <w:numPr>
          <w:ilvl w:val="2"/>
          <w:numId w:val="12"/>
        </w:numPr>
        <w:ind w:left="720" w:hanging="720"/>
        <w:rPr/>
      </w:pPr>
      <w:bookmarkStart w:colFirst="0" w:colLast="0" w:name="_heading=h.2w5ecyt" w:id="140"/>
      <w:bookmarkEnd w:id="140"/>
      <w:r w:rsidDel="00000000" w:rsidR="00000000" w:rsidRPr="00000000">
        <w:rPr>
          <w:rtl w:val="0"/>
        </w:rPr>
        <w:t xml:space="preserve">BSM from bsmLogDuringEvent</w:t>
      </w:r>
    </w:p>
    <w:p w:rsidR="00000000" w:rsidDel="00000000" w:rsidP="00000000" w:rsidRDefault="00000000" w:rsidRPr="00000000" w14:paraId="0000110B">
      <w:pPr>
        <w:rPr/>
      </w:pPr>
      <w:r w:rsidDel="00000000" w:rsidR="00000000" w:rsidRPr="00000000">
        <w:rPr>
          <w:rtl w:val="0"/>
        </w:rPr>
        <w:t xml:space="preserve">ODE receives BSM messages from OBU via RSU in binary ANS.1 UPER encoded format. ODE decodes, transforms, converts it to JSON and publishes it to the relevant topics for consumption by client applications. Below is a sample JSON decoded BSM message generated by the Ego Vehicle (EV) during and event, received, decoded, transformed and published by the ODE.</w:t>
      </w:r>
    </w:p>
    <w:p w:rsidR="00000000" w:rsidDel="00000000" w:rsidP="00000000" w:rsidRDefault="00000000" w:rsidRPr="00000000" w14:paraId="0000110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10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110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"bsmSource": "RV",</w:t>
      </w:r>
    </w:p>
    <w:p w:rsidR="00000000" w:rsidDel="00000000" w:rsidP="00000000" w:rsidRDefault="00000000" w:rsidRPr="00000000" w14:paraId="0000110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"logFileName": "bsmLogDuringEvent.bin",</w:t>
      </w:r>
    </w:p>
    <w:p w:rsidR="00000000" w:rsidDel="00000000" w:rsidP="00000000" w:rsidRDefault="00000000" w:rsidRPr="00000000" w14:paraId="0000111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"recordType": "bsmLogDuringEvent",</w:t>
      </w:r>
    </w:p>
    <w:p w:rsidR="00000000" w:rsidDel="00000000" w:rsidP="00000000" w:rsidRDefault="00000000" w:rsidRPr="00000000" w14:paraId="0000111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"securityResultCode": "success",</w:t>
      </w:r>
    </w:p>
    <w:p w:rsidR="00000000" w:rsidDel="00000000" w:rsidP="00000000" w:rsidRDefault="00000000" w:rsidRPr="00000000" w14:paraId="0000111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"receivedMessageDetails": {</w:t>
      </w:r>
    </w:p>
    <w:p w:rsidR="00000000" w:rsidDel="00000000" w:rsidP="00000000" w:rsidRDefault="00000000" w:rsidRPr="00000000" w14:paraId="0000111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"locationData": {</w:t>
      </w:r>
    </w:p>
    <w:p w:rsidR="00000000" w:rsidDel="00000000" w:rsidP="00000000" w:rsidRDefault="00000000" w:rsidRPr="00000000" w14:paraId="0000111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"40.565771",</w:t>
      </w:r>
    </w:p>
    <w:p w:rsidR="00000000" w:rsidDel="00000000" w:rsidP="00000000" w:rsidRDefault="00000000" w:rsidRPr="00000000" w14:paraId="0000111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"-105.0318108",</w:t>
      </w:r>
    </w:p>
    <w:p w:rsidR="00000000" w:rsidDel="00000000" w:rsidP="00000000" w:rsidRDefault="00000000" w:rsidRPr="00000000" w14:paraId="0000111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"1487",</w:t>
      </w:r>
    </w:p>
    <w:p w:rsidR="00000000" w:rsidDel="00000000" w:rsidP="00000000" w:rsidRDefault="00000000" w:rsidRPr="00000000" w14:paraId="0000111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"0.14",</w:t>
      </w:r>
    </w:p>
    <w:p w:rsidR="00000000" w:rsidDel="00000000" w:rsidP="00000000" w:rsidRDefault="00000000" w:rsidRPr="00000000" w14:paraId="0000111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"205.975"</w:t>
      </w:r>
    </w:p>
    <w:p w:rsidR="00000000" w:rsidDel="00000000" w:rsidP="00000000" w:rsidRDefault="00000000" w:rsidRPr="00000000" w14:paraId="0000111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1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1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"us.dot.its.jpo.ode.model.OdeBsmPayload",</w:t>
      </w:r>
    </w:p>
    <w:p w:rsidR="00000000" w:rsidDel="00000000" w:rsidP="00000000" w:rsidRDefault="00000000" w:rsidRPr="00000000" w14:paraId="0000111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111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"a3a896e0-7464-4cb6-a4b1-ca49290bb118",</w:t>
      </w:r>
    </w:p>
    <w:p w:rsidR="00000000" w:rsidDel="00000000" w:rsidP="00000000" w:rsidRDefault="00000000" w:rsidRPr="00000000" w14:paraId="0000111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222,</w:t>
      </w:r>
    </w:p>
    <w:p w:rsidR="00000000" w:rsidDel="00000000" w:rsidP="00000000" w:rsidRDefault="00000000" w:rsidRPr="00000000" w14:paraId="0000111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1,</w:t>
      </w:r>
    </w:p>
    <w:p w:rsidR="00000000" w:rsidDel="00000000" w:rsidP="00000000" w:rsidRDefault="00000000" w:rsidRPr="00000000" w14:paraId="0000112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221,</w:t>
      </w:r>
    </w:p>
    <w:p w:rsidR="00000000" w:rsidDel="00000000" w:rsidP="00000000" w:rsidRDefault="00000000" w:rsidRPr="00000000" w14:paraId="0000112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237</w:t>
      </w:r>
    </w:p>
    <w:p w:rsidR="00000000" w:rsidDel="00000000" w:rsidP="00000000" w:rsidRDefault="00000000" w:rsidRPr="00000000" w14:paraId="0000112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2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"2018-12-14T16:46:23.651Z",</w:t>
      </w:r>
    </w:p>
    <w:p w:rsidR="00000000" w:rsidDel="00000000" w:rsidP="00000000" w:rsidRDefault="00000000" w:rsidRPr="00000000" w14:paraId="0000112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112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"2018-05-01T16:04:23.694Z",</w:t>
      </w:r>
    </w:p>
    <w:p w:rsidR="00000000" w:rsidDel="00000000" w:rsidP="00000000" w:rsidRDefault="00000000" w:rsidRPr="00000000" w14:paraId="0000112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"OBU",</w:t>
      </w:r>
    </w:p>
    <w:p w:rsidR="00000000" w:rsidDel="00000000" w:rsidP="00000000" w:rsidRDefault="00000000" w:rsidRPr="00000000" w14:paraId="0000112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112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2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112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"us.dot.its.jpo.ode.plugin.j2735.J2735Bsm",</w:t>
      </w:r>
    </w:p>
    <w:p w:rsidR="00000000" w:rsidDel="00000000" w:rsidP="00000000" w:rsidRDefault="00000000" w:rsidRPr="00000000" w14:paraId="0000112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112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"coreData": {</w:t>
      </w:r>
    </w:p>
    <w:p w:rsidR="00000000" w:rsidDel="00000000" w:rsidP="00000000" w:rsidRDefault="00000000" w:rsidRPr="00000000" w14:paraId="0000112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95,</w:t>
      </w:r>
    </w:p>
    <w:p w:rsidR="00000000" w:rsidDel="00000000" w:rsidP="00000000" w:rsidRDefault="00000000" w:rsidRPr="00000000" w14:paraId="0000112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"31325431",</w:t>
      </w:r>
    </w:p>
    <w:p w:rsidR="00000000" w:rsidDel="00000000" w:rsidP="00000000" w:rsidRDefault="00000000" w:rsidRPr="00000000" w14:paraId="0000112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"secMark": 23794,</w:t>
      </w:r>
    </w:p>
    <w:p w:rsidR="00000000" w:rsidDel="00000000" w:rsidP="00000000" w:rsidRDefault="00000000" w:rsidRPr="00000000" w14:paraId="0000113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113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40.5657318,</w:t>
      </w:r>
    </w:p>
    <w:p w:rsidR="00000000" w:rsidDel="00000000" w:rsidP="00000000" w:rsidRDefault="00000000" w:rsidRPr="00000000" w14:paraId="0000113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-105.0318485,</w:t>
      </w:r>
    </w:p>
    <w:p w:rsidR="00000000" w:rsidDel="00000000" w:rsidP="00000000" w:rsidRDefault="00000000" w:rsidRPr="00000000" w14:paraId="0000113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1472.8</w:t>
      </w:r>
    </w:p>
    <w:p w:rsidR="00000000" w:rsidDel="00000000" w:rsidP="00000000" w:rsidRDefault="00000000" w:rsidRPr="00000000" w14:paraId="0000113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3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"accelSet": {</w:t>
      </w:r>
    </w:p>
    <w:p w:rsidR="00000000" w:rsidDel="00000000" w:rsidP="00000000" w:rsidRDefault="00000000" w:rsidRPr="00000000" w14:paraId="0000113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"accelLat": 0,</w:t>
      </w:r>
    </w:p>
    <w:p w:rsidR="00000000" w:rsidDel="00000000" w:rsidP="00000000" w:rsidRDefault="00000000" w:rsidRPr="00000000" w14:paraId="0000113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"accelLong": 0.52,</w:t>
      </w:r>
    </w:p>
    <w:p w:rsidR="00000000" w:rsidDel="00000000" w:rsidP="00000000" w:rsidRDefault="00000000" w:rsidRPr="00000000" w14:paraId="0000113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"accelVert": 0,</w:t>
      </w:r>
    </w:p>
    <w:p w:rsidR="00000000" w:rsidDel="00000000" w:rsidP="00000000" w:rsidRDefault="00000000" w:rsidRPr="00000000" w14:paraId="0000113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"accelYaw": 0</w:t>
      </w:r>
    </w:p>
    <w:p w:rsidR="00000000" w:rsidDel="00000000" w:rsidP="00000000" w:rsidRDefault="00000000" w:rsidRPr="00000000" w14:paraId="0000113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3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"accuracy": {</w:t>
      </w:r>
    </w:p>
    <w:p w:rsidR="00000000" w:rsidDel="00000000" w:rsidP="00000000" w:rsidRDefault="00000000" w:rsidRPr="00000000" w14:paraId="0000113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"semiMajor": 12.7,</w:t>
      </w:r>
    </w:p>
    <w:p w:rsidR="00000000" w:rsidDel="00000000" w:rsidP="00000000" w:rsidRDefault="00000000" w:rsidRPr="00000000" w14:paraId="0000113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"semiMinor": 12.4</w:t>
      </w:r>
    </w:p>
    <w:p w:rsidR="00000000" w:rsidDel="00000000" w:rsidP="00000000" w:rsidRDefault="00000000" w:rsidRPr="00000000" w14:paraId="0000113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3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"transmission": "NEUTRAL",</w:t>
      </w:r>
    </w:p>
    <w:p w:rsidR="00000000" w:rsidDel="00000000" w:rsidP="00000000" w:rsidRDefault="00000000" w:rsidRPr="00000000" w14:paraId="0000114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0.1,</w:t>
      </w:r>
    </w:p>
    <w:p w:rsidR="00000000" w:rsidDel="00000000" w:rsidP="00000000" w:rsidRDefault="00000000" w:rsidRPr="00000000" w14:paraId="0000114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250.9125,</w:t>
      </w:r>
    </w:p>
    <w:p w:rsidR="00000000" w:rsidDel="00000000" w:rsidP="00000000" w:rsidRDefault="00000000" w:rsidRPr="00000000" w14:paraId="0000114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"brakes": {</w:t>
      </w:r>
    </w:p>
    <w:p w:rsidR="00000000" w:rsidDel="00000000" w:rsidP="00000000" w:rsidRDefault="00000000" w:rsidRPr="00000000" w14:paraId="0000114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"wheelBrakes": {</w:t>
      </w:r>
    </w:p>
    <w:p w:rsidR="00000000" w:rsidDel="00000000" w:rsidP="00000000" w:rsidRDefault="00000000" w:rsidRPr="00000000" w14:paraId="0000114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"leftFront": false,</w:t>
      </w:r>
    </w:p>
    <w:p w:rsidR="00000000" w:rsidDel="00000000" w:rsidP="00000000" w:rsidRDefault="00000000" w:rsidRPr="00000000" w14:paraId="0000114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"rightFront": false,</w:t>
      </w:r>
    </w:p>
    <w:p w:rsidR="00000000" w:rsidDel="00000000" w:rsidP="00000000" w:rsidRDefault="00000000" w:rsidRPr="00000000" w14:paraId="0000114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"unavailable": true,</w:t>
      </w:r>
    </w:p>
    <w:p w:rsidR="00000000" w:rsidDel="00000000" w:rsidP="00000000" w:rsidRDefault="00000000" w:rsidRPr="00000000" w14:paraId="0000114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"leftRear": false,</w:t>
      </w:r>
    </w:p>
    <w:p w:rsidR="00000000" w:rsidDel="00000000" w:rsidP="00000000" w:rsidRDefault="00000000" w:rsidRPr="00000000" w14:paraId="0000114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"rightRear": false</w:t>
      </w:r>
    </w:p>
    <w:p w:rsidR="00000000" w:rsidDel="00000000" w:rsidP="00000000" w:rsidRDefault="00000000" w:rsidRPr="00000000" w14:paraId="0000114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4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"traction": "unavailable",</w:t>
      </w:r>
    </w:p>
    <w:p w:rsidR="00000000" w:rsidDel="00000000" w:rsidP="00000000" w:rsidRDefault="00000000" w:rsidRPr="00000000" w14:paraId="0000114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"abs": "unavailable",</w:t>
      </w:r>
    </w:p>
    <w:p w:rsidR="00000000" w:rsidDel="00000000" w:rsidP="00000000" w:rsidRDefault="00000000" w:rsidRPr="00000000" w14:paraId="0000114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"scs": "unavailable",</w:t>
      </w:r>
    </w:p>
    <w:p w:rsidR="00000000" w:rsidDel="00000000" w:rsidP="00000000" w:rsidRDefault="00000000" w:rsidRPr="00000000" w14:paraId="0000114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"brakeBoost": "unavailable",</w:t>
      </w:r>
    </w:p>
    <w:p w:rsidR="00000000" w:rsidDel="00000000" w:rsidP="00000000" w:rsidRDefault="00000000" w:rsidRPr="00000000" w14:paraId="0000114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"auxBrakes": "unavailable"</w:t>
      </w:r>
    </w:p>
    <w:p w:rsidR="00000000" w:rsidDel="00000000" w:rsidP="00000000" w:rsidRDefault="00000000" w:rsidRPr="00000000" w14:paraId="0000114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5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 {</w:t>
      </w:r>
    </w:p>
    <w:p w:rsidR="00000000" w:rsidDel="00000000" w:rsidP="00000000" w:rsidRDefault="00000000" w:rsidRPr="00000000" w14:paraId="0000115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190,</w:t>
      </w:r>
    </w:p>
    <w:p w:rsidR="00000000" w:rsidDel="00000000" w:rsidP="00000000" w:rsidRDefault="00000000" w:rsidRPr="00000000" w14:paraId="0000115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"length": 570</w:t>
      </w:r>
    </w:p>
    <w:p w:rsidR="00000000" w:rsidDel="00000000" w:rsidP="00000000" w:rsidRDefault="00000000" w:rsidRPr="00000000" w14:paraId="0000115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5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5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"partII": [</w:t>
      </w:r>
    </w:p>
    <w:p w:rsidR="00000000" w:rsidDel="00000000" w:rsidP="00000000" w:rsidRDefault="00000000" w:rsidRPr="00000000" w14:paraId="0000115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5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"VehicleSafetyExtensions",</w:t>
      </w:r>
    </w:p>
    <w:p w:rsidR="00000000" w:rsidDel="00000000" w:rsidP="00000000" w:rsidRDefault="00000000" w:rsidRPr="00000000" w14:paraId="0000115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15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"pathHistory": {</w:t>
      </w:r>
    </w:p>
    <w:p w:rsidR="00000000" w:rsidDel="00000000" w:rsidP="00000000" w:rsidRDefault="00000000" w:rsidRPr="00000000" w14:paraId="0000115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"crumbData": [</w:t>
      </w:r>
    </w:p>
    <w:p w:rsidR="00000000" w:rsidDel="00000000" w:rsidP="00000000" w:rsidRDefault="00000000" w:rsidRPr="00000000" w14:paraId="0000115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5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0.3,</w:t>
      </w:r>
    </w:p>
    <w:p w:rsidR="00000000" w:rsidDel="00000000" w:rsidP="00000000" w:rsidRDefault="00000000" w:rsidRPr="00000000" w14:paraId="0000115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-0.0000044,</w:t>
      </w:r>
    </w:p>
    <w:p w:rsidR="00000000" w:rsidDel="00000000" w:rsidP="00000000" w:rsidRDefault="00000000" w:rsidRPr="00000000" w14:paraId="0000115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-0.0000106,</w:t>
      </w:r>
    </w:p>
    <w:p w:rsidR="00000000" w:rsidDel="00000000" w:rsidP="00000000" w:rsidRDefault="00000000" w:rsidRPr="00000000" w14:paraId="0000115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0.59</w:t>
      </w:r>
    </w:p>
    <w:p w:rsidR="00000000" w:rsidDel="00000000" w:rsidP="00000000" w:rsidRDefault="00000000" w:rsidRPr="00000000" w14:paraId="0000116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1.5,</w:t>
      </w:r>
    </w:p>
    <w:p w:rsidR="00000000" w:rsidDel="00000000" w:rsidP="00000000" w:rsidRDefault="00000000" w:rsidRPr="00000000" w14:paraId="0000116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0.0000141,</w:t>
      </w:r>
    </w:p>
    <w:p w:rsidR="00000000" w:rsidDel="00000000" w:rsidP="00000000" w:rsidRDefault="00000000" w:rsidRPr="00000000" w14:paraId="0000116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0.0000047,</w:t>
      </w:r>
    </w:p>
    <w:p w:rsidR="00000000" w:rsidDel="00000000" w:rsidP="00000000" w:rsidRDefault="00000000" w:rsidRPr="00000000" w14:paraId="0000116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6.99</w:t>
      </w:r>
    </w:p>
    <w:p w:rsidR="00000000" w:rsidDel="00000000" w:rsidP="00000000" w:rsidRDefault="00000000" w:rsidRPr="00000000" w14:paraId="0000116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2.8,</w:t>
      </w:r>
    </w:p>
    <w:p w:rsidR="00000000" w:rsidDel="00000000" w:rsidP="00000000" w:rsidRDefault="00000000" w:rsidRPr="00000000" w14:paraId="0000116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0.0000385,</w:t>
      </w:r>
    </w:p>
    <w:p w:rsidR="00000000" w:rsidDel="00000000" w:rsidP="00000000" w:rsidRDefault="00000000" w:rsidRPr="00000000" w14:paraId="0000116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0.0000206,</w:t>
      </w:r>
    </w:p>
    <w:p w:rsidR="00000000" w:rsidDel="00000000" w:rsidP="00000000" w:rsidRDefault="00000000" w:rsidRPr="00000000" w14:paraId="0000116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15.09</w:t>
      </w:r>
    </w:p>
    <w:p w:rsidR="00000000" w:rsidDel="00000000" w:rsidP="00000000" w:rsidRDefault="00000000" w:rsidRPr="00000000" w14:paraId="0000116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6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4.2,</w:t>
      </w:r>
    </w:p>
    <w:p w:rsidR="00000000" w:rsidDel="00000000" w:rsidP="00000000" w:rsidRDefault="00000000" w:rsidRPr="00000000" w14:paraId="0000116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0.0000394,</w:t>
      </w:r>
    </w:p>
    <w:p w:rsidR="00000000" w:rsidDel="00000000" w:rsidP="00000000" w:rsidRDefault="00000000" w:rsidRPr="00000000" w14:paraId="0000117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0.0000051,</w:t>
      </w:r>
    </w:p>
    <w:p w:rsidR="00000000" w:rsidDel="00000000" w:rsidP="00000000" w:rsidRDefault="00000000" w:rsidRPr="00000000" w14:paraId="0000117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23.19</w:t>
      </w:r>
    </w:p>
    <w:p w:rsidR="00000000" w:rsidDel="00000000" w:rsidP="00000000" w:rsidRDefault="00000000" w:rsidRPr="00000000" w14:paraId="0000117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7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7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8.6,</w:t>
      </w:r>
    </w:p>
    <w:p w:rsidR="00000000" w:rsidDel="00000000" w:rsidP="00000000" w:rsidRDefault="00000000" w:rsidRPr="00000000" w14:paraId="0000117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0.0000586,</w:t>
      </w:r>
    </w:p>
    <w:p w:rsidR="00000000" w:rsidDel="00000000" w:rsidP="00000000" w:rsidRDefault="00000000" w:rsidRPr="00000000" w14:paraId="0000117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0.0000595,</w:t>
      </w:r>
    </w:p>
    <w:p w:rsidR="00000000" w:rsidDel="00000000" w:rsidP="00000000" w:rsidRDefault="00000000" w:rsidRPr="00000000" w14:paraId="0000117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37.89</w:t>
      </w:r>
    </w:p>
    <w:p w:rsidR="00000000" w:rsidDel="00000000" w:rsidP="00000000" w:rsidRDefault="00000000" w:rsidRPr="00000000" w14:paraId="0000117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7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7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10.2,</w:t>
      </w:r>
    </w:p>
    <w:p w:rsidR="00000000" w:rsidDel="00000000" w:rsidP="00000000" w:rsidRDefault="00000000" w:rsidRPr="00000000" w14:paraId="0000117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0.0000866,</w:t>
      </w:r>
    </w:p>
    <w:p w:rsidR="00000000" w:rsidDel="00000000" w:rsidP="00000000" w:rsidRDefault="00000000" w:rsidRPr="00000000" w14:paraId="0000117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0.0001174,</w:t>
      </w:r>
    </w:p>
    <w:p w:rsidR="00000000" w:rsidDel="00000000" w:rsidP="00000000" w:rsidRDefault="00000000" w:rsidRPr="00000000" w14:paraId="0000117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43.8</w:t>
      </w:r>
    </w:p>
    <w:p w:rsidR="00000000" w:rsidDel="00000000" w:rsidP="00000000" w:rsidRDefault="00000000" w:rsidRPr="00000000" w14:paraId="0000117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7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8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8.5,</w:t>
      </w:r>
    </w:p>
    <w:p w:rsidR="00000000" w:rsidDel="00000000" w:rsidP="00000000" w:rsidRDefault="00000000" w:rsidRPr="00000000" w14:paraId="0000118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0.0001026,</w:t>
      </w:r>
    </w:p>
    <w:p w:rsidR="00000000" w:rsidDel="00000000" w:rsidP="00000000" w:rsidRDefault="00000000" w:rsidRPr="00000000" w14:paraId="0000118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0.0001127,</w:t>
      </w:r>
    </w:p>
    <w:p w:rsidR="00000000" w:rsidDel="00000000" w:rsidP="00000000" w:rsidRDefault="00000000" w:rsidRPr="00000000" w14:paraId="0000118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49.2</w:t>
      </w:r>
    </w:p>
    <w:p w:rsidR="00000000" w:rsidDel="00000000" w:rsidP="00000000" w:rsidRDefault="00000000" w:rsidRPr="00000000" w14:paraId="0000118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8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8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-0.1,</w:t>
      </w:r>
    </w:p>
    <w:p w:rsidR="00000000" w:rsidDel="00000000" w:rsidP="00000000" w:rsidRDefault="00000000" w:rsidRPr="00000000" w14:paraId="0000118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0.0001183,</w:t>
      </w:r>
    </w:p>
    <w:p w:rsidR="00000000" w:rsidDel="00000000" w:rsidP="00000000" w:rsidRDefault="00000000" w:rsidRPr="00000000" w14:paraId="0000118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0.0000434,</w:t>
      </w:r>
    </w:p>
    <w:p w:rsidR="00000000" w:rsidDel="00000000" w:rsidP="00000000" w:rsidRDefault="00000000" w:rsidRPr="00000000" w14:paraId="0000118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55.6</w:t>
      </w:r>
    </w:p>
    <w:p w:rsidR="00000000" w:rsidDel="00000000" w:rsidP="00000000" w:rsidRDefault="00000000" w:rsidRPr="00000000" w14:paraId="0000118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8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8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-8.1,</w:t>
      </w:r>
    </w:p>
    <w:p w:rsidR="00000000" w:rsidDel="00000000" w:rsidP="00000000" w:rsidRDefault="00000000" w:rsidRPr="00000000" w14:paraId="0000118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0.0001101,</w:t>
      </w:r>
    </w:p>
    <w:p w:rsidR="00000000" w:rsidDel="00000000" w:rsidP="00000000" w:rsidRDefault="00000000" w:rsidRPr="00000000" w14:paraId="0000118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-0.0000274,</w:t>
      </w:r>
    </w:p>
    <w:p w:rsidR="00000000" w:rsidDel="00000000" w:rsidP="00000000" w:rsidRDefault="00000000" w:rsidRPr="00000000" w14:paraId="0000118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59.09</w:t>
      </w:r>
    </w:p>
    <w:p w:rsidR="00000000" w:rsidDel="00000000" w:rsidP="00000000" w:rsidRDefault="00000000" w:rsidRPr="00000000" w14:paraId="0000119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-14.2,</w:t>
      </w:r>
    </w:p>
    <w:p w:rsidR="00000000" w:rsidDel="00000000" w:rsidP="00000000" w:rsidRDefault="00000000" w:rsidRPr="00000000" w14:paraId="0000119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0.0001019,</w:t>
      </w:r>
    </w:p>
    <w:p w:rsidR="00000000" w:rsidDel="00000000" w:rsidP="00000000" w:rsidRDefault="00000000" w:rsidRPr="00000000" w14:paraId="0000119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-0.0000492,</w:t>
      </w:r>
    </w:p>
    <w:p w:rsidR="00000000" w:rsidDel="00000000" w:rsidP="00000000" w:rsidRDefault="00000000" w:rsidRPr="00000000" w14:paraId="0000119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61.19</w:t>
      </w:r>
    </w:p>
    <w:p w:rsidR="00000000" w:rsidDel="00000000" w:rsidP="00000000" w:rsidRDefault="00000000" w:rsidRPr="00000000" w14:paraId="0000119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-19,</w:t>
      </w:r>
    </w:p>
    <w:p w:rsidR="00000000" w:rsidDel="00000000" w:rsidP="00000000" w:rsidRDefault="00000000" w:rsidRPr="00000000" w14:paraId="0000119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0.0000944,</w:t>
      </w:r>
    </w:p>
    <w:p w:rsidR="00000000" w:rsidDel="00000000" w:rsidP="00000000" w:rsidRDefault="00000000" w:rsidRPr="00000000" w14:paraId="0000119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-0.0000738,</w:t>
      </w:r>
    </w:p>
    <w:p w:rsidR="00000000" w:rsidDel="00000000" w:rsidP="00000000" w:rsidRDefault="00000000" w:rsidRPr="00000000" w14:paraId="0000119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63.49</w:t>
      </w:r>
    </w:p>
    <w:p w:rsidR="00000000" w:rsidDel="00000000" w:rsidP="00000000" w:rsidRDefault="00000000" w:rsidRPr="00000000" w14:paraId="0000119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9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-31.4,</w:t>
      </w:r>
    </w:p>
    <w:p w:rsidR="00000000" w:rsidDel="00000000" w:rsidP="00000000" w:rsidRDefault="00000000" w:rsidRPr="00000000" w14:paraId="0000119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0.0000826,</w:t>
      </w:r>
    </w:p>
    <w:p w:rsidR="00000000" w:rsidDel="00000000" w:rsidP="00000000" w:rsidRDefault="00000000" w:rsidRPr="00000000" w14:paraId="000011A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-0.0001389,</w:t>
      </w:r>
    </w:p>
    <w:p w:rsidR="00000000" w:rsidDel="00000000" w:rsidP="00000000" w:rsidRDefault="00000000" w:rsidRPr="00000000" w14:paraId="000011A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69.19</w:t>
      </w:r>
    </w:p>
    <w:p w:rsidR="00000000" w:rsidDel="00000000" w:rsidP="00000000" w:rsidRDefault="00000000" w:rsidRPr="00000000" w14:paraId="000011A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A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A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-39.8,</w:t>
      </w:r>
    </w:p>
    <w:p w:rsidR="00000000" w:rsidDel="00000000" w:rsidP="00000000" w:rsidRDefault="00000000" w:rsidRPr="00000000" w14:paraId="000011A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0.0000788,</w:t>
      </w:r>
    </w:p>
    <w:p w:rsidR="00000000" w:rsidDel="00000000" w:rsidP="00000000" w:rsidRDefault="00000000" w:rsidRPr="00000000" w14:paraId="000011A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-0.0001748,</w:t>
      </w:r>
    </w:p>
    <w:p w:rsidR="00000000" w:rsidDel="00000000" w:rsidP="00000000" w:rsidRDefault="00000000" w:rsidRPr="00000000" w14:paraId="000011A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73.09</w:t>
      </w:r>
    </w:p>
    <w:p w:rsidR="00000000" w:rsidDel="00000000" w:rsidP="00000000" w:rsidRDefault="00000000" w:rsidRPr="00000000" w14:paraId="000011A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A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A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-46.7,</w:t>
      </w:r>
    </w:p>
    <w:p w:rsidR="00000000" w:rsidDel="00000000" w:rsidP="00000000" w:rsidRDefault="00000000" w:rsidRPr="00000000" w14:paraId="000011A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0.0000753,</w:t>
      </w:r>
    </w:p>
    <w:p w:rsidR="00000000" w:rsidDel="00000000" w:rsidP="00000000" w:rsidRDefault="00000000" w:rsidRPr="00000000" w14:paraId="000011A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-0.0002035,</w:t>
      </w:r>
    </w:p>
    <w:p w:rsidR="00000000" w:rsidDel="00000000" w:rsidP="00000000" w:rsidRDefault="00000000" w:rsidRPr="00000000" w14:paraId="000011A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78.89</w:t>
      </w:r>
    </w:p>
    <w:p w:rsidR="00000000" w:rsidDel="00000000" w:rsidP="00000000" w:rsidRDefault="00000000" w:rsidRPr="00000000" w14:paraId="000011A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A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-48.9,</w:t>
      </w:r>
    </w:p>
    <w:p w:rsidR="00000000" w:rsidDel="00000000" w:rsidP="00000000" w:rsidRDefault="00000000" w:rsidRPr="00000000" w14:paraId="000011B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0.0000831,</w:t>
      </w:r>
    </w:p>
    <w:p w:rsidR="00000000" w:rsidDel="00000000" w:rsidP="00000000" w:rsidRDefault="00000000" w:rsidRPr="00000000" w14:paraId="000011B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-0.0002563,</w:t>
      </w:r>
    </w:p>
    <w:p w:rsidR="00000000" w:rsidDel="00000000" w:rsidP="00000000" w:rsidRDefault="00000000" w:rsidRPr="00000000" w14:paraId="000011B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82.09</w:t>
      </w:r>
    </w:p>
    <w:p w:rsidR="00000000" w:rsidDel="00000000" w:rsidP="00000000" w:rsidRDefault="00000000" w:rsidRPr="00000000" w14:paraId="000011B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"pathPrediction": {</w:t>
      </w:r>
    </w:p>
    <w:p w:rsidR="00000000" w:rsidDel="00000000" w:rsidP="00000000" w:rsidRDefault="00000000" w:rsidRPr="00000000" w14:paraId="000011B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"confidence": 0,</w:t>
      </w:r>
    </w:p>
    <w:p w:rsidR="00000000" w:rsidDel="00000000" w:rsidP="00000000" w:rsidRDefault="00000000" w:rsidRPr="00000000" w14:paraId="000011B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"radiusOfCurve": 0</w:t>
      </w:r>
    </w:p>
    <w:p w:rsidR="00000000" w:rsidDel="00000000" w:rsidP="00000000" w:rsidRDefault="00000000" w:rsidRPr="00000000" w14:paraId="000011B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B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"SupplementalVehicleExtensions",</w:t>
      </w:r>
    </w:p>
    <w:p w:rsidR="00000000" w:rsidDel="00000000" w:rsidP="00000000" w:rsidRDefault="00000000" w:rsidRPr="00000000" w14:paraId="000011B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1C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C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C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C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C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pStyle w:val="Heading3"/>
        <w:numPr>
          <w:ilvl w:val="2"/>
          <w:numId w:val="12"/>
        </w:numPr>
        <w:ind w:left="720" w:hanging="720"/>
        <w:rPr/>
      </w:pPr>
      <w:bookmarkStart w:colFirst="0" w:colLast="0" w:name="_heading=h.1baon6m" w:id="141"/>
      <w:bookmarkEnd w:id="141"/>
      <w:r w:rsidDel="00000000" w:rsidR="00000000" w:rsidRPr="00000000">
        <w:rPr>
          <w:rtl w:val="0"/>
        </w:rPr>
        <w:t xml:space="preserve">BSM from rxMsg</w:t>
      </w:r>
    </w:p>
    <w:p w:rsidR="00000000" w:rsidDel="00000000" w:rsidP="00000000" w:rsidRDefault="00000000" w:rsidRPr="00000000" w14:paraId="000011C7">
      <w:pPr>
        <w:rPr/>
      </w:pPr>
      <w:r w:rsidDel="00000000" w:rsidR="00000000" w:rsidRPr="00000000">
        <w:rPr>
          <w:rtl w:val="0"/>
        </w:rPr>
        <w:t xml:space="preserve">ODE receives BSM messages from OBU via RSU in binary ANS.1 UPER encoded format. ODE decodes, transforms, converts it to JSON and publishes it to the relevant topics for consumption by client applications. Below is a sample JSON decoded BSM message received by the Ego Vehicle (EV) from a Remove Vehicle (RV) and reported to ODE. Ode has decoded, transformed and published the BSM.</w:t>
      </w:r>
    </w:p>
    <w:p w:rsidR="00000000" w:rsidDel="00000000" w:rsidP="00000000" w:rsidRDefault="00000000" w:rsidRPr="00000000" w14:paraId="000011C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1C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"metadata": {</w:t>
      </w:r>
    </w:p>
    <w:p w:rsidR="00000000" w:rsidDel="00000000" w:rsidP="00000000" w:rsidRDefault="00000000" w:rsidRPr="00000000" w14:paraId="000011C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"bsmSource": "RV",</w:t>
      </w:r>
    </w:p>
    <w:p w:rsidR="00000000" w:rsidDel="00000000" w:rsidP="00000000" w:rsidRDefault="00000000" w:rsidRPr="00000000" w14:paraId="000011C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"logFileName": "rxMsg_1525638388_2620%3A31%3A40e0%3A802%3A%3A1.csv",</w:t>
      </w:r>
    </w:p>
    <w:p w:rsidR="00000000" w:rsidDel="00000000" w:rsidP="00000000" w:rsidRDefault="00000000" w:rsidRPr="00000000" w14:paraId="000011C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"recordType": "rxMsg",</w:t>
      </w:r>
    </w:p>
    <w:p w:rsidR="00000000" w:rsidDel="00000000" w:rsidP="00000000" w:rsidRDefault="00000000" w:rsidRPr="00000000" w14:paraId="000011C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"securityResultCode": "inconsistentInputParameters",</w:t>
      </w:r>
    </w:p>
    <w:p w:rsidR="00000000" w:rsidDel="00000000" w:rsidP="00000000" w:rsidRDefault="00000000" w:rsidRPr="00000000" w14:paraId="000011C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"receivedMessageDetails": {</w:t>
      </w:r>
    </w:p>
    <w:p w:rsidR="00000000" w:rsidDel="00000000" w:rsidP="00000000" w:rsidRDefault="00000000" w:rsidRPr="00000000" w14:paraId="000011C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"locationData": {</w:t>
      </w:r>
    </w:p>
    <w:p w:rsidR="00000000" w:rsidDel="00000000" w:rsidP="00000000" w:rsidRDefault="00000000" w:rsidRPr="00000000" w14:paraId="000011D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"0",</w:t>
      </w:r>
    </w:p>
    <w:p w:rsidR="00000000" w:rsidDel="00000000" w:rsidP="00000000" w:rsidRDefault="00000000" w:rsidRPr="00000000" w14:paraId="000011D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"0",</w:t>
      </w:r>
    </w:p>
    <w:p w:rsidR="00000000" w:rsidDel="00000000" w:rsidP="00000000" w:rsidRDefault="00000000" w:rsidRPr="00000000" w14:paraId="000011D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"0",</w:t>
      </w:r>
    </w:p>
    <w:p w:rsidR="00000000" w:rsidDel="00000000" w:rsidP="00000000" w:rsidRDefault="00000000" w:rsidRPr="00000000" w14:paraId="000011D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"0",</w:t>
      </w:r>
    </w:p>
    <w:p w:rsidR="00000000" w:rsidDel="00000000" w:rsidP="00000000" w:rsidRDefault="00000000" w:rsidRPr="00000000" w14:paraId="000011D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"0"</w:t>
      </w:r>
    </w:p>
    <w:p w:rsidR="00000000" w:rsidDel="00000000" w:rsidP="00000000" w:rsidRDefault="00000000" w:rsidRPr="00000000" w14:paraId="000011D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D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"rxSource": "RV"</w:t>
      </w:r>
    </w:p>
    <w:p w:rsidR="00000000" w:rsidDel="00000000" w:rsidP="00000000" w:rsidRDefault="00000000" w:rsidRPr="00000000" w14:paraId="000011D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D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"payloadType": "us.dot.its.jpo.ode.model.OdeBsmPayload",</w:t>
      </w:r>
    </w:p>
    <w:p w:rsidR="00000000" w:rsidDel="00000000" w:rsidP="00000000" w:rsidRDefault="00000000" w:rsidRPr="00000000" w14:paraId="000011D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"serialId": {</w:t>
      </w:r>
    </w:p>
    <w:p w:rsidR="00000000" w:rsidDel="00000000" w:rsidP="00000000" w:rsidRDefault="00000000" w:rsidRPr="00000000" w14:paraId="000011D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"streamId": "2ef1bea6-804e-4646-9b18-658425bb8a14",</w:t>
      </w:r>
    </w:p>
    <w:p w:rsidR="00000000" w:rsidDel="00000000" w:rsidP="00000000" w:rsidRDefault="00000000" w:rsidRPr="00000000" w14:paraId="000011D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"bundleSize": 1,</w:t>
      </w:r>
    </w:p>
    <w:p w:rsidR="00000000" w:rsidDel="00000000" w:rsidP="00000000" w:rsidRDefault="00000000" w:rsidRPr="00000000" w14:paraId="000011D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"bundleId": 4,</w:t>
      </w:r>
    </w:p>
    <w:p w:rsidR="00000000" w:rsidDel="00000000" w:rsidP="00000000" w:rsidRDefault="00000000" w:rsidRPr="00000000" w14:paraId="000011D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"recordId": 2,</w:t>
      </w:r>
    </w:p>
    <w:p w:rsidR="00000000" w:rsidDel="00000000" w:rsidP="00000000" w:rsidRDefault="00000000" w:rsidRPr="00000000" w14:paraId="000011D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"serialNumber": 0</w:t>
      </w:r>
    </w:p>
    <w:p w:rsidR="00000000" w:rsidDel="00000000" w:rsidP="00000000" w:rsidRDefault="00000000" w:rsidRPr="00000000" w14:paraId="000011D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E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"odeReceivedAt": "2018-05-09T16:29:30.349Z",</w:t>
      </w:r>
    </w:p>
    <w:p w:rsidR="00000000" w:rsidDel="00000000" w:rsidP="00000000" w:rsidRDefault="00000000" w:rsidRPr="00000000" w14:paraId="000011E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"schemaVersion": 6,</w:t>
      </w:r>
    </w:p>
    <w:p w:rsidR="00000000" w:rsidDel="00000000" w:rsidP="00000000" w:rsidRDefault="00000000" w:rsidRPr="00000000" w14:paraId="000011E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"recordGeneratedAt": "2018-05-06T20:26:28.690Z",</w:t>
      </w:r>
    </w:p>
    <w:p w:rsidR="00000000" w:rsidDel="00000000" w:rsidP="00000000" w:rsidRDefault="00000000" w:rsidRPr="00000000" w14:paraId="000011E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"recordGeneratedBy": "OBU",</w:t>
      </w:r>
    </w:p>
    <w:p w:rsidR="00000000" w:rsidDel="00000000" w:rsidP="00000000" w:rsidRDefault="00000000" w:rsidRPr="00000000" w14:paraId="000011E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"sanitized": false</w:t>
      </w:r>
    </w:p>
    <w:p w:rsidR="00000000" w:rsidDel="00000000" w:rsidP="00000000" w:rsidRDefault="00000000" w:rsidRPr="00000000" w14:paraId="000011E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E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"payload": {</w:t>
      </w:r>
    </w:p>
    <w:p w:rsidR="00000000" w:rsidDel="00000000" w:rsidP="00000000" w:rsidRDefault="00000000" w:rsidRPr="00000000" w14:paraId="000011E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"dataType": "us.dot.its.jpo.ode.plugin.j2735.J2735Bsm",</w:t>
      </w:r>
    </w:p>
    <w:p w:rsidR="00000000" w:rsidDel="00000000" w:rsidP="00000000" w:rsidRDefault="00000000" w:rsidRPr="00000000" w14:paraId="000011E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11E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"coreData": {</w:t>
      </w:r>
    </w:p>
    <w:p w:rsidR="00000000" w:rsidDel="00000000" w:rsidP="00000000" w:rsidRDefault="00000000" w:rsidRPr="00000000" w14:paraId="000011E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"msgCnt": 127,</w:t>
      </w:r>
    </w:p>
    <w:p w:rsidR="00000000" w:rsidDel="00000000" w:rsidP="00000000" w:rsidRDefault="00000000" w:rsidRPr="00000000" w14:paraId="000011E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"CB950124",</w:t>
      </w:r>
    </w:p>
    <w:p w:rsidR="00000000" w:rsidDel="00000000" w:rsidP="00000000" w:rsidRDefault="00000000" w:rsidRPr="00000000" w14:paraId="000011E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"secMark": 28589,</w:t>
      </w:r>
    </w:p>
    <w:p w:rsidR="00000000" w:rsidDel="00000000" w:rsidP="00000000" w:rsidRDefault="00000000" w:rsidRPr="00000000" w14:paraId="000011E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w:t>
      </w:r>
    </w:p>
    <w:p w:rsidR="00000000" w:rsidDel="00000000" w:rsidP="00000000" w:rsidRDefault="00000000" w:rsidRPr="00000000" w14:paraId="000011E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"latitude": 41.2827318,</w:t>
      </w:r>
    </w:p>
    <w:p w:rsidR="00000000" w:rsidDel="00000000" w:rsidP="00000000" w:rsidRDefault="00000000" w:rsidRPr="00000000" w14:paraId="000011E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"longitude": -105.5912184,</w:t>
      </w:r>
    </w:p>
    <w:p w:rsidR="00000000" w:rsidDel="00000000" w:rsidP="00000000" w:rsidRDefault="00000000" w:rsidRPr="00000000" w14:paraId="000011F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 2179.1</w:t>
      </w:r>
    </w:p>
    <w:p w:rsidR="00000000" w:rsidDel="00000000" w:rsidP="00000000" w:rsidRDefault="00000000" w:rsidRPr="00000000" w14:paraId="000011F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F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"accelSet": {</w:t>
      </w:r>
    </w:p>
    <w:p w:rsidR="00000000" w:rsidDel="00000000" w:rsidP="00000000" w:rsidRDefault="00000000" w:rsidRPr="00000000" w14:paraId="000011F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"accelLat": 0,</w:t>
      </w:r>
    </w:p>
    <w:p w:rsidR="00000000" w:rsidDel="00000000" w:rsidP="00000000" w:rsidRDefault="00000000" w:rsidRPr="00000000" w14:paraId="000011F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"accelLong": -0.6,</w:t>
      </w:r>
    </w:p>
    <w:p w:rsidR="00000000" w:rsidDel="00000000" w:rsidP="00000000" w:rsidRDefault="00000000" w:rsidRPr="00000000" w14:paraId="000011F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"accelVert": 0,</w:t>
      </w:r>
    </w:p>
    <w:p w:rsidR="00000000" w:rsidDel="00000000" w:rsidP="00000000" w:rsidRDefault="00000000" w:rsidRPr="00000000" w14:paraId="000011F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"accelYaw": 2.29</w:t>
      </w:r>
    </w:p>
    <w:p w:rsidR="00000000" w:rsidDel="00000000" w:rsidP="00000000" w:rsidRDefault="00000000" w:rsidRPr="00000000" w14:paraId="000011F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F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"accuracy": {</w:t>
      </w:r>
    </w:p>
    <w:p w:rsidR="00000000" w:rsidDel="00000000" w:rsidP="00000000" w:rsidRDefault="00000000" w:rsidRPr="00000000" w14:paraId="000011F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"semiMajor": 2.45,</w:t>
      </w:r>
    </w:p>
    <w:p w:rsidR="00000000" w:rsidDel="00000000" w:rsidP="00000000" w:rsidRDefault="00000000" w:rsidRPr="00000000" w14:paraId="000011F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"semiMinor": 3.1</w:t>
      </w:r>
    </w:p>
    <w:p w:rsidR="00000000" w:rsidDel="00000000" w:rsidP="00000000" w:rsidRDefault="00000000" w:rsidRPr="00000000" w14:paraId="000011F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1F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"transmission": "NEUTRAL",</w:t>
      </w:r>
    </w:p>
    <w:p w:rsidR="00000000" w:rsidDel="00000000" w:rsidP="00000000" w:rsidRDefault="00000000" w:rsidRPr="00000000" w14:paraId="000011F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"speed": 7.52,</w:t>
      </w:r>
    </w:p>
    <w:p w:rsidR="00000000" w:rsidDel="00000000" w:rsidP="00000000" w:rsidRDefault="00000000" w:rsidRPr="00000000" w14:paraId="000011F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"heading": 82.4375,</w:t>
      </w:r>
    </w:p>
    <w:p w:rsidR="00000000" w:rsidDel="00000000" w:rsidP="00000000" w:rsidRDefault="00000000" w:rsidRPr="00000000" w14:paraId="000011F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"brakes": {</w:t>
      </w:r>
    </w:p>
    <w:p w:rsidR="00000000" w:rsidDel="00000000" w:rsidP="00000000" w:rsidRDefault="00000000" w:rsidRPr="00000000" w14:paraId="0000120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"wheelBrakes": {</w:t>
      </w:r>
    </w:p>
    <w:p w:rsidR="00000000" w:rsidDel="00000000" w:rsidP="00000000" w:rsidRDefault="00000000" w:rsidRPr="00000000" w14:paraId="0000120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"leftFront": false,</w:t>
      </w:r>
    </w:p>
    <w:p w:rsidR="00000000" w:rsidDel="00000000" w:rsidP="00000000" w:rsidRDefault="00000000" w:rsidRPr="00000000" w14:paraId="0000120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"rightFront": false,</w:t>
      </w:r>
    </w:p>
    <w:p w:rsidR="00000000" w:rsidDel="00000000" w:rsidP="00000000" w:rsidRDefault="00000000" w:rsidRPr="00000000" w14:paraId="0000120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"unavailable": true,</w:t>
      </w:r>
    </w:p>
    <w:p w:rsidR="00000000" w:rsidDel="00000000" w:rsidP="00000000" w:rsidRDefault="00000000" w:rsidRPr="00000000" w14:paraId="0000120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"leftRear": false,</w:t>
      </w:r>
    </w:p>
    <w:p w:rsidR="00000000" w:rsidDel="00000000" w:rsidP="00000000" w:rsidRDefault="00000000" w:rsidRPr="00000000" w14:paraId="0000120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"rightRear": false</w:t>
      </w:r>
    </w:p>
    <w:p w:rsidR="00000000" w:rsidDel="00000000" w:rsidP="00000000" w:rsidRDefault="00000000" w:rsidRPr="00000000" w14:paraId="0000120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0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"traction": "unavailable",</w:t>
      </w:r>
    </w:p>
    <w:p w:rsidR="00000000" w:rsidDel="00000000" w:rsidP="00000000" w:rsidRDefault="00000000" w:rsidRPr="00000000" w14:paraId="0000120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"abs": "unavailable",</w:t>
      </w:r>
    </w:p>
    <w:p w:rsidR="00000000" w:rsidDel="00000000" w:rsidP="00000000" w:rsidRDefault="00000000" w:rsidRPr="00000000" w14:paraId="0000120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"scs": "unavailable",</w:t>
      </w:r>
    </w:p>
    <w:p w:rsidR="00000000" w:rsidDel="00000000" w:rsidP="00000000" w:rsidRDefault="00000000" w:rsidRPr="00000000" w14:paraId="0000120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"brakeBoost": "unavailable",</w:t>
      </w:r>
    </w:p>
    <w:p w:rsidR="00000000" w:rsidDel="00000000" w:rsidP="00000000" w:rsidRDefault="00000000" w:rsidRPr="00000000" w14:paraId="0000120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"auxBrakes": "unavailable"</w:t>
      </w:r>
    </w:p>
    <w:p w:rsidR="00000000" w:rsidDel="00000000" w:rsidP="00000000" w:rsidRDefault="00000000" w:rsidRPr="00000000" w14:paraId="0000120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0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 {</w:t>
      </w:r>
    </w:p>
    <w:p w:rsidR="00000000" w:rsidDel="00000000" w:rsidP="00000000" w:rsidRDefault="00000000" w:rsidRPr="00000000" w14:paraId="0000120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190,</w:t>
      </w:r>
    </w:p>
    <w:p w:rsidR="00000000" w:rsidDel="00000000" w:rsidP="00000000" w:rsidRDefault="00000000" w:rsidRPr="00000000" w14:paraId="0000120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"length": 409</w:t>
      </w:r>
    </w:p>
    <w:p w:rsidR="00000000" w:rsidDel="00000000" w:rsidP="00000000" w:rsidRDefault="00000000" w:rsidRPr="00000000" w14:paraId="0000121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"partII": [</w:t>
      </w:r>
    </w:p>
    <w:p w:rsidR="00000000" w:rsidDel="00000000" w:rsidP="00000000" w:rsidRDefault="00000000" w:rsidRPr="00000000" w14:paraId="0000121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"VehicleSafetyExtensions",</w:t>
      </w:r>
    </w:p>
    <w:p w:rsidR="00000000" w:rsidDel="00000000" w:rsidP="00000000" w:rsidRDefault="00000000" w:rsidRPr="00000000" w14:paraId="0000121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21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"pathHistory": {</w:t>
      </w:r>
    </w:p>
    <w:p w:rsidR="00000000" w:rsidDel="00000000" w:rsidP="00000000" w:rsidRDefault="00000000" w:rsidRPr="00000000" w14:paraId="0000121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"crumbData": [</w:t>
      </w:r>
    </w:p>
    <w:p w:rsidR="00000000" w:rsidDel="00000000" w:rsidP="00000000" w:rsidRDefault="00000000" w:rsidRPr="00000000" w14:paraId="0000121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w:t>
      </w:r>
    </w:p>
    <w:p w:rsidR="00000000" w:rsidDel="00000000" w:rsidP="00000000" w:rsidRDefault="00000000" w:rsidRPr="00000000" w14:paraId="0000121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0.0000118,</w:t>
      </w:r>
    </w:p>
    <w:p w:rsidR="00000000" w:rsidDel="00000000" w:rsidP="00000000" w:rsidRDefault="00000000" w:rsidRPr="00000000" w14:paraId="0000121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0.0000937,</w:t>
      </w:r>
    </w:p>
    <w:p w:rsidR="00000000" w:rsidDel="00000000" w:rsidP="00000000" w:rsidRDefault="00000000" w:rsidRPr="00000000" w14:paraId="0000121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w:t>
      </w:r>
    </w:p>
    <w:p w:rsidR="00000000" w:rsidDel="00000000" w:rsidP="00000000" w:rsidRDefault="00000000" w:rsidRPr="00000000" w14:paraId="0000121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1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-0.1,</w:t>
      </w:r>
    </w:p>
    <w:p w:rsidR="00000000" w:rsidDel="00000000" w:rsidP="00000000" w:rsidRDefault="00000000" w:rsidRPr="00000000" w14:paraId="0000122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0.0000692,</w:t>
      </w:r>
    </w:p>
    <w:p w:rsidR="00000000" w:rsidDel="00000000" w:rsidP="00000000" w:rsidRDefault="00000000" w:rsidRPr="00000000" w14:paraId="0000122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0.0002635,</w:t>
      </w:r>
    </w:p>
    <w:p w:rsidR="00000000" w:rsidDel="00000000" w:rsidP="00000000" w:rsidRDefault="00000000" w:rsidRPr="00000000" w14:paraId="0000122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2.79</w:t>
      </w:r>
    </w:p>
    <w:p w:rsidR="00000000" w:rsidDel="00000000" w:rsidP="00000000" w:rsidRDefault="00000000" w:rsidRPr="00000000" w14:paraId="0000122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2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2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-0.3,</w:t>
      </w:r>
    </w:p>
    <w:p w:rsidR="00000000" w:rsidDel="00000000" w:rsidP="00000000" w:rsidRDefault="00000000" w:rsidRPr="00000000" w14:paraId="0000122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0.0001574,</w:t>
      </w:r>
    </w:p>
    <w:p w:rsidR="00000000" w:rsidDel="00000000" w:rsidP="00000000" w:rsidRDefault="00000000" w:rsidRPr="00000000" w14:paraId="0000122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0.0003623,</w:t>
      </w:r>
    </w:p>
    <w:p w:rsidR="00000000" w:rsidDel="00000000" w:rsidP="00000000" w:rsidRDefault="00000000" w:rsidRPr="00000000" w14:paraId="0000122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4.19</w:t>
      </w:r>
    </w:p>
    <w:p w:rsidR="00000000" w:rsidDel="00000000" w:rsidP="00000000" w:rsidRDefault="00000000" w:rsidRPr="00000000" w14:paraId="0000122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2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2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-0.4,</w:t>
      </w:r>
    </w:p>
    <w:p w:rsidR="00000000" w:rsidDel="00000000" w:rsidP="00000000" w:rsidRDefault="00000000" w:rsidRPr="00000000" w14:paraId="0000122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0.0002872,</w:t>
      </w:r>
    </w:p>
    <w:p w:rsidR="00000000" w:rsidDel="00000000" w:rsidP="00000000" w:rsidRDefault="00000000" w:rsidRPr="00000000" w14:paraId="0000122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0.0004046,</w:t>
      </w:r>
    </w:p>
    <w:p w:rsidR="00000000" w:rsidDel="00000000" w:rsidP="00000000" w:rsidRDefault="00000000" w:rsidRPr="00000000" w14:paraId="0000122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5.7</w:t>
      </w:r>
    </w:p>
    <w:p w:rsidR="00000000" w:rsidDel="00000000" w:rsidP="00000000" w:rsidRDefault="00000000" w:rsidRPr="00000000" w14:paraId="0000122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-1.1,</w:t>
      </w:r>
    </w:p>
    <w:p w:rsidR="00000000" w:rsidDel="00000000" w:rsidP="00000000" w:rsidRDefault="00000000" w:rsidRPr="00000000" w14:paraId="0000123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0.0008191,</w:t>
      </w:r>
    </w:p>
    <w:p w:rsidR="00000000" w:rsidDel="00000000" w:rsidP="00000000" w:rsidRDefault="00000000" w:rsidRPr="00000000" w14:paraId="0000123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0.0003202,</w:t>
      </w:r>
    </w:p>
    <w:p w:rsidR="00000000" w:rsidDel="00000000" w:rsidP="00000000" w:rsidRDefault="00000000" w:rsidRPr="00000000" w14:paraId="0000123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9.69</w:t>
      </w:r>
    </w:p>
    <w:p w:rsidR="00000000" w:rsidDel="00000000" w:rsidP="00000000" w:rsidRDefault="00000000" w:rsidRPr="00000000" w14:paraId="0000123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"elevationOffset": -1.8,</w:t>
      </w:r>
    </w:p>
    <w:p w:rsidR="00000000" w:rsidDel="00000000" w:rsidP="00000000" w:rsidRDefault="00000000" w:rsidRPr="00000000" w14:paraId="0000123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"latOffset": 0.0017064,</w:t>
      </w:r>
    </w:p>
    <w:p w:rsidR="00000000" w:rsidDel="00000000" w:rsidP="00000000" w:rsidRDefault="00000000" w:rsidRPr="00000000" w14:paraId="0000123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"lonOffset": 0.0001896,</w:t>
      </w:r>
    </w:p>
    <w:p w:rsidR="00000000" w:rsidDel="00000000" w:rsidP="00000000" w:rsidRDefault="00000000" w:rsidRPr="00000000" w14:paraId="0000123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"timeOffset": 14.2</w:t>
      </w:r>
    </w:p>
    <w:p w:rsidR="00000000" w:rsidDel="00000000" w:rsidP="00000000" w:rsidRDefault="00000000" w:rsidRPr="00000000" w14:paraId="0000123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3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"pathPrediction": {</w:t>
      </w:r>
    </w:p>
    <w:p w:rsidR="00000000" w:rsidDel="00000000" w:rsidP="00000000" w:rsidRDefault="00000000" w:rsidRPr="00000000" w14:paraId="0000123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"confidence": 10,</w:t>
      </w:r>
    </w:p>
    <w:p w:rsidR="00000000" w:rsidDel="00000000" w:rsidP="00000000" w:rsidRDefault="00000000" w:rsidRPr="00000000" w14:paraId="0000124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"radiusOfCurve": 97.5</w:t>
      </w:r>
    </w:p>
    <w:p w:rsidR="00000000" w:rsidDel="00000000" w:rsidP="00000000" w:rsidRDefault="00000000" w:rsidRPr="00000000" w14:paraId="0000124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4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4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4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4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"SupplementalVehicleExtensions",</w:t>
      </w:r>
    </w:p>
    <w:p w:rsidR="00000000" w:rsidDel="00000000" w:rsidP="00000000" w:rsidRDefault="00000000" w:rsidRPr="00000000" w14:paraId="0000124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w:t>
      </w:r>
    </w:p>
    <w:p w:rsidR="00000000" w:rsidDel="00000000" w:rsidP="00000000" w:rsidRDefault="00000000" w:rsidRPr="00000000" w14:paraId="0000124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"classDetails": {</w:t>
      </w:r>
    </w:p>
    <w:p w:rsidR="00000000" w:rsidDel="00000000" w:rsidP="00000000" w:rsidRDefault="00000000" w:rsidRPr="00000000" w14:paraId="0000124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"fuelType": "unknownFuel",</w:t>
      </w:r>
    </w:p>
    <w:p w:rsidR="00000000" w:rsidDel="00000000" w:rsidP="00000000" w:rsidRDefault="00000000" w:rsidRPr="00000000" w14:paraId="00001249">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"hpmsType": "none",</w:t>
      </w:r>
    </w:p>
    <w:p w:rsidR="00000000" w:rsidDel="00000000" w:rsidP="00000000" w:rsidRDefault="00000000" w:rsidRPr="00000000" w14:paraId="0000124A">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"keyType": 0,</w:t>
      </w:r>
    </w:p>
    <w:p w:rsidR="00000000" w:rsidDel="00000000" w:rsidP="00000000" w:rsidRDefault="00000000" w:rsidRPr="00000000" w14:paraId="0000124B">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"regional": [],</w:t>
      </w:r>
    </w:p>
    <w:p w:rsidR="00000000" w:rsidDel="00000000" w:rsidP="00000000" w:rsidRDefault="00000000" w:rsidRPr="00000000" w14:paraId="0000124C">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"basicVehicle"</w:t>
      </w:r>
    </w:p>
    <w:p w:rsidR="00000000" w:rsidDel="00000000" w:rsidP="00000000" w:rsidRDefault="00000000" w:rsidRPr="00000000" w14:paraId="0000124D">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4E">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"vehicleData": {</w:t>
      </w:r>
    </w:p>
    <w:p w:rsidR="00000000" w:rsidDel="00000000" w:rsidP="00000000" w:rsidRDefault="00000000" w:rsidRPr="00000000" w14:paraId="0000124F">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1.5</w:t>
      </w:r>
    </w:p>
    <w:p w:rsidR="00000000" w:rsidDel="00000000" w:rsidP="00000000" w:rsidRDefault="00000000" w:rsidRPr="00000000" w14:paraId="00001250">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1">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"weatherProbe": {},</w:t>
      </w:r>
    </w:p>
    <w:p w:rsidR="00000000" w:rsidDel="00000000" w:rsidP="00000000" w:rsidRDefault="00000000" w:rsidRPr="00000000" w14:paraId="00001252">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"regional": []</w:t>
      </w:r>
    </w:p>
    <w:p w:rsidR="00000000" w:rsidDel="00000000" w:rsidP="00000000" w:rsidRDefault="00000000" w:rsidRPr="00000000" w14:paraId="00001253">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4">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5">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6">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7">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258">
      <w:pPr>
        <w:shd w:fill="d9d9d9" w:val="clea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259">
      <w:pPr>
        <w:rPr/>
      </w:pPr>
      <w:r w:rsidDel="00000000" w:rsidR="00000000" w:rsidRPr="00000000">
        <w:rPr>
          <w:rtl w:val="0"/>
        </w:rPr>
      </w:r>
    </w:p>
    <w:p w:rsidR="00000000" w:rsidDel="00000000" w:rsidP="00000000" w:rsidRDefault="00000000" w:rsidRPr="00000000" w14:paraId="0000125A">
      <w:pPr>
        <w:rPr/>
      </w:pPr>
      <w:r w:rsidDel="00000000" w:rsidR="00000000" w:rsidRPr="00000000">
        <w:rPr>
          <w:rtl w:val="0"/>
        </w:rPr>
      </w:r>
    </w:p>
    <w:p w:rsidR="00000000" w:rsidDel="00000000" w:rsidP="00000000" w:rsidRDefault="00000000" w:rsidRPr="00000000" w14:paraId="0000125B">
      <w:pPr>
        <w:pStyle w:val="Heading1"/>
        <w:numPr>
          <w:ilvl w:val="0"/>
          <w:numId w:val="12"/>
        </w:numPr>
        <w:ind w:left="432" w:hanging="432"/>
        <w:rPr/>
      </w:pPr>
      <w:bookmarkStart w:colFirst="0" w:colLast="0" w:name="_heading=h.3vac5uf" w:id="142"/>
      <w:bookmarkEnd w:id="142"/>
      <w:r w:rsidDel="00000000" w:rsidR="00000000" w:rsidRPr="00000000">
        <w:rPr>
          <w:rtl w:val="0"/>
        </w:rPr>
        <w:t xml:space="preserve">References</w:t>
      </w:r>
    </w:p>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SAE International. (2016, 03 30).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J2735 Standard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Retrieved from SAE International: https://www.sae.org/standards/content/j2735_201603/</w:t>
      </w:r>
      <w:r w:rsidDel="00000000" w:rsidR="00000000" w:rsidRPr="00000000">
        <w:rPr>
          <w:rtl w:val="0"/>
        </w:rPr>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DOT ITS JPO. (2018).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ODE Users Guide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Retrieved from https://github.com/usdot-jpo-ode/jpo-ode</w:t>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r>
    </w:p>
    <w:sectPr>
      <w:headerReference r:id="rId13"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starting with schemaVersion 4</w:t>
      </w:r>
    </w:p>
  </w:footnote>
  <w:footnote w:id="2">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Formerly named timeStamp in version 1 of the schema. Renamed to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receivedAt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version 2. Renamed to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odeReceivedAt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starting with schemaVersion 3</w:t>
      </w:r>
    </w:p>
  </w:footnote>
  <w:footnote w:id="3">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data element was not present for BSM payload data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prior 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schemaVersion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w:t>
      </w:r>
    </w:p>
  </w:footnote>
  <w:footnote w:id="4">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starting with schemaVersion 3</w:t>
      </w:r>
    </w:p>
  </w:footnote>
  <w:footnote w:id="5">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starting with schemaVersion 4</w:t>
      </w:r>
    </w:p>
  </w:footnote>
  <w:footnote w:id="6">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starting with schemaVersion 6</w:t>
      </w:r>
    </w:p>
  </w:footnote>
  <w:footnote w:id="7">
    <w:p w:rsidR="00000000" w:rsidDel="00000000" w:rsidP="00000000" w:rsidRDefault="00000000" w:rsidRPr="00000000" w14:paraId="00001266">
      <w:pPr>
        <w:rPr/>
      </w:pPr>
      <w:r w:rsidDel="00000000" w:rsidR="00000000" w:rsidRPr="00000000">
        <w:rPr>
          <w:rStyle w:val="FootnoteReference"/>
          <w:vertAlign w:val="superscript"/>
        </w:rPr>
        <w:footnoteRef/>
      </w:r>
      <w:r w:rsidDel="00000000" w:rsidR="00000000" w:rsidRPr="00000000">
        <w:rPr>
          <w:rtl w:val="0"/>
        </w:rPr>
        <w:t xml:space="preserve"> Formerly named ‘</w:t>
      </w:r>
      <w:r w:rsidDel="00000000" w:rsidR="00000000" w:rsidRPr="00000000">
        <w:rPr>
          <w:rFonts w:ascii="Courier New" w:cs="Courier New" w:eastAsia="Courier New" w:hAnsi="Courier New"/>
          <w:rtl w:val="0"/>
        </w:rPr>
        <w:t xml:space="preserve">version’</w:t>
      </w:r>
      <w:r w:rsidDel="00000000" w:rsidR="00000000" w:rsidRPr="00000000">
        <w:rPr>
          <w:rtl w:val="0"/>
        </w:rPr>
        <w:t xml:space="preserve"> in version 1 of the schema</w:t>
      </w:r>
      <w:r w:rsidDel="00000000" w:rsidR="00000000" w:rsidRPr="00000000">
        <w:rPr>
          <w:rFonts w:ascii="Courier New" w:cs="Courier New" w:eastAsia="Courier New" w:hAnsi="Courier New"/>
          <w:rtl w:val="0"/>
        </w:rPr>
        <w:t xml:space="preserve">.</w:t>
      </w:r>
      <w:r w:rsidDel="00000000" w:rsidR="00000000" w:rsidRPr="00000000">
        <w:rPr>
          <w:rtl w:val="0"/>
        </w:rPr>
        <w:t xml:space="preserve"> Renamed to schemaVersion starting with version 2.</w:t>
      </w:r>
    </w:p>
  </w:footnote>
  <w:footnote w:id="8">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starting with schemaVersion 4</w:t>
      </w:r>
    </w:p>
  </w:footnote>
  <w:footnote w:id="9">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Only available in schemaVersion 3.</w:t>
      </w:r>
    </w:p>
  </w:footnote>
  <w:footnote w:id="10">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data structures defiend in this section are available starting with schemaVersion 6</w:t>
      </w:r>
    </w:p>
  </w:footnote>
  <w:footnote w:id="1">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Midnight will be represented as 0:00 for all time fields</w:t>
      </w:r>
    </w:p>
  </w:footnote>
  <w:footnote w:id="11">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field’s value is represented differently from the raw J2735 representation. The raw J2735 binary representation has been transformed to the J2735 described customary unit of measure or format without any loss of accuracy or precision.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4472c4" w:val="clear"/>
      <w:spacing w:after="0" w:before="0" w:line="240" w:lineRule="auto"/>
      <w:ind w:left="0" w:right="0" w:firstLine="0"/>
      <w:jc w:val="center"/>
      <w:rPr>
        <w:rFonts w:ascii="Calibri" w:cs="Calibri" w:eastAsia="Calibri" w:hAnsi="Calibri"/>
        <w:b w:val="0"/>
        <w:i w:val="0"/>
        <w:smallCaps w:val="0"/>
        <w:strike w:val="0"/>
        <w:color w:val="ffffff"/>
        <w:sz w:val="28"/>
        <w:szCs w:val="28"/>
        <w:u w:val="none"/>
        <w:shd w:fill="auto" w:val="clear"/>
        <w:vertAlign w:val="baseline"/>
      </w:rPr>
    </w:pP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JPO ODE Output Schema Reference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spacing w:after="0" w:before="200" w:line="264" w:lineRule="auto"/>
      <w:ind w:left="1152" w:hanging="1152"/>
    </w:pPr>
    <w:rPr>
      <w:rFonts w:ascii="Calibri" w:cs="Calibri" w:eastAsia="Calibri" w:hAnsi="Calibri"/>
      <w:color w:val="323e4f"/>
    </w:rPr>
  </w:style>
  <w:style w:type="paragraph" w:styleId="Title">
    <w:name w:val="Title"/>
    <w:basedOn w:val="Normal"/>
    <w:next w:val="Normal"/>
    <w:pPr>
      <w:spacing w:after="0" w:line="264" w:lineRule="auto"/>
    </w:pPr>
    <w:rPr>
      <w:rFonts w:ascii="Calibri" w:cs="Calibri" w:eastAsia="Calibri" w:hAnsi="Calibri"/>
      <w:smallCaps w:val="1"/>
      <w:color w:val="323e4f"/>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CB0DBB"/>
    <w:pPr>
      <w:keepNext w:val="1"/>
      <w:keepLines w:val="1"/>
      <w:numPr>
        <w:numId w:val="3"/>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D23963"/>
    <w:pPr>
      <w:keepNext w:val="1"/>
      <w:keepLines w:val="1"/>
      <w:numPr>
        <w:ilvl w:val="1"/>
        <w:numId w:val="3"/>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D23963"/>
    <w:pPr>
      <w:keepNext w:val="1"/>
      <w:keepLines w:val="1"/>
      <w:numPr>
        <w:ilvl w:val="2"/>
        <w:numId w:val="3"/>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D23963"/>
    <w:pPr>
      <w:keepNext w:val="1"/>
      <w:keepLines w:val="1"/>
      <w:numPr>
        <w:ilvl w:val="3"/>
        <w:numId w:val="3"/>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D23963"/>
    <w:pPr>
      <w:keepNext w:val="1"/>
      <w:keepLines w:val="1"/>
      <w:numPr>
        <w:ilvl w:val="4"/>
        <w:numId w:val="3"/>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unhideWhenUsed w:val="1"/>
    <w:qFormat w:val="1"/>
    <w:rsid w:val="00D23963"/>
    <w:pPr>
      <w:numPr>
        <w:ilvl w:val="5"/>
        <w:numId w:val="3"/>
      </w:numPr>
      <w:spacing w:after="0" w:before="200" w:line="264" w:lineRule="auto"/>
      <w:outlineLvl w:val="5"/>
    </w:pPr>
    <w:rPr>
      <w:rFonts w:asciiTheme="majorHAnsi" w:cstheme="majorBidi" w:eastAsiaTheme="majorEastAsia" w:hAnsiTheme="majorHAnsi"/>
      <w:color w:val="323e4f" w:themeColor="text2" w:themeShade="0000BF"/>
      <w:spacing w:val="10"/>
      <w:lang w:eastAsia="ja-JP"/>
    </w:rPr>
  </w:style>
  <w:style w:type="paragraph" w:styleId="Heading7">
    <w:name w:val="heading 7"/>
    <w:basedOn w:val="Normal"/>
    <w:next w:val="Normal"/>
    <w:link w:val="Heading7Char"/>
    <w:uiPriority w:val="9"/>
    <w:unhideWhenUsed w:val="1"/>
    <w:qFormat w:val="1"/>
    <w:rsid w:val="00D23963"/>
    <w:pPr>
      <w:numPr>
        <w:ilvl w:val="6"/>
        <w:numId w:val="3"/>
      </w:numPr>
      <w:spacing w:after="0" w:before="200" w:line="264" w:lineRule="auto"/>
      <w:outlineLvl w:val="6"/>
    </w:pPr>
    <w:rPr>
      <w:rFonts w:asciiTheme="majorHAnsi" w:cstheme="majorBidi" w:eastAsiaTheme="majorEastAsia" w:hAnsiTheme="majorHAnsi"/>
      <w:caps w:val="1"/>
      <w:color w:val="323e4f" w:themeColor="text2" w:themeShade="0000BF"/>
      <w:spacing w:val="10"/>
      <w:lang w:eastAsia="ja-JP"/>
    </w:rPr>
  </w:style>
  <w:style w:type="paragraph" w:styleId="Heading8">
    <w:name w:val="heading 8"/>
    <w:basedOn w:val="Normal"/>
    <w:next w:val="Normal"/>
    <w:link w:val="Heading8Char"/>
    <w:uiPriority w:val="9"/>
    <w:unhideWhenUsed w:val="1"/>
    <w:qFormat w:val="1"/>
    <w:rsid w:val="00D23963"/>
    <w:pPr>
      <w:numPr>
        <w:ilvl w:val="7"/>
        <w:numId w:val="3"/>
      </w:numPr>
      <w:spacing w:after="0" w:before="200" w:line="264" w:lineRule="auto"/>
      <w:outlineLvl w:val="7"/>
    </w:pPr>
    <w:rPr>
      <w:rFonts w:asciiTheme="majorHAnsi" w:cstheme="majorBidi" w:eastAsiaTheme="majorEastAsia" w:hAnsiTheme="majorHAnsi"/>
      <w:caps w:val="1"/>
      <w:spacing w:val="10"/>
      <w:szCs w:val="18"/>
      <w:lang w:eastAsia="ja-JP"/>
    </w:rPr>
  </w:style>
  <w:style w:type="paragraph" w:styleId="Heading9">
    <w:name w:val="heading 9"/>
    <w:basedOn w:val="Normal"/>
    <w:next w:val="Normal"/>
    <w:link w:val="Heading9Char"/>
    <w:uiPriority w:val="9"/>
    <w:unhideWhenUsed w:val="1"/>
    <w:qFormat w:val="1"/>
    <w:rsid w:val="00D23963"/>
    <w:pPr>
      <w:numPr>
        <w:ilvl w:val="8"/>
        <w:numId w:val="3"/>
      </w:numPr>
      <w:spacing w:after="0" w:before="200" w:line="264" w:lineRule="auto"/>
      <w:outlineLvl w:val="8"/>
    </w:pPr>
    <w:rPr>
      <w:rFonts w:asciiTheme="majorHAnsi" w:cstheme="majorBidi" w:eastAsiaTheme="majorEastAsia" w:hAnsiTheme="majorHAnsi"/>
      <w:i w:val="1"/>
      <w:iCs w:val="1"/>
      <w:caps w:val="1"/>
      <w:spacing w:val="10"/>
      <w:szCs w:val="18"/>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B0DBB"/>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link w:val="ListParagraphChar"/>
    <w:uiPriority w:val="34"/>
    <w:qFormat w:val="1"/>
    <w:rsid w:val="00CB0DBB"/>
    <w:pPr>
      <w:ind w:left="720"/>
      <w:contextualSpacing w:val="1"/>
    </w:pPr>
  </w:style>
  <w:style w:type="table" w:styleId="TableGrid">
    <w:name w:val="Table Grid"/>
    <w:basedOn w:val="TableNormal"/>
    <w:rsid w:val="00CB0DB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1" w:customStyle="1">
    <w:name w:val="Grid Table 4 - Accent 11"/>
    <w:basedOn w:val="TableNormal"/>
    <w:uiPriority w:val="49"/>
    <w:rsid w:val="00CB0DBB"/>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2Char" w:customStyle="1">
    <w:name w:val="Heading 2 Char"/>
    <w:basedOn w:val="DefaultParagraphFont"/>
    <w:link w:val="Heading2"/>
    <w:uiPriority w:val="9"/>
    <w:rsid w:val="00D23963"/>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D23963"/>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D23963"/>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D23963"/>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rsid w:val="00D23963"/>
    <w:rPr>
      <w:rFonts w:asciiTheme="majorHAnsi" w:cstheme="majorBidi" w:eastAsiaTheme="majorEastAsia" w:hAnsiTheme="majorHAnsi"/>
      <w:color w:val="323e4f" w:themeColor="text2" w:themeShade="0000BF"/>
      <w:spacing w:val="10"/>
      <w:lang w:eastAsia="ja-JP"/>
    </w:rPr>
  </w:style>
  <w:style w:type="character" w:styleId="Heading7Char" w:customStyle="1">
    <w:name w:val="Heading 7 Char"/>
    <w:basedOn w:val="DefaultParagraphFont"/>
    <w:link w:val="Heading7"/>
    <w:uiPriority w:val="9"/>
    <w:rsid w:val="00D23963"/>
    <w:rPr>
      <w:rFonts w:asciiTheme="majorHAnsi" w:cstheme="majorBidi" w:eastAsiaTheme="majorEastAsia" w:hAnsiTheme="majorHAnsi"/>
      <w:caps w:val="1"/>
      <w:color w:val="323e4f" w:themeColor="text2" w:themeShade="0000BF"/>
      <w:spacing w:val="10"/>
      <w:lang w:eastAsia="ja-JP"/>
    </w:rPr>
  </w:style>
  <w:style w:type="character" w:styleId="Heading8Char" w:customStyle="1">
    <w:name w:val="Heading 8 Char"/>
    <w:basedOn w:val="DefaultParagraphFont"/>
    <w:link w:val="Heading8"/>
    <w:uiPriority w:val="9"/>
    <w:rsid w:val="00D23963"/>
    <w:rPr>
      <w:rFonts w:asciiTheme="majorHAnsi" w:cstheme="majorBidi" w:eastAsiaTheme="majorEastAsia" w:hAnsiTheme="majorHAnsi"/>
      <w:caps w:val="1"/>
      <w:spacing w:val="10"/>
      <w:szCs w:val="18"/>
      <w:lang w:eastAsia="ja-JP"/>
    </w:rPr>
  </w:style>
  <w:style w:type="character" w:styleId="Heading9Char" w:customStyle="1">
    <w:name w:val="Heading 9 Char"/>
    <w:basedOn w:val="DefaultParagraphFont"/>
    <w:link w:val="Heading9"/>
    <w:uiPriority w:val="9"/>
    <w:rsid w:val="00D23963"/>
    <w:rPr>
      <w:rFonts w:asciiTheme="majorHAnsi" w:cstheme="majorBidi" w:eastAsiaTheme="majorEastAsia" w:hAnsiTheme="majorHAnsi"/>
      <w:i w:val="1"/>
      <w:iCs w:val="1"/>
      <w:caps w:val="1"/>
      <w:spacing w:val="10"/>
      <w:szCs w:val="18"/>
      <w:lang w:eastAsia="ja-JP"/>
    </w:rPr>
  </w:style>
  <w:style w:type="paragraph" w:styleId="Title">
    <w:name w:val="Title"/>
    <w:basedOn w:val="Normal"/>
    <w:link w:val="TitleChar"/>
    <w:uiPriority w:val="1"/>
    <w:qFormat w:val="1"/>
    <w:rsid w:val="00D23963"/>
    <w:pPr>
      <w:spacing w:after="0" w:line="264" w:lineRule="auto"/>
    </w:pPr>
    <w:rPr>
      <w:rFonts w:asciiTheme="majorHAnsi" w:cstheme="majorBidi" w:eastAsiaTheme="majorEastAsia" w:hAnsiTheme="majorHAnsi"/>
      <w:caps w:val="1"/>
      <w:color w:val="323e4f" w:themeColor="text2" w:themeShade="0000BF"/>
      <w:spacing w:val="10"/>
      <w:sz w:val="52"/>
      <w:szCs w:val="52"/>
      <w:lang w:eastAsia="ja-JP"/>
    </w:rPr>
  </w:style>
  <w:style w:type="character" w:styleId="TitleChar" w:customStyle="1">
    <w:name w:val="Title Char"/>
    <w:basedOn w:val="DefaultParagraphFont"/>
    <w:link w:val="Title"/>
    <w:uiPriority w:val="1"/>
    <w:rsid w:val="00D23963"/>
    <w:rPr>
      <w:rFonts w:asciiTheme="majorHAnsi" w:cstheme="majorBidi" w:eastAsiaTheme="majorEastAsia" w:hAnsiTheme="majorHAnsi"/>
      <w:caps w:val="1"/>
      <w:color w:val="323e4f" w:themeColor="text2" w:themeShade="0000BF"/>
      <w:spacing w:val="10"/>
      <w:sz w:val="52"/>
      <w:szCs w:val="52"/>
      <w:lang w:eastAsia="ja-JP"/>
    </w:rPr>
  </w:style>
  <w:style w:type="paragraph" w:styleId="Subtitle">
    <w:name w:val="Subtitle"/>
    <w:basedOn w:val="Normal"/>
    <w:next w:val="Normal"/>
    <w:link w:val="SubtitleChar"/>
    <w:uiPriority w:val="11"/>
    <w:unhideWhenUsed w:val="1"/>
    <w:qFormat w:val="1"/>
    <w:rsid w:val="00D23963"/>
    <w:pPr>
      <w:numPr>
        <w:ilvl w:val="1"/>
      </w:numPr>
      <w:spacing w:before="120" w:line="264" w:lineRule="auto"/>
    </w:pPr>
    <w:rPr>
      <w:rFonts w:eastAsiaTheme="minorEastAsia"/>
      <w:color w:val="191919" w:themeColor="text1" w:themeTint="0000E6"/>
      <w:lang w:eastAsia="ja-JP"/>
    </w:rPr>
  </w:style>
  <w:style w:type="character" w:styleId="SubtitleChar" w:customStyle="1">
    <w:name w:val="Subtitle Char"/>
    <w:basedOn w:val="DefaultParagraphFont"/>
    <w:link w:val="Subtitle"/>
    <w:uiPriority w:val="11"/>
    <w:rsid w:val="00D23963"/>
    <w:rPr>
      <w:rFonts w:eastAsiaTheme="minorEastAsia"/>
      <w:color w:val="191919" w:themeColor="text1" w:themeTint="0000E6"/>
      <w:lang w:eastAsia="ja-JP"/>
    </w:rPr>
  </w:style>
  <w:style w:type="character" w:styleId="IntenseEmphasis">
    <w:name w:val="Intense Emphasis"/>
    <w:basedOn w:val="DefaultParagraphFont"/>
    <w:uiPriority w:val="21"/>
    <w:unhideWhenUsed w:val="1"/>
    <w:qFormat w:val="1"/>
    <w:rsid w:val="00D23963"/>
    <w:rPr>
      <w:i w:val="1"/>
      <w:iCs w:val="1"/>
      <w:color w:val="1f3864" w:themeColor="accent1" w:themeShade="000080"/>
    </w:rPr>
  </w:style>
  <w:style w:type="paragraph" w:styleId="IntenseQuote">
    <w:name w:val="Intense Quote"/>
    <w:basedOn w:val="Normal"/>
    <w:next w:val="Normal"/>
    <w:link w:val="IntenseQuoteChar"/>
    <w:uiPriority w:val="30"/>
    <w:unhideWhenUsed w:val="1"/>
    <w:qFormat w:val="1"/>
    <w:rsid w:val="00D23963"/>
    <w:pPr>
      <w:pBdr>
        <w:top w:color="1f3864" w:space="10" w:sz="4" w:themeColor="accent1" w:themeShade="000080" w:val="single"/>
        <w:bottom w:color="1f3864" w:space="10" w:sz="4" w:themeColor="accent1" w:themeShade="000080" w:val="single"/>
      </w:pBdr>
      <w:spacing w:after="360" w:before="360" w:line="264" w:lineRule="auto"/>
      <w:ind w:left="864" w:right="864"/>
      <w:jc w:val="center"/>
    </w:pPr>
    <w:rPr>
      <w:rFonts w:eastAsiaTheme="minorEastAsia"/>
      <w:i w:val="1"/>
      <w:iCs w:val="1"/>
      <w:color w:val="1f3864" w:themeColor="accent1" w:themeShade="000080"/>
      <w:lang w:eastAsia="ja-JP"/>
    </w:rPr>
  </w:style>
  <w:style w:type="character" w:styleId="IntenseQuoteChar" w:customStyle="1">
    <w:name w:val="Intense Quote Char"/>
    <w:basedOn w:val="DefaultParagraphFont"/>
    <w:link w:val="IntenseQuote"/>
    <w:uiPriority w:val="30"/>
    <w:rsid w:val="00D23963"/>
    <w:rPr>
      <w:rFonts w:eastAsiaTheme="minorEastAsia"/>
      <w:i w:val="1"/>
      <w:iCs w:val="1"/>
      <w:color w:val="1f3864" w:themeColor="accent1" w:themeShade="000080"/>
      <w:lang w:eastAsia="ja-JP"/>
    </w:rPr>
  </w:style>
  <w:style w:type="character" w:styleId="IntenseReference">
    <w:name w:val="Intense Reference"/>
    <w:basedOn w:val="DefaultParagraphFont"/>
    <w:uiPriority w:val="32"/>
    <w:unhideWhenUsed w:val="1"/>
    <w:qFormat w:val="1"/>
    <w:rsid w:val="00D23963"/>
    <w:rPr>
      <w:b w:val="1"/>
      <w:bCs w:val="1"/>
      <w:caps w:val="0"/>
      <w:smallCaps w:val="1"/>
      <w:color w:val="1f3864" w:themeColor="accent1" w:themeShade="000080"/>
      <w:spacing w:val="5"/>
    </w:rPr>
  </w:style>
  <w:style w:type="paragraph" w:styleId="Caption">
    <w:name w:val="caption"/>
    <w:basedOn w:val="Normal"/>
    <w:next w:val="Normal"/>
    <w:link w:val="CaptionChar"/>
    <w:unhideWhenUsed w:val="1"/>
    <w:qFormat w:val="1"/>
    <w:rsid w:val="00D23963"/>
    <w:pPr>
      <w:spacing w:after="200" w:before="120" w:line="264" w:lineRule="auto"/>
    </w:pPr>
    <w:rPr>
      <w:rFonts w:eastAsiaTheme="minorEastAsia"/>
      <w:b w:val="1"/>
      <w:bCs w:val="1"/>
      <w:color w:val="323e4f" w:themeColor="text2" w:themeShade="0000BF"/>
      <w:szCs w:val="16"/>
      <w:lang w:eastAsia="ja-JP"/>
    </w:rPr>
  </w:style>
  <w:style w:type="paragraph" w:styleId="TOCHeading">
    <w:name w:val="TOC Heading"/>
    <w:basedOn w:val="Heading1"/>
    <w:next w:val="Normal"/>
    <w:uiPriority w:val="39"/>
    <w:unhideWhenUsed w:val="1"/>
    <w:qFormat w:val="1"/>
    <w:rsid w:val="00D23963"/>
    <w:pPr>
      <w:keepNext w:val="0"/>
      <w:keepLines w:val="0"/>
      <w:spacing w:before="120" w:line="264" w:lineRule="auto"/>
      <w:outlineLvl w:val="9"/>
    </w:pPr>
    <w:rPr>
      <w:b w:val="1"/>
      <w:color w:val="0070c0"/>
      <w:spacing w:val="15"/>
      <w:szCs w:val="28"/>
      <w:lang w:eastAsia="ja-JP"/>
    </w:rPr>
  </w:style>
  <w:style w:type="paragraph" w:styleId="BalloonText">
    <w:name w:val="Balloon Text"/>
    <w:basedOn w:val="Normal"/>
    <w:link w:val="BalloonTextChar"/>
    <w:semiHidden w:val="1"/>
    <w:unhideWhenUsed w:val="1"/>
    <w:rsid w:val="00D23963"/>
    <w:pPr>
      <w:spacing w:after="0" w:line="240" w:lineRule="auto"/>
    </w:pPr>
    <w:rPr>
      <w:rFonts w:ascii="Segoe UI" w:cs="Segoe UI" w:hAnsi="Segoe UI" w:eastAsiaTheme="minorEastAsia"/>
      <w:szCs w:val="18"/>
      <w:lang w:eastAsia="ja-JP"/>
    </w:rPr>
  </w:style>
  <w:style w:type="character" w:styleId="BalloonTextChar" w:customStyle="1">
    <w:name w:val="Balloon Text Char"/>
    <w:basedOn w:val="DefaultParagraphFont"/>
    <w:link w:val="BalloonText"/>
    <w:semiHidden w:val="1"/>
    <w:rsid w:val="00D23963"/>
    <w:rPr>
      <w:rFonts w:ascii="Segoe UI" w:cs="Segoe UI" w:hAnsi="Segoe UI" w:eastAsiaTheme="minorEastAsia"/>
      <w:szCs w:val="18"/>
      <w:lang w:eastAsia="ja-JP"/>
    </w:rPr>
  </w:style>
  <w:style w:type="paragraph" w:styleId="BodyText3">
    <w:name w:val="Body Text 3"/>
    <w:basedOn w:val="Normal"/>
    <w:link w:val="BodyText3Char"/>
    <w:uiPriority w:val="99"/>
    <w:semiHidden w:val="1"/>
    <w:unhideWhenUsed w:val="1"/>
    <w:rsid w:val="00D23963"/>
    <w:pPr>
      <w:spacing w:after="120" w:before="120" w:line="264" w:lineRule="auto"/>
    </w:pPr>
    <w:rPr>
      <w:rFonts w:eastAsiaTheme="minorEastAsia"/>
      <w:szCs w:val="16"/>
      <w:lang w:eastAsia="ja-JP"/>
    </w:rPr>
  </w:style>
  <w:style w:type="character" w:styleId="BodyText3Char" w:customStyle="1">
    <w:name w:val="Body Text 3 Char"/>
    <w:basedOn w:val="DefaultParagraphFont"/>
    <w:link w:val="BodyText3"/>
    <w:uiPriority w:val="99"/>
    <w:semiHidden w:val="1"/>
    <w:rsid w:val="00D23963"/>
    <w:rPr>
      <w:rFonts w:eastAsiaTheme="minorEastAsia"/>
      <w:szCs w:val="16"/>
      <w:lang w:eastAsia="ja-JP"/>
    </w:rPr>
  </w:style>
  <w:style w:type="paragraph" w:styleId="BodyTextIndent3">
    <w:name w:val="Body Text Indent 3"/>
    <w:basedOn w:val="Normal"/>
    <w:link w:val="BodyTextIndent3Char"/>
    <w:uiPriority w:val="99"/>
    <w:semiHidden w:val="1"/>
    <w:unhideWhenUsed w:val="1"/>
    <w:rsid w:val="00D23963"/>
    <w:pPr>
      <w:spacing w:after="120" w:before="120" w:line="264" w:lineRule="auto"/>
      <w:ind w:left="360"/>
    </w:pPr>
    <w:rPr>
      <w:rFonts w:eastAsiaTheme="minorEastAsia"/>
      <w:szCs w:val="16"/>
      <w:lang w:eastAsia="ja-JP"/>
    </w:rPr>
  </w:style>
  <w:style w:type="character" w:styleId="BodyTextIndent3Char" w:customStyle="1">
    <w:name w:val="Body Text Indent 3 Char"/>
    <w:basedOn w:val="DefaultParagraphFont"/>
    <w:link w:val="BodyTextIndent3"/>
    <w:uiPriority w:val="99"/>
    <w:semiHidden w:val="1"/>
    <w:rsid w:val="00D23963"/>
    <w:rPr>
      <w:rFonts w:eastAsiaTheme="minorEastAsia"/>
      <w:szCs w:val="16"/>
      <w:lang w:eastAsia="ja-JP"/>
    </w:rPr>
  </w:style>
  <w:style w:type="character" w:styleId="CommentReference">
    <w:name w:val="annotation reference"/>
    <w:basedOn w:val="DefaultParagraphFont"/>
    <w:semiHidden w:val="1"/>
    <w:unhideWhenUsed w:val="1"/>
    <w:rsid w:val="00D23963"/>
    <w:rPr>
      <w:sz w:val="22"/>
      <w:szCs w:val="16"/>
    </w:rPr>
  </w:style>
  <w:style w:type="paragraph" w:styleId="CommentText">
    <w:name w:val="annotation text"/>
    <w:basedOn w:val="Normal"/>
    <w:link w:val="CommentTextChar"/>
    <w:semiHidden w:val="1"/>
    <w:unhideWhenUsed w:val="1"/>
    <w:rsid w:val="00D23963"/>
    <w:pPr>
      <w:spacing w:after="200" w:before="120" w:line="240" w:lineRule="auto"/>
    </w:pPr>
    <w:rPr>
      <w:rFonts w:eastAsiaTheme="minorEastAsia"/>
      <w:szCs w:val="20"/>
      <w:lang w:eastAsia="ja-JP"/>
    </w:rPr>
  </w:style>
  <w:style w:type="character" w:styleId="CommentTextChar" w:customStyle="1">
    <w:name w:val="Comment Text Char"/>
    <w:basedOn w:val="DefaultParagraphFont"/>
    <w:link w:val="CommentText"/>
    <w:semiHidden w:val="1"/>
    <w:rsid w:val="00D23963"/>
    <w:rPr>
      <w:rFonts w:eastAsiaTheme="minorEastAsia"/>
      <w:szCs w:val="20"/>
      <w:lang w:eastAsia="ja-JP"/>
    </w:rPr>
  </w:style>
  <w:style w:type="paragraph" w:styleId="CommentSubject">
    <w:name w:val="annotation subject"/>
    <w:basedOn w:val="CommentText"/>
    <w:next w:val="CommentText"/>
    <w:link w:val="CommentSubjectChar"/>
    <w:semiHidden w:val="1"/>
    <w:unhideWhenUsed w:val="1"/>
    <w:rsid w:val="00D23963"/>
    <w:rPr>
      <w:b w:val="1"/>
      <w:bCs w:val="1"/>
    </w:rPr>
  </w:style>
  <w:style w:type="character" w:styleId="CommentSubjectChar" w:customStyle="1">
    <w:name w:val="Comment Subject Char"/>
    <w:basedOn w:val="CommentTextChar"/>
    <w:link w:val="CommentSubject"/>
    <w:semiHidden w:val="1"/>
    <w:rsid w:val="00D23963"/>
    <w:rPr>
      <w:rFonts w:eastAsiaTheme="minorEastAsia"/>
      <w:b w:val="1"/>
      <w:bCs w:val="1"/>
      <w:szCs w:val="20"/>
      <w:lang w:eastAsia="ja-JP"/>
    </w:rPr>
  </w:style>
  <w:style w:type="paragraph" w:styleId="DocumentMap">
    <w:name w:val="Document Map"/>
    <w:basedOn w:val="Normal"/>
    <w:link w:val="DocumentMapChar"/>
    <w:uiPriority w:val="99"/>
    <w:semiHidden w:val="1"/>
    <w:unhideWhenUsed w:val="1"/>
    <w:rsid w:val="00D23963"/>
    <w:pPr>
      <w:spacing w:after="0" w:line="240" w:lineRule="auto"/>
    </w:pPr>
    <w:rPr>
      <w:rFonts w:ascii="Segoe UI" w:cs="Segoe UI" w:hAnsi="Segoe UI" w:eastAsiaTheme="minorEastAsia"/>
      <w:szCs w:val="16"/>
      <w:lang w:eastAsia="ja-JP"/>
    </w:rPr>
  </w:style>
  <w:style w:type="character" w:styleId="DocumentMapChar" w:customStyle="1">
    <w:name w:val="Document Map Char"/>
    <w:basedOn w:val="DefaultParagraphFont"/>
    <w:link w:val="DocumentMap"/>
    <w:uiPriority w:val="99"/>
    <w:semiHidden w:val="1"/>
    <w:rsid w:val="00D23963"/>
    <w:rPr>
      <w:rFonts w:ascii="Segoe UI" w:cs="Segoe UI" w:hAnsi="Segoe UI" w:eastAsiaTheme="minorEastAsia"/>
      <w:szCs w:val="16"/>
      <w:lang w:eastAsia="ja-JP"/>
    </w:rPr>
  </w:style>
  <w:style w:type="paragraph" w:styleId="EndnoteText">
    <w:name w:val="endnote text"/>
    <w:basedOn w:val="Normal"/>
    <w:link w:val="EndnoteTextChar"/>
    <w:uiPriority w:val="99"/>
    <w:semiHidden w:val="1"/>
    <w:unhideWhenUsed w:val="1"/>
    <w:rsid w:val="00D23963"/>
    <w:pPr>
      <w:spacing w:after="0" w:line="240" w:lineRule="auto"/>
    </w:pPr>
    <w:rPr>
      <w:rFonts w:eastAsiaTheme="minorEastAsia"/>
      <w:szCs w:val="20"/>
      <w:lang w:eastAsia="ja-JP"/>
    </w:rPr>
  </w:style>
  <w:style w:type="character" w:styleId="EndnoteTextChar" w:customStyle="1">
    <w:name w:val="Endnote Text Char"/>
    <w:basedOn w:val="DefaultParagraphFont"/>
    <w:link w:val="EndnoteText"/>
    <w:uiPriority w:val="99"/>
    <w:semiHidden w:val="1"/>
    <w:rsid w:val="00D23963"/>
    <w:rPr>
      <w:rFonts w:eastAsiaTheme="minorEastAsia"/>
      <w:szCs w:val="20"/>
      <w:lang w:eastAsia="ja-JP"/>
    </w:rPr>
  </w:style>
  <w:style w:type="paragraph" w:styleId="EnvelopeReturn">
    <w:name w:val="envelope return"/>
    <w:basedOn w:val="Normal"/>
    <w:uiPriority w:val="99"/>
    <w:semiHidden w:val="1"/>
    <w:unhideWhenUsed w:val="1"/>
    <w:rsid w:val="00D23963"/>
    <w:pPr>
      <w:spacing w:after="0" w:line="240" w:lineRule="auto"/>
    </w:pPr>
    <w:rPr>
      <w:rFonts w:asciiTheme="majorHAnsi" w:cstheme="majorBidi" w:eastAsiaTheme="majorEastAsia" w:hAnsiTheme="majorHAnsi"/>
      <w:szCs w:val="20"/>
      <w:lang w:eastAsia="ja-JP"/>
    </w:rPr>
  </w:style>
  <w:style w:type="paragraph" w:styleId="FootnoteText">
    <w:name w:val="footnote text"/>
    <w:basedOn w:val="Normal"/>
    <w:link w:val="FootnoteTextChar"/>
    <w:semiHidden w:val="1"/>
    <w:unhideWhenUsed w:val="1"/>
    <w:rsid w:val="00D23963"/>
    <w:pPr>
      <w:spacing w:after="0" w:line="240" w:lineRule="auto"/>
    </w:pPr>
    <w:rPr>
      <w:rFonts w:eastAsiaTheme="minorEastAsia"/>
      <w:szCs w:val="20"/>
      <w:lang w:eastAsia="ja-JP"/>
    </w:rPr>
  </w:style>
  <w:style w:type="character" w:styleId="FootnoteTextChar" w:customStyle="1">
    <w:name w:val="Footnote Text Char"/>
    <w:basedOn w:val="DefaultParagraphFont"/>
    <w:link w:val="FootnoteText"/>
    <w:semiHidden w:val="1"/>
    <w:rsid w:val="00D23963"/>
    <w:rPr>
      <w:rFonts w:eastAsiaTheme="minorEastAsia"/>
      <w:szCs w:val="20"/>
      <w:lang w:eastAsia="ja-JP"/>
    </w:rPr>
  </w:style>
  <w:style w:type="character" w:styleId="HTMLCode">
    <w:name w:val="HTML Code"/>
    <w:basedOn w:val="DefaultParagraphFont"/>
    <w:uiPriority w:val="99"/>
    <w:semiHidden w:val="1"/>
    <w:unhideWhenUsed w:val="1"/>
    <w:rsid w:val="00D23963"/>
    <w:rPr>
      <w:rFonts w:ascii="Consolas" w:hAnsi="Consolas"/>
      <w:sz w:val="22"/>
      <w:szCs w:val="20"/>
    </w:rPr>
  </w:style>
  <w:style w:type="character" w:styleId="HTMLKeyboard">
    <w:name w:val="HTML Keyboard"/>
    <w:basedOn w:val="DefaultParagraphFont"/>
    <w:uiPriority w:val="99"/>
    <w:semiHidden w:val="1"/>
    <w:unhideWhenUsed w:val="1"/>
    <w:rsid w:val="00D23963"/>
    <w:rPr>
      <w:rFonts w:ascii="Consolas" w:hAnsi="Consolas"/>
      <w:sz w:val="22"/>
      <w:szCs w:val="20"/>
    </w:rPr>
  </w:style>
  <w:style w:type="paragraph" w:styleId="HTMLPreformatted">
    <w:name w:val="HTML Preformatted"/>
    <w:basedOn w:val="Normal"/>
    <w:link w:val="HTMLPreformattedChar"/>
    <w:uiPriority w:val="99"/>
    <w:unhideWhenUsed w:val="1"/>
    <w:rsid w:val="00D23963"/>
    <w:pPr>
      <w:spacing w:after="0" w:line="240" w:lineRule="auto"/>
    </w:pPr>
    <w:rPr>
      <w:rFonts w:ascii="Consolas" w:hAnsi="Consolas" w:eastAsiaTheme="minorEastAsia"/>
      <w:szCs w:val="20"/>
      <w:lang w:eastAsia="ja-JP"/>
    </w:rPr>
  </w:style>
  <w:style w:type="character" w:styleId="HTMLPreformattedChar" w:customStyle="1">
    <w:name w:val="HTML Preformatted Char"/>
    <w:basedOn w:val="DefaultParagraphFont"/>
    <w:link w:val="HTMLPreformatted"/>
    <w:uiPriority w:val="99"/>
    <w:rsid w:val="00D23963"/>
    <w:rPr>
      <w:rFonts w:ascii="Consolas" w:hAnsi="Consolas" w:eastAsiaTheme="minorEastAsia"/>
      <w:szCs w:val="20"/>
      <w:lang w:eastAsia="ja-JP"/>
    </w:rPr>
  </w:style>
  <w:style w:type="character" w:styleId="HTMLTypewriter">
    <w:name w:val="HTML Typewriter"/>
    <w:basedOn w:val="DefaultParagraphFont"/>
    <w:uiPriority w:val="99"/>
    <w:semiHidden w:val="1"/>
    <w:unhideWhenUsed w:val="1"/>
    <w:rsid w:val="00D23963"/>
    <w:rPr>
      <w:rFonts w:ascii="Consolas" w:hAnsi="Consolas"/>
      <w:sz w:val="22"/>
      <w:szCs w:val="20"/>
    </w:rPr>
  </w:style>
  <w:style w:type="paragraph" w:styleId="MacroText">
    <w:name w:val="macro"/>
    <w:link w:val="MacroTextChar"/>
    <w:uiPriority w:val="99"/>
    <w:semiHidden w:val="1"/>
    <w:unhideWhenUsed w:val="1"/>
    <w:rsid w:val="00D23963"/>
    <w:pPr>
      <w:tabs>
        <w:tab w:val="left" w:pos="480"/>
        <w:tab w:val="left" w:pos="960"/>
        <w:tab w:val="left" w:pos="1440"/>
        <w:tab w:val="left" w:pos="1920"/>
        <w:tab w:val="left" w:pos="2400"/>
        <w:tab w:val="left" w:pos="2880"/>
        <w:tab w:val="left" w:pos="3360"/>
        <w:tab w:val="left" w:pos="3840"/>
        <w:tab w:val="left" w:pos="4320"/>
      </w:tabs>
      <w:spacing w:after="0" w:before="120" w:line="264" w:lineRule="auto"/>
    </w:pPr>
    <w:rPr>
      <w:rFonts w:ascii="Consolas" w:hAnsi="Consolas" w:eastAsiaTheme="minorEastAsia"/>
      <w:szCs w:val="20"/>
      <w:lang w:eastAsia="ja-JP"/>
    </w:rPr>
  </w:style>
  <w:style w:type="character" w:styleId="MacroTextChar" w:customStyle="1">
    <w:name w:val="Macro Text Char"/>
    <w:basedOn w:val="DefaultParagraphFont"/>
    <w:link w:val="MacroText"/>
    <w:uiPriority w:val="99"/>
    <w:semiHidden w:val="1"/>
    <w:rsid w:val="00D23963"/>
    <w:rPr>
      <w:rFonts w:ascii="Consolas" w:hAnsi="Consolas" w:eastAsiaTheme="minorEastAsia"/>
      <w:szCs w:val="20"/>
      <w:lang w:eastAsia="ja-JP"/>
    </w:rPr>
  </w:style>
  <w:style w:type="paragraph" w:styleId="PlainText">
    <w:name w:val="Plain Text"/>
    <w:basedOn w:val="Normal"/>
    <w:link w:val="PlainTextChar"/>
    <w:unhideWhenUsed w:val="1"/>
    <w:rsid w:val="00D23963"/>
    <w:pPr>
      <w:spacing w:after="0" w:line="240" w:lineRule="auto"/>
    </w:pPr>
    <w:rPr>
      <w:rFonts w:ascii="Consolas" w:hAnsi="Consolas" w:eastAsiaTheme="minorEastAsia"/>
      <w:szCs w:val="21"/>
      <w:lang w:eastAsia="ja-JP"/>
    </w:rPr>
  </w:style>
  <w:style w:type="character" w:styleId="PlainTextChar" w:customStyle="1">
    <w:name w:val="Plain Text Char"/>
    <w:basedOn w:val="DefaultParagraphFont"/>
    <w:link w:val="PlainText"/>
    <w:rsid w:val="00D23963"/>
    <w:rPr>
      <w:rFonts w:ascii="Consolas" w:hAnsi="Consolas" w:eastAsiaTheme="minorEastAsia"/>
      <w:szCs w:val="21"/>
      <w:lang w:eastAsia="ja-JP"/>
    </w:rPr>
  </w:style>
  <w:style w:type="paragraph" w:styleId="BlockText">
    <w:name w:val="Block Text"/>
    <w:basedOn w:val="Normal"/>
    <w:unhideWhenUsed w:val="1"/>
    <w:rsid w:val="00D23963"/>
    <w:pPr>
      <w:pBdr>
        <w:top w:color="1f3864" w:shadow="1" w:space="10" w:sz="2" w:themeColor="accent1" w:themeShade="000080" w:val="single"/>
        <w:left w:color="1f3864" w:shadow="1" w:space="10" w:sz="2" w:themeColor="accent1" w:themeShade="000080" w:val="single"/>
        <w:bottom w:color="1f3864" w:shadow="1" w:space="10" w:sz="2" w:themeColor="accent1" w:themeShade="000080" w:val="single"/>
        <w:right w:color="1f3864" w:shadow="1" w:space="10" w:sz="2" w:themeColor="accent1" w:themeShade="000080" w:val="single"/>
      </w:pBdr>
      <w:spacing w:after="200" w:before="120" w:line="264" w:lineRule="auto"/>
      <w:ind w:left="1152" w:right="1152"/>
    </w:pPr>
    <w:rPr>
      <w:rFonts w:eastAsiaTheme="minorEastAsia"/>
      <w:i w:val="1"/>
      <w:iCs w:val="1"/>
      <w:color w:val="1f3864" w:themeColor="accent1" w:themeShade="000080"/>
      <w:lang w:eastAsia="ja-JP"/>
    </w:rPr>
  </w:style>
  <w:style w:type="character" w:styleId="PlaceholderText">
    <w:name w:val="Placeholder Text"/>
    <w:basedOn w:val="DefaultParagraphFont"/>
    <w:uiPriority w:val="99"/>
    <w:semiHidden w:val="1"/>
    <w:rsid w:val="00D23963"/>
    <w:rPr>
      <w:color w:val="3b3838" w:themeColor="background2" w:themeShade="000040"/>
    </w:rPr>
  </w:style>
  <w:style w:type="paragraph" w:styleId="Header">
    <w:name w:val="header"/>
    <w:aliases w:val="Header 1"/>
    <w:basedOn w:val="Normal"/>
    <w:link w:val="HeaderChar"/>
    <w:uiPriority w:val="99"/>
    <w:unhideWhenUsed w:val="1"/>
    <w:rsid w:val="00D23963"/>
    <w:pPr>
      <w:spacing w:after="0" w:line="240" w:lineRule="auto"/>
    </w:pPr>
    <w:rPr>
      <w:rFonts w:eastAsiaTheme="minorEastAsia"/>
      <w:lang w:eastAsia="ja-JP"/>
    </w:rPr>
  </w:style>
  <w:style w:type="character" w:styleId="HeaderChar" w:customStyle="1">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val="1"/>
    <w:rsid w:val="00D23963"/>
    <w:pPr>
      <w:spacing w:after="0" w:line="240" w:lineRule="auto"/>
    </w:pPr>
    <w:rPr>
      <w:rFonts w:eastAsiaTheme="minorEastAsia"/>
      <w:lang w:eastAsia="ja-JP"/>
    </w:rPr>
  </w:style>
  <w:style w:type="character" w:styleId="FooterChar" w:customStyle="1">
    <w:name w:val="Footer Char"/>
    <w:basedOn w:val="DefaultParagraphFont"/>
    <w:link w:val="Footer"/>
    <w:uiPriority w:val="99"/>
    <w:rsid w:val="00D23963"/>
    <w:rPr>
      <w:rFonts w:eastAsiaTheme="minorEastAsia"/>
      <w:lang w:eastAsia="ja-JP"/>
    </w:rPr>
  </w:style>
  <w:style w:type="character" w:styleId="apple-converted-space" w:customStyle="1">
    <w:name w:val="apple-converted-space"/>
    <w:basedOn w:val="DefaultParagraphFont"/>
    <w:rsid w:val="00D23963"/>
  </w:style>
  <w:style w:type="paragraph" w:styleId="NormalWeb">
    <w:name w:val="Normal (Web)"/>
    <w:basedOn w:val="Normal"/>
    <w:uiPriority w:val="99"/>
    <w:unhideWhenUsed w:val="1"/>
    <w:rsid w:val="00D23963"/>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styleId="Header1" w:customStyle="1">
    <w:name w:val="Header1"/>
    <w:uiPriority w:val="99"/>
    <w:qFormat w:val="1"/>
    <w:rsid w:val="00D23963"/>
    <w:pPr>
      <w:tabs>
        <w:tab w:val="right" w:pos="9360"/>
      </w:tabs>
      <w:spacing w:after="200" w:before="200" w:line="276" w:lineRule="auto"/>
    </w:pPr>
    <w:rPr>
      <w:rFonts w:ascii="Calibri" w:hAnsi="Calibri" w:eastAsiaTheme="minorEastAsia"/>
      <w:sz w:val="18"/>
      <w:szCs w:val="18"/>
    </w:rPr>
  </w:style>
  <w:style w:type="paragraph" w:styleId="BAHOfficeAddressBAH" w:customStyle="1">
    <w:name w:val="BAH Office Address BAH"/>
    <w:rsid w:val="00D23963"/>
    <w:pPr>
      <w:spacing w:after="200" w:before="200" w:line="276" w:lineRule="auto"/>
    </w:pPr>
    <w:rPr>
      <w:rFonts w:ascii="Arial Narrow" w:cs="Arial" w:hAnsi="Arial Narrow" w:eastAsiaTheme="minorEastAsia"/>
      <w:color w:val="ffffff"/>
      <w:sz w:val="16"/>
      <w:szCs w:val="20"/>
    </w:rPr>
  </w:style>
  <w:style w:type="paragraph" w:styleId="BAHOfficeAddressLastBAH" w:customStyle="1">
    <w:name w:val="BAH Office Address Last BAH"/>
    <w:next w:val="BAHURLBAH"/>
    <w:rsid w:val="00D23963"/>
    <w:pPr>
      <w:spacing w:after="120" w:before="200" w:line="276" w:lineRule="auto"/>
    </w:pPr>
    <w:rPr>
      <w:rFonts w:ascii="Arial Narrow" w:hAnsi="Arial Narrow" w:eastAsiaTheme="minorEastAsia"/>
      <w:color w:val="ffffff"/>
      <w:sz w:val="16"/>
      <w:szCs w:val="20"/>
    </w:rPr>
  </w:style>
  <w:style w:type="paragraph" w:styleId="BAHURLBAH" w:customStyle="1">
    <w:name w:val="BAH URL BAH"/>
    <w:next w:val="BAHOfficeAddressBAH"/>
    <w:rsid w:val="00D23963"/>
    <w:pPr>
      <w:spacing w:after="200" w:before="200" w:line="276" w:lineRule="auto"/>
    </w:pPr>
    <w:rPr>
      <w:rFonts w:ascii="Arial Narrow" w:hAnsi="Arial Narrow" w:eastAsiaTheme="minorEastAsia"/>
      <w:b w:val="1"/>
      <w:bCs w:val="1"/>
      <w:color w:val="ffffff"/>
      <w:sz w:val="16"/>
      <w:szCs w:val="20"/>
    </w:rPr>
  </w:style>
  <w:style w:type="table" w:styleId="MediumGrid3-Accent1">
    <w:name w:val="Medium Grid 3 Accent 1"/>
    <w:basedOn w:val="TableNormal"/>
    <w:uiPriority w:val="69"/>
    <w:rsid w:val="00D23963"/>
    <w:pPr>
      <w:spacing w:after="200" w:before="200" w:line="276"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0dbf0"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472c4"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472c4"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472c4"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472c4"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1b8e1"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1b8e1" w:themeFill="accent1" w:themeFillTint="00007F" w:val="clear"/>
      </w:tcPr>
    </w:tblStylePr>
  </w:style>
  <w:style w:type="paragraph" w:styleId="NormalArial11" w:customStyle="1">
    <w:name w:val="Normal Arial 11"/>
    <w:basedOn w:val="Normal"/>
    <w:link w:val="NormalArial11Char"/>
    <w:qFormat w:val="1"/>
    <w:rsid w:val="00D23963"/>
    <w:pPr>
      <w:spacing w:after="200" w:before="200" w:line="276" w:lineRule="auto"/>
      <w:jc w:val="both"/>
    </w:pPr>
    <w:rPr>
      <w:rFonts w:ascii="Arial" w:cs="Arial" w:hAnsi="Arial" w:eastAsiaTheme="minorEastAsia"/>
    </w:rPr>
  </w:style>
  <w:style w:type="character" w:styleId="NormalArial11Char" w:customStyle="1">
    <w:name w:val="Normal Arial 11 Char"/>
    <w:basedOn w:val="DefaultParagraphFont"/>
    <w:link w:val="NormalArial11"/>
    <w:rsid w:val="00D23963"/>
    <w:rPr>
      <w:rFonts w:ascii="Arial" w:cs="Arial" w:hAnsi="Arial" w:eastAsiaTheme="minorEastAsia"/>
    </w:rPr>
  </w:style>
  <w:style w:type="numbering" w:styleId="BAHHeadings" w:customStyle="1">
    <w:name w:val="BAH Headings"/>
    <w:uiPriority w:val="99"/>
    <w:rsid w:val="00D23963"/>
    <w:pPr>
      <w:numPr>
        <w:numId w:val="2"/>
      </w:numPr>
    </w:pPr>
  </w:style>
  <w:style w:type="paragraph" w:styleId="TOC1">
    <w:name w:val="toc 1"/>
    <w:basedOn w:val="Normal"/>
    <w:next w:val="Normal"/>
    <w:autoRedefine w:val="1"/>
    <w:uiPriority w:val="39"/>
    <w:unhideWhenUsed w:val="1"/>
    <w:rsid w:val="00D23963"/>
    <w:pPr>
      <w:spacing w:after="100" w:before="120" w:line="264" w:lineRule="auto"/>
    </w:pPr>
    <w:rPr>
      <w:rFonts w:eastAsiaTheme="minorEastAsia"/>
      <w:lang w:eastAsia="ja-JP"/>
    </w:rPr>
  </w:style>
  <w:style w:type="paragraph" w:styleId="TOC2">
    <w:name w:val="toc 2"/>
    <w:basedOn w:val="Normal"/>
    <w:next w:val="Normal"/>
    <w:autoRedefine w:val="1"/>
    <w:uiPriority w:val="39"/>
    <w:unhideWhenUsed w:val="1"/>
    <w:rsid w:val="00D23963"/>
    <w:pPr>
      <w:spacing w:after="100" w:before="120" w:line="264" w:lineRule="auto"/>
      <w:ind w:left="220"/>
    </w:pPr>
    <w:rPr>
      <w:rFonts w:eastAsiaTheme="minorEastAsia"/>
      <w:lang w:eastAsia="ja-JP"/>
    </w:rPr>
  </w:style>
  <w:style w:type="paragraph" w:styleId="xnormalarial11" w:customStyle="1">
    <w:name w:val="x_normalarial11"/>
    <w:basedOn w:val="Normal"/>
    <w:rsid w:val="00D23963"/>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23963"/>
    <w:rPr>
      <w:b w:val="1"/>
      <w:bCs w:val="1"/>
    </w:rPr>
  </w:style>
  <w:style w:type="character" w:styleId="FollowedHyperlink">
    <w:name w:val="FollowedHyperlink"/>
    <w:basedOn w:val="DefaultParagraphFont"/>
    <w:unhideWhenUsed w:val="1"/>
    <w:rsid w:val="00D23963"/>
    <w:rPr>
      <w:color w:val="954f72" w:themeColor="followedHyperlink"/>
      <w:u w:val="single"/>
    </w:rPr>
  </w:style>
  <w:style w:type="character" w:styleId="FootnoteReference">
    <w:name w:val="footnote reference"/>
    <w:basedOn w:val="DefaultParagraphFont"/>
    <w:semiHidden w:val="1"/>
    <w:unhideWhenUsed w:val="1"/>
    <w:rsid w:val="00D23963"/>
    <w:rPr>
      <w:vertAlign w:val="superscript"/>
    </w:rPr>
  </w:style>
  <w:style w:type="paragraph" w:styleId="Default" w:customStyle="1">
    <w:name w:val="Default"/>
    <w:basedOn w:val="Normal"/>
    <w:rsid w:val="00D23963"/>
    <w:pPr>
      <w:autoSpaceDE w:val="0"/>
      <w:autoSpaceDN w:val="0"/>
      <w:spacing w:after="200" w:line="240" w:lineRule="auto"/>
    </w:pPr>
    <w:rPr>
      <w:rFonts w:ascii="Times New Roman" w:cs="Times New Roman" w:eastAsia="Times New Roman" w:hAnsi="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after="0" w:before="120" w:line="276" w:lineRule="auto"/>
    </w:pPr>
    <w:rPr>
      <w:rFonts w:ascii="Arial" w:hAnsi="Arial"/>
      <w:bCs w:val="1"/>
      <w:sz w:val="20"/>
    </w:rPr>
  </w:style>
  <w:style w:type="character" w:styleId="CaptionChar" w:customStyle="1">
    <w:name w:val="Caption Char"/>
    <w:link w:val="Caption"/>
    <w:rsid w:val="00D23963"/>
    <w:rPr>
      <w:rFonts w:eastAsiaTheme="minorEastAsia"/>
      <w:b w:val="1"/>
      <w:bCs w:val="1"/>
      <w:color w:val="323e4f" w:themeColor="text2" w:themeShade="0000BF"/>
      <w:szCs w:val="16"/>
      <w:lang w:eastAsia="ja-JP"/>
    </w:rPr>
  </w:style>
  <w:style w:type="paragraph" w:styleId="Bullet" w:customStyle="1">
    <w:name w:val="Bullet"/>
    <w:basedOn w:val="Normal"/>
    <w:rsid w:val="00D23963"/>
    <w:pPr>
      <w:numPr>
        <w:numId w:val="4"/>
      </w:numPr>
      <w:spacing w:after="120" w:before="120" w:line="276" w:lineRule="auto"/>
    </w:pPr>
    <w:rPr>
      <w:szCs w:val="20"/>
    </w:rPr>
  </w:style>
  <w:style w:type="character" w:styleId="ListParagraphChar" w:customStyle="1">
    <w:name w:val="List Paragraph Char"/>
    <w:link w:val="ListParagraph"/>
    <w:uiPriority w:val="34"/>
    <w:locked w:val="1"/>
    <w:rsid w:val="00D23963"/>
  </w:style>
  <w:style w:type="paragraph" w:styleId="TOC3">
    <w:name w:val="toc 3"/>
    <w:basedOn w:val="Normal"/>
    <w:next w:val="Normal"/>
    <w:autoRedefine w:val="1"/>
    <w:uiPriority w:val="39"/>
    <w:unhideWhenUsed w:val="1"/>
    <w:rsid w:val="00D23963"/>
    <w:pPr>
      <w:spacing w:after="100" w:line="240" w:lineRule="auto"/>
      <w:ind w:left="480"/>
    </w:pPr>
    <w:rPr>
      <w:rFonts w:ascii="Times New Roman" w:cs="Times New Roman" w:eastAsia="Times New Roman" w:hAnsi="Times New Roman"/>
      <w:sz w:val="24"/>
      <w:szCs w:val="24"/>
    </w:rPr>
  </w:style>
  <w:style w:type="paragraph" w:styleId="NewNormal" w:customStyle="1">
    <w:name w:val="New Normal"/>
    <w:basedOn w:val="Normal"/>
    <w:autoRedefine w:val="1"/>
    <w:rsid w:val="00D23963"/>
    <w:pPr>
      <w:spacing w:after="120" w:before="120" w:line="276" w:lineRule="auto"/>
    </w:pPr>
  </w:style>
  <w:style w:type="paragraph" w:styleId="NoSpacing">
    <w:name w:val="No Spacing"/>
    <w:uiPriority w:val="1"/>
    <w:qFormat w:val="1"/>
    <w:rsid w:val="00D23963"/>
    <w:pPr>
      <w:spacing w:after="0" w:line="240" w:lineRule="auto"/>
    </w:pPr>
  </w:style>
  <w:style w:type="character" w:styleId="expand-control-icon" w:customStyle="1">
    <w:name w:val="expand-control-icon"/>
    <w:basedOn w:val="DefaultParagraphFont"/>
    <w:rsid w:val="00D23963"/>
  </w:style>
  <w:style w:type="character" w:styleId="expand-control-text" w:customStyle="1">
    <w:name w:val="expand-control-text"/>
    <w:basedOn w:val="DefaultParagraphFont"/>
    <w:rsid w:val="00D23963"/>
  </w:style>
  <w:style w:type="paragraph" w:styleId="harveyball" w:customStyle="1">
    <w:name w:val="harvey ball"/>
    <w:basedOn w:val="Normal"/>
    <w:rsid w:val="00D23963"/>
    <w:pPr>
      <w:spacing w:after="20" w:before="20" w:line="276" w:lineRule="auto"/>
      <w:jc w:val="center"/>
    </w:pPr>
    <w:rPr>
      <w:rFonts w:ascii="Harvey Balls" w:hAnsi="Harvey Balls"/>
    </w:rPr>
  </w:style>
  <w:style w:type="paragraph" w:styleId="AppendixAHeading" w:customStyle="1">
    <w:name w:val="Appendix A Heading"/>
    <w:basedOn w:val="Heading1"/>
    <w:next w:val="Normal"/>
    <w:rsid w:val="00D23963"/>
    <w:pPr>
      <w:numPr>
        <w:numId w:val="5"/>
      </w:numPr>
      <w:tabs>
        <w:tab w:val="clear" w:pos="2160"/>
      </w:tabs>
      <w:spacing w:line="276" w:lineRule="auto"/>
      <w:ind w:left="2880" w:hanging="2880"/>
    </w:pPr>
    <w:rPr>
      <w:caps w:val="1"/>
    </w:rPr>
  </w:style>
  <w:style w:type="paragraph" w:styleId="DocDate" w:customStyle="1">
    <w:name w:val="DocDate"/>
    <w:basedOn w:val="Normal"/>
    <w:rsid w:val="00D23963"/>
    <w:pPr>
      <w:spacing w:after="120" w:before="120" w:line="276" w:lineRule="auto"/>
      <w:jc w:val="center"/>
    </w:pPr>
    <w:rPr>
      <w:sz w:val="28"/>
    </w:rPr>
  </w:style>
  <w:style w:type="paragraph" w:styleId="TOC4">
    <w:name w:val="toc 4"/>
    <w:basedOn w:val="Normal"/>
    <w:next w:val="Normal"/>
    <w:autoRedefine w:val="1"/>
    <w:uiPriority w:val="39"/>
    <w:rsid w:val="00D23963"/>
    <w:pPr>
      <w:tabs>
        <w:tab w:val="left" w:pos="1872"/>
        <w:tab w:val="right" w:leader="dot" w:pos="8630"/>
      </w:tabs>
      <w:spacing w:after="60" w:before="60" w:line="276" w:lineRule="auto"/>
      <w:ind w:left="1080"/>
    </w:pPr>
    <w:rPr>
      <w:noProof w:val="1"/>
      <w:sz w:val="20"/>
    </w:rPr>
  </w:style>
  <w:style w:type="paragraph" w:styleId="TOC5">
    <w:name w:val="toc 5"/>
    <w:basedOn w:val="Normal"/>
    <w:next w:val="Normal"/>
    <w:autoRedefine w:val="1"/>
    <w:uiPriority w:val="39"/>
    <w:rsid w:val="00D23963"/>
    <w:pPr>
      <w:tabs>
        <w:tab w:val="left" w:pos="2520"/>
        <w:tab w:val="right" w:leader="dot" w:pos="8626"/>
      </w:tabs>
      <w:spacing w:after="60" w:before="60" w:line="276" w:lineRule="auto"/>
      <w:ind w:left="1440"/>
    </w:pPr>
    <w:rPr>
      <w:sz w:val="20"/>
    </w:rPr>
  </w:style>
  <w:style w:type="paragraph" w:styleId="TOC6">
    <w:name w:val="toc 6"/>
    <w:basedOn w:val="Normal"/>
    <w:next w:val="Normal"/>
    <w:autoRedefine w:val="1"/>
    <w:uiPriority w:val="39"/>
    <w:rsid w:val="00D23963"/>
    <w:pPr>
      <w:tabs>
        <w:tab w:val="left" w:pos="360"/>
        <w:tab w:val="right" w:leader="dot" w:pos="8626"/>
      </w:tabs>
      <w:spacing w:after="0" w:before="120" w:line="276" w:lineRule="auto"/>
    </w:pPr>
    <w:rPr>
      <w:b w:val="1"/>
    </w:rPr>
  </w:style>
  <w:style w:type="paragraph" w:styleId="TOC7">
    <w:name w:val="toc 7"/>
    <w:basedOn w:val="Normal"/>
    <w:next w:val="Normal"/>
    <w:autoRedefine w:val="1"/>
    <w:uiPriority w:val="39"/>
    <w:rsid w:val="00D23963"/>
    <w:pPr>
      <w:tabs>
        <w:tab w:val="left" w:pos="936"/>
        <w:tab w:val="right" w:leader="dot" w:pos="8630"/>
      </w:tabs>
      <w:spacing w:after="60" w:before="60" w:line="276" w:lineRule="auto"/>
      <w:ind w:left="360"/>
    </w:pPr>
  </w:style>
  <w:style w:type="paragraph" w:styleId="TOC8">
    <w:name w:val="toc 8"/>
    <w:basedOn w:val="Normal"/>
    <w:next w:val="Normal"/>
    <w:autoRedefine w:val="1"/>
    <w:uiPriority w:val="39"/>
    <w:rsid w:val="00D23963"/>
    <w:pPr>
      <w:tabs>
        <w:tab w:val="left" w:pos="1584"/>
        <w:tab w:val="right" w:leader="dot" w:pos="8626"/>
      </w:tabs>
      <w:spacing w:after="60" w:before="60" w:line="276" w:lineRule="auto"/>
      <w:ind w:left="720"/>
    </w:pPr>
    <w:rPr>
      <w:sz w:val="20"/>
    </w:rPr>
  </w:style>
  <w:style w:type="paragraph" w:styleId="TOC9">
    <w:name w:val="toc 9"/>
    <w:basedOn w:val="Normal"/>
    <w:next w:val="Normal"/>
    <w:autoRedefine w:val="1"/>
    <w:uiPriority w:val="39"/>
    <w:rsid w:val="00D23963"/>
    <w:pPr>
      <w:tabs>
        <w:tab w:val="left" w:pos="1872"/>
        <w:tab w:val="right" w:leader="dot" w:pos="8626"/>
      </w:tabs>
      <w:spacing w:after="60" w:before="60" w:line="276" w:lineRule="auto"/>
      <w:ind w:left="1080"/>
    </w:pPr>
    <w:rPr>
      <w:sz w:val="20"/>
    </w:rPr>
  </w:style>
  <w:style w:type="paragraph" w:styleId="version" w:customStyle="1">
    <w:name w:val="version"/>
    <w:basedOn w:val="Normal"/>
    <w:next w:val="Normal"/>
    <w:rsid w:val="00D23963"/>
    <w:pPr>
      <w:spacing w:after="120" w:before="120" w:line="276" w:lineRule="auto"/>
      <w:jc w:val="center"/>
    </w:pPr>
    <w:rPr>
      <w:b w:val="1"/>
    </w:rPr>
  </w:style>
  <w:style w:type="paragraph" w:styleId="Appendix4" w:customStyle="1">
    <w:name w:val="Appendix 4"/>
    <w:basedOn w:val="Normal"/>
    <w:next w:val="Normal"/>
    <w:rsid w:val="00D23963"/>
    <w:pPr>
      <w:keepNext w:val="1"/>
      <w:spacing w:after="120" w:before="120" w:line="276" w:lineRule="auto"/>
    </w:pPr>
    <w:rPr>
      <w:rFonts w:ascii="Arial" w:hAnsi="Arial"/>
      <w:b w:val="1"/>
      <w:i w:val="1"/>
      <w:szCs w:val="20"/>
    </w:rPr>
  </w:style>
  <w:style w:type="paragraph" w:styleId="Centered" w:customStyle="1">
    <w:name w:val="Centered"/>
    <w:basedOn w:val="Normal"/>
    <w:rsid w:val="00D23963"/>
    <w:pPr>
      <w:spacing w:after="120" w:before="120" w:line="276" w:lineRule="auto"/>
      <w:jc w:val="center"/>
    </w:pPr>
    <w:rPr>
      <w:b w:val="1"/>
      <w:szCs w:val="20"/>
    </w:rPr>
  </w:style>
  <w:style w:type="paragraph" w:styleId="CoverDate" w:customStyle="1">
    <w:name w:val="Cover Date"/>
    <w:basedOn w:val="Centered"/>
    <w:rsid w:val="00D23963"/>
    <w:rPr>
      <w:szCs w:val="24"/>
    </w:rPr>
  </w:style>
  <w:style w:type="paragraph" w:styleId="CoverType" w:customStyle="1">
    <w:name w:val="Cover Type"/>
    <w:basedOn w:val="Centered"/>
    <w:rsid w:val="00D23963"/>
    <w:pPr>
      <w:spacing w:after="0"/>
    </w:pPr>
    <w:rPr>
      <w:sz w:val="32"/>
    </w:rPr>
  </w:style>
  <w:style w:type="paragraph" w:styleId="Dash" w:customStyle="1">
    <w:name w:val="Dash"/>
    <w:basedOn w:val="Normal"/>
    <w:rsid w:val="00D23963"/>
    <w:pPr>
      <w:numPr>
        <w:numId w:val="9"/>
      </w:numPr>
      <w:spacing w:after="120" w:before="120" w:line="276" w:lineRule="auto"/>
    </w:pPr>
    <w:rPr>
      <w:szCs w:val="20"/>
    </w:rPr>
  </w:style>
  <w:style w:type="paragraph" w:styleId="DoubleDash" w:customStyle="1">
    <w:name w:val="Double Dash"/>
    <w:basedOn w:val="Dash"/>
    <w:rsid w:val="00D23963"/>
    <w:pPr>
      <w:numPr>
        <w:numId w:val="6"/>
      </w:numPr>
    </w:pPr>
  </w:style>
  <w:style w:type="paragraph" w:styleId="Figure" w:customStyle="1">
    <w:name w:val="Figure"/>
    <w:basedOn w:val="Centered"/>
    <w:next w:val="Normal"/>
    <w:rsid w:val="00D23963"/>
    <w:pPr>
      <w:keepNext w:val="1"/>
    </w:pPr>
  </w:style>
  <w:style w:type="paragraph" w:styleId="Number" w:customStyle="1">
    <w:name w:val="Number"/>
    <w:basedOn w:val="Normal"/>
    <w:rsid w:val="00D23963"/>
    <w:pPr>
      <w:numPr>
        <w:numId w:val="7"/>
      </w:numPr>
      <w:spacing w:after="120" w:before="120" w:line="276" w:lineRule="auto"/>
    </w:pPr>
    <w:rPr>
      <w:szCs w:val="20"/>
    </w:rPr>
  </w:style>
  <w:style w:type="paragraph" w:styleId="Table" w:customStyle="1">
    <w:name w:val="Table"/>
    <w:basedOn w:val="Centered"/>
    <w:next w:val="Normal"/>
    <w:rsid w:val="00D23963"/>
    <w:pPr>
      <w:keepNext w:val="1"/>
    </w:pPr>
  </w:style>
  <w:style w:type="paragraph" w:styleId="TableText" w:customStyle="1">
    <w:name w:val="Table Text"/>
    <w:basedOn w:val="Normal"/>
    <w:link w:val="TableTextChar"/>
    <w:rsid w:val="00D23963"/>
    <w:pPr>
      <w:spacing w:after="20" w:before="20" w:line="276" w:lineRule="auto"/>
    </w:pPr>
    <w:rPr>
      <w:rFonts w:ascii="Arial" w:hAnsi="Arial"/>
      <w:sz w:val="18"/>
      <w:szCs w:val="20"/>
    </w:rPr>
  </w:style>
  <w:style w:type="paragraph" w:styleId="TableBullet" w:customStyle="1">
    <w:name w:val="Table Bullet"/>
    <w:basedOn w:val="TableText"/>
    <w:rsid w:val="00D23963"/>
    <w:pPr>
      <w:numPr>
        <w:numId w:val="8"/>
      </w:numPr>
      <w:tabs>
        <w:tab w:val="clear" w:pos="360"/>
        <w:tab w:val="left" w:pos="216"/>
        <w:tab w:val="num" w:pos="720"/>
      </w:tabs>
      <w:ind w:left="216" w:hanging="216"/>
    </w:pPr>
  </w:style>
  <w:style w:type="paragraph" w:styleId="TableHeader" w:customStyle="1">
    <w:name w:val="Table Header"/>
    <w:basedOn w:val="TableText"/>
    <w:rsid w:val="00D23963"/>
    <w:pPr>
      <w:jc w:val="center"/>
    </w:pPr>
    <w:rPr>
      <w:b w:val="1"/>
    </w:rPr>
  </w:style>
  <w:style w:type="paragraph" w:styleId="UnitName" w:customStyle="1">
    <w:name w:val="Unit Name"/>
    <w:basedOn w:val="CoverType"/>
    <w:rsid w:val="00D23963"/>
    <w:pPr>
      <w:spacing w:after="200"/>
    </w:pPr>
    <w:rPr>
      <w:bCs w:val="1"/>
      <w:szCs w:val="24"/>
    </w:rPr>
  </w:style>
  <w:style w:type="paragraph" w:styleId="Tabletitle" w:customStyle="1">
    <w:name w:val="Table title"/>
    <w:basedOn w:val="Normal"/>
    <w:rsid w:val="00D23963"/>
    <w:pPr>
      <w:keepNext w:val="1"/>
      <w:spacing w:after="60" w:before="120" w:line="276" w:lineRule="auto"/>
      <w:jc w:val="center"/>
    </w:pPr>
    <w:rPr>
      <w:caps w:val="1"/>
      <w:szCs w:val="20"/>
    </w:rPr>
  </w:style>
  <w:style w:type="paragraph" w:styleId="Cover-other" w:customStyle="1">
    <w:name w:val="Cover-other"/>
    <w:basedOn w:val="Normal"/>
    <w:rsid w:val="00D23963"/>
    <w:pPr>
      <w:spacing w:after="60" w:before="120" w:line="276" w:lineRule="auto"/>
      <w:jc w:val="center"/>
    </w:pPr>
    <w:rPr>
      <w:b w:val="1"/>
      <w:szCs w:val="20"/>
    </w:rPr>
  </w:style>
  <w:style w:type="paragraph" w:styleId="coltext" w:customStyle="1">
    <w:name w:val="col text"/>
    <w:aliases w:val="9 col text,ct"/>
    <w:basedOn w:val="Normal"/>
    <w:rsid w:val="00D23963"/>
    <w:pPr>
      <w:tabs>
        <w:tab w:val="left" w:pos="259"/>
      </w:tabs>
      <w:spacing w:after="80" w:before="80" w:line="276" w:lineRule="auto"/>
    </w:pPr>
    <w:rPr>
      <w:rFonts w:ascii="Book Antiqua" w:hAnsi="Book Antiqua"/>
      <w:szCs w:val="20"/>
    </w:rPr>
  </w:style>
  <w:style w:type="paragraph" w:styleId="BodyText">
    <w:name w:val="Body Text"/>
    <w:basedOn w:val="Normal"/>
    <w:link w:val="BodyTextChar"/>
    <w:rsid w:val="00D23963"/>
    <w:pPr>
      <w:spacing w:after="120" w:before="120" w:line="276" w:lineRule="auto"/>
    </w:pPr>
  </w:style>
  <w:style w:type="character" w:styleId="BodyTextChar" w:customStyle="1">
    <w:name w:val="Body Text Char"/>
    <w:basedOn w:val="DefaultParagraphFont"/>
    <w:link w:val="BodyText"/>
    <w:rsid w:val="00D23963"/>
  </w:style>
  <w:style w:type="paragraph" w:styleId="BodyTextIndent">
    <w:name w:val="Body Text Indent"/>
    <w:basedOn w:val="Normal"/>
    <w:link w:val="BodyTextIndentChar"/>
    <w:rsid w:val="00D23963"/>
    <w:pPr>
      <w:spacing w:after="120" w:before="120" w:line="276" w:lineRule="auto"/>
      <w:ind w:left="360"/>
    </w:pPr>
  </w:style>
  <w:style w:type="character" w:styleId="BodyTextIndentChar" w:customStyle="1">
    <w:name w:val="Body Text Indent Char"/>
    <w:basedOn w:val="DefaultParagraphFont"/>
    <w:link w:val="BodyTextIndent"/>
    <w:rsid w:val="00D23963"/>
  </w:style>
  <w:style w:type="character" w:styleId="TableTextChar" w:customStyle="1">
    <w:name w:val="Table Text Char"/>
    <w:link w:val="TableText"/>
    <w:rsid w:val="00D23963"/>
    <w:rPr>
      <w:rFonts w:ascii="Arial" w:hAnsi="Arial"/>
      <w:sz w:val="18"/>
      <w:szCs w:val="20"/>
    </w:rPr>
  </w:style>
  <w:style w:type="paragraph" w:styleId="ProjectName" w:customStyle="1">
    <w:name w:val="Project Name"/>
    <w:basedOn w:val="UnitName"/>
    <w:rsid w:val="00D23963"/>
  </w:style>
  <w:style w:type="paragraph" w:styleId="DocumentName" w:customStyle="1">
    <w:name w:val="Document Name"/>
    <w:basedOn w:val="CoverType"/>
    <w:rsid w:val="00D23963"/>
    <w:pPr>
      <w:spacing w:after="200"/>
    </w:pPr>
  </w:style>
  <w:style w:type="numbering" w:styleId="NumberedList" w:customStyle="1">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styleId="BodyTextFirstIndent2Char" w:customStyle="1">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styleId="BodyTextFirstIndentChar" w:customStyle="1">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paragraph" w:styleId="LogoBAH" w:customStyle="1">
    <w:name w:val="Logo BAH"/>
    <w:rsid w:val="00D23963"/>
    <w:pPr>
      <w:spacing w:after="200" w:line="276" w:lineRule="auto"/>
    </w:pPr>
    <w:rPr>
      <w:rFonts w:ascii="Arial Narrow" w:hAnsi="Arial Narrow"/>
      <w:color w:val="0b1f65"/>
      <w:sz w:val="26"/>
    </w:rPr>
  </w:style>
  <w:style w:type="paragraph" w:styleId="Revision">
    <w:name w:val="Revision"/>
    <w:hidden w:val="1"/>
    <w:uiPriority w:val="99"/>
    <w:semiHidden w:val="1"/>
    <w:rsid w:val="00D23963"/>
    <w:pPr>
      <w:spacing w:after="200" w:line="276" w:lineRule="auto"/>
    </w:pPr>
    <w:rPr>
      <w:sz w:val="24"/>
      <w:szCs w:val="24"/>
    </w:rPr>
  </w:style>
  <w:style w:type="table" w:styleId="GridTable4-Accent51" w:customStyle="1">
    <w:name w:val="Grid Table 4 - Accent 51"/>
    <w:basedOn w:val="TableNormal"/>
    <w:uiPriority w:val="49"/>
    <w:rsid w:val="00D23963"/>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p1" w:customStyle="1">
    <w:name w:val="p1"/>
    <w:basedOn w:val="Normal"/>
    <w:rsid w:val="00D23963"/>
    <w:pPr>
      <w:spacing w:after="100" w:afterAutospacing="1" w:before="100" w:beforeAutospacing="1" w:line="240" w:lineRule="auto"/>
    </w:pPr>
    <w:rPr>
      <w:rFonts w:ascii="Times New Roman" w:cs="Times New Roman" w:hAnsi="Times New Roman" w:eastAsiaTheme="minorEastAsia"/>
      <w:sz w:val="24"/>
      <w:szCs w:val="24"/>
    </w:rPr>
  </w:style>
  <w:style w:type="character" w:styleId="collapse-source" w:customStyle="1">
    <w:name w:val="collapse-source"/>
    <w:basedOn w:val="DefaultParagraphFont"/>
    <w:rsid w:val="00D23963"/>
  </w:style>
  <w:style w:type="character" w:styleId="collapse-spinner-wrapper" w:customStyle="1">
    <w:name w:val="collapse-spinner-wrapper"/>
    <w:basedOn w:val="DefaultParagraphFont"/>
    <w:rsid w:val="00D23963"/>
  </w:style>
  <w:style w:type="character" w:styleId="Emphasis">
    <w:name w:val="Emphasis"/>
    <w:basedOn w:val="DefaultParagraphFont"/>
    <w:uiPriority w:val="20"/>
    <w:qFormat w:val="1"/>
    <w:rsid w:val="00D23963"/>
    <w:rPr>
      <w:i w:val="1"/>
      <w:iCs w:val="1"/>
    </w:rPr>
  </w:style>
  <w:style w:type="paragraph" w:styleId="Title1" w:customStyle="1">
    <w:name w:val="Title1"/>
    <w:basedOn w:val="Normal"/>
    <w:uiPriority w:val="99"/>
    <w:semiHidden w:val="1"/>
    <w:rsid w:val="00D23963"/>
    <w:pPr>
      <w:spacing w:after="100" w:afterAutospacing="1" w:before="100" w:beforeAutospacing="1" w:line="240" w:lineRule="auto"/>
    </w:pPr>
    <w:rPr>
      <w:rFonts w:ascii="Times New Roman" w:cs="Times New Roman" w:hAnsi="Times New Roman" w:eastAsiaTheme="minorEastAsia"/>
      <w:sz w:val="24"/>
      <w:szCs w:val="24"/>
    </w:rPr>
  </w:style>
  <w:style w:type="character" w:styleId="jira-issue" w:customStyle="1">
    <w:name w:val="jira-issue"/>
    <w:basedOn w:val="DefaultParagraphFont"/>
    <w:rsid w:val="00D23963"/>
  </w:style>
  <w:style w:type="character" w:styleId="summary" w:customStyle="1">
    <w:name w:val="summary"/>
    <w:basedOn w:val="DefaultParagraphFont"/>
    <w:rsid w:val="00D23963"/>
  </w:style>
  <w:style w:type="character" w:styleId="aui-lozenge" w:customStyle="1">
    <w:name w:val="aui-lozenge"/>
    <w:basedOn w:val="DefaultParagraphFont"/>
    <w:rsid w:val="00D23963"/>
  </w:style>
  <w:style w:type="paragraph" w:styleId="Title2" w:customStyle="1">
    <w:name w:val="Title2"/>
    <w:basedOn w:val="Normal"/>
    <w:uiPriority w:val="99"/>
    <w:semiHidden w:val="1"/>
    <w:rsid w:val="00D23963"/>
    <w:pPr>
      <w:spacing w:after="100" w:afterAutospacing="1" w:before="100" w:beforeAutospacing="1" w:line="240" w:lineRule="auto"/>
    </w:pPr>
    <w:rPr>
      <w:rFonts w:ascii="Times New Roman" w:cs="Times New Roman" w:hAnsi="Times New Roman" w:eastAsiaTheme="minorEastAsia"/>
      <w:sz w:val="24"/>
      <w:szCs w:val="24"/>
    </w:rPr>
  </w:style>
  <w:style w:type="character" w:styleId="inline-comment-marker" w:customStyle="1">
    <w:name w:val="inline-comment-marker"/>
    <w:basedOn w:val="DefaultParagraphFont"/>
    <w:rsid w:val="00D23963"/>
  </w:style>
  <w:style w:type="character" w:styleId="icon" w:customStyle="1">
    <w:name w:val="icon"/>
    <w:basedOn w:val="DefaultParagraphFont"/>
    <w:rsid w:val="00D23963"/>
  </w:style>
  <w:style w:type="character" w:styleId="nolink" w:customStyle="1">
    <w:name w:val="nolink"/>
    <w:basedOn w:val="DefaultParagraphFont"/>
    <w:rsid w:val="00D23963"/>
  </w:style>
  <w:style w:type="paragraph" w:styleId="TableofAuthorities">
    <w:name w:val="table of authorities"/>
    <w:basedOn w:val="Normal"/>
    <w:next w:val="Normal"/>
    <w:uiPriority w:val="99"/>
    <w:semiHidden w:val="1"/>
    <w:unhideWhenUsed w:val="1"/>
    <w:rsid w:val="00D23963"/>
    <w:pPr>
      <w:spacing w:after="0" w:before="120" w:line="276" w:lineRule="auto"/>
      <w:ind w:left="220" w:hanging="220"/>
    </w:pPr>
  </w:style>
  <w:style w:type="character" w:styleId="token" w:customStyle="1">
    <w:name w:val="token"/>
    <w:basedOn w:val="DefaultParagraphFont"/>
    <w:rsid w:val="00D23963"/>
  </w:style>
  <w:style w:type="character" w:styleId="tn-table-text" w:customStyle="1">
    <w:name w:val="tn-table-text"/>
    <w:basedOn w:val="DefaultParagraphFont"/>
    <w:rsid w:val="00D23963"/>
  </w:style>
  <w:style w:type="character" w:styleId="Mention">
    <w:name w:val="Mention"/>
    <w:basedOn w:val="DefaultParagraphFont"/>
    <w:uiPriority w:val="99"/>
    <w:semiHidden w:val="1"/>
    <w:unhideWhenUsed w:val="1"/>
    <w:rsid w:val="00D23963"/>
    <w:rPr>
      <w:color w:val="2b579a"/>
      <w:shd w:color="auto" w:fill="e6e6e6" w:val="clear"/>
    </w:rPr>
  </w:style>
  <w:style w:type="character" w:styleId="UnresolvedMention1" w:customStyle="1">
    <w:name w:val="Unresolved Mention1"/>
    <w:basedOn w:val="DefaultParagraphFont"/>
    <w:uiPriority w:val="99"/>
    <w:semiHidden w:val="1"/>
    <w:unhideWhenUsed w:val="1"/>
    <w:rsid w:val="00D23963"/>
    <w:rPr>
      <w:color w:val="808080"/>
      <w:shd w:color="auto" w:fill="e6e6e6" w:val="clear"/>
    </w:rPr>
  </w:style>
  <w:style w:type="character" w:styleId="UnresolvedMention">
    <w:name w:val="Unresolved Mention"/>
    <w:basedOn w:val="DefaultParagraphFont"/>
    <w:uiPriority w:val="99"/>
    <w:rsid w:val="00D23963"/>
    <w:rPr>
      <w:color w:val="808080"/>
      <w:shd w:color="auto" w:fill="e6e6e6" w:val="clear"/>
    </w:rPr>
  </w:style>
  <w:style w:type="character" w:styleId="EndnoteReference">
    <w:name w:val="endnote reference"/>
    <w:basedOn w:val="DefaultParagraphFont"/>
    <w:uiPriority w:val="99"/>
    <w:semiHidden w:val="1"/>
    <w:unhideWhenUsed w:val="1"/>
    <w:rsid w:val="002F2B93"/>
    <w:rPr>
      <w:vertAlign w:val="superscript"/>
    </w:rPr>
  </w:style>
  <w:style w:type="paragraph" w:styleId="Bibliography">
    <w:name w:val="Bibliography"/>
    <w:basedOn w:val="Normal"/>
    <w:next w:val="Normal"/>
    <w:uiPriority w:val="37"/>
    <w:unhideWhenUsed w:val="1"/>
    <w:rsid w:val="00C54325"/>
  </w:style>
  <w:style w:type="paragraph" w:styleId="Subtitle">
    <w:name w:val="Subtitle"/>
    <w:basedOn w:val="Normal"/>
    <w:next w:val="Normal"/>
    <w:pPr>
      <w:spacing w:before="120" w:line="264" w:lineRule="auto"/>
    </w:pPr>
    <w:rPr>
      <w:color w:val="191919"/>
    </w:rPr>
  </w:style>
  <w:style w:type="table" w:styleId="Table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tblStylePr w:type="band1Horz">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fill="a1b8e1" w:val="clear"/>
      </w:tcPr>
    </w:tblStylePr>
    <w:tblStylePr w:type="band1Vert">
      <w:tcPr>
        <w:tcBorders>
          <w:top w:color="ffffff" w:space="0" w:sz="8" w:val="single"/>
          <w:left w:color="ffffff" w:space="0" w:sz="8" w:val="single"/>
          <w:bottom w:color="ffffff" w:space="0" w:sz="8" w:val="single"/>
          <w:right w:color="ffffff" w:space="0" w:sz="8" w:val="single"/>
          <w:insideH w:color="000000" w:space="0" w:sz="0" w:val="nil"/>
          <w:insideV w:color="000000" w:space="0" w:sz="0" w:val="nil"/>
        </w:tcBorders>
        <w:shd w:fill="a1b8e1" w:val="clear"/>
      </w:tcPr>
    </w:tblStylePr>
    <w:tblStylePr w:type="firstCol">
      <w:rPr>
        <w:b w:val="1"/>
        <w:i w:val="0"/>
        <w:color w:val="ffffff"/>
      </w:rPr>
      <w:tcPr>
        <w:tcBorders>
          <w:left w:color="ffffff" w:space="0" w:sz="8" w:val="single"/>
          <w:right w:color="ffffff" w:space="0" w:sz="24" w:val="single"/>
          <w:insideH w:color="000000" w:space="0" w:sz="0" w:val="nil"/>
          <w:insideV w:color="000000" w:space="0" w:sz="0" w:val="nil"/>
        </w:tcBorders>
        <w:shd w:fill="4472c4" w:val="clear"/>
      </w:tcPr>
    </w:tblStylePr>
    <w:tblStylePr w:type="firstRow">
      <w:rPr>
        <w:b w:val="1"/>
        <w:i w:val="0"/>
        <w:color w:val="ffffff"/>
      </w:rPr>
      <w:tcPr>
        <w:tcBorders>
          <w:top w:color="ffffff" w:space="0" w:sz="8" w:val="single"/>
          <w:left w:color="ffffff" w:space="0" w:sz="8" w:val="single"/>
          <w:bottom w:color="ffffff" w:space="0" w:sz="24" w:val="single"/>
          <w:right w:color="ffffff" w:space="0" w:sz="8" w:val="single"/>
          <w:insideH w:color="000000" w:space="0" w:sz="0" w:val="nil"/>
          <w:insideV w:color="ffffff" w:space="0" w:sz="8" w:val="single"/>
        </w:tcBorders>
        <w:shd w:fill="4472c4" w:val="clear"/>
      </w:tcPr>
    </w:tblStylePr>
    <w:tblStylePr w:type="lastCol">
      <w:rPr>
        <w:b w:val="1"/>
        <w:i w:val="0"/>
        <w:color w:val="ffffff"/>
      </w:rPr>
      <w:tcPr>
        <w:tcBorders>
          <w:top w:color="000000" w:space="0" w:sz="0" w:val="nil"/>
          <w:left w:color="ffffff" w:space="0" w:sz="24" w:val="single"/>
          <w:bottom w:color="000000" w:space="0" w:sz="0" w:val="nil"/>
          <w:right w:color="000000" w:space="0" w:sz="0" w:val="nil"/>
          <w:insideH w:color="000000" w:space="0" w:sz="0" w:val="nil"/>
          <w:insideV w:color="000000" w:space="0" w:sz="0" w:val="nil"/>
        </w:tcBorders>
        <w:shd w:fill="4472c4" w:val="clear"/>
      </w:tcPr>
    </w:tblStylePr>
    <w:tblStylePr w:type="lastRow">
      <w:rPr>
        <w:b w:val="1"/>
        <w:i w:val="0"/>
        <w:color w:val="ffffff"/>
      </w:rPr>
      <w:tcPr>
        <w:tcBorders>
          <w:top w:color="ffffff" w:space="0" w:sz="24" w:val="single"/>
          <w:left w:color="ffffff" w:space="0" w:sz="8" w:val="single"/>
          <w:bottom w:color="ffffff" w:space="0" w:sz="8" w:val="single"/>
          <w:right w:color="ffffff" w:space="0" w:sz="8" w:val="single"/>
          <w:insideH w:color="000000" w:space="0" w:sz="0" w:val="nil"/>
          <w:insideV w:color="ffffff" w:space="0" w:sz="8" w:val="single"/>
        </w:tcBorders>
        <w:shd w:fill="4472c4" w:val="clear"/>
      </w:tcPr>
    </w:tblStylePr>
  </w:style>
  <w:style w:type="table" w:styleId="Table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2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3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4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5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6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7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8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9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0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1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1">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2">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3">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4">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5">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6">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7">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8">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29">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 w:type="table" w:styleId="Table130">
    <w:basedOn w:val="TableNormal"/>
    <w:pPr>
      <w:spacing w:after="0" w:before="200" w:line="240" w:lineRule="auto"/>
      <w:jc w:val="both"/>
    </w:p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usdot-jpo-ode.github.io/" TargetMode="External"/><Relationship Id="rId10" Type="http://schemas.openxmlformats.org/officeDocument/2006/relationships/hyperlink" Target="https://usdot-jpo-ode.github.io/" TargetMode="External"/><Relationship Id="rId13" Type="http://schemas.openxmlformats.org/officeDocument/2006/relationships/header" Target="header1.xml"/><Relationship Id="rId12" Type="http://schemas.openxmlformats.org/officeDocument/2006/relationships/hyperlink" Target="http://standards.sae.org/j2735_2016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9sIFALIFP1kluG2fbe/tLp6alA==">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2018-04-23T18:57:00Z</dcterms:created>
  <dc:creator>Musavi, Hamid [USA]</dc:creator>
</cp:coreProperties>
</file>